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92AC4" w14:textId="3FE2DC53" w:rsidR="006747C4" w:rsidRPr="006C7FFB" w:rsidRDefault="006C7FFB" w:rsidP="006747C4">
      <w:pPr>
        <w:rPr>
          <w:rFonts w:ascii="Arial" w:hAnsi="Arial" w:cs="Arial"/>
          <w:b/>
          <w:bCs/>
          <w:sz w:val="28"/>
          <w:szCs w:val="28"/>
        </w:rPr>
      </w:pPr>
      <w:r w:rsidRPr="006C7FFB">
        <w:rPr>
          <w:rFonts w:ascii="Arial" w:hAnsi="Arial" w:cs="Arial"/>
          <w:b/>
          <w:bCs/>
          <w:sz w:val="28"/>
          <w:szCs w:val="28"/>
        </w:rPr>
        <w:t>Module 1</w:t>
      </w:r>
      <w:r w:rsidRPr="006C7FFB">
        <w:rPr>
          <w:rFonts w:ascii="Arial" w:hAnsi="Arial" w:cs="Arial"/>
          <w:b/>
          <w:bCs/>
          <w:sz w:val="28"/>
          <w:szCs w:val="28"/>
        </w:rPr>
        <w:br/>
        <w:t>AA: The importance of early diagnosis and referrals to specialized centers of care</w:t>
      </w:r>
    </w:p>
    <w:tbl>
      <w:tblPr>
        <w:tblStyle w:val="TableGrid"/>
        <w:tblW w:w="0" w:type="auto"/>
        <w:tblLook w:val="04A0" w:firstRow="1" w:lastRow="0" w:firstColumn="1" w:lastColumn="0" w:noHBand="0" w:noVBand="1"/>
      </w:tblPr>
      <w:tblGrid>
        <w:gridCol w:w="6232"/>
        <w:gridCol w:w="7716"/>
      </w:tblGrid>
      <w:tr w:rsidR="00C40B30" w:rsidRPr="006C7FFB" w14:paraId="5C378AD5" w14:textId="77777777" w:rsidTr="00F263B4">
        <w:tc>
          <w:tcPr>
            <w:tcW w:w="6232" w:type="dxa"/>
            <w:shd w:val="clear" w:color="auto" w:fill="D9D9D9" w:themeFill="background1" w:themeFillShade="D9"/>
          </w:tcPr>
          <w:p w14:paraId="44D6F463" w14:textId="3CC1A507" w:rsidR="00C40B30" w:rsidRPr="006C7FFB" w:rsidRDefault="00647E82" w:rsidP="006747C4">
            <w:pPr>
              <w:rPr>
                <w:rFonts w:ascii="Arial" w:hAnsi="Arial" w:cs="Arial"/>
                <w:b/>
                <w:bCs/>
              </w:rPr>
            </w:pPr>
            <w:r w:rsidRPr="006C7FFB">
              <w:rPr>
                <w:rFonts w:ascii="Arial" w:hAnsi="Arial" w:cs="Arial"/>
                <w:b/>
                <w:bCs/>
              </w:rPr>
              <w:t>Chapters</w:t>
            </w:r>
          </w:p>
        </w:tc>
        <w:tc>
          <w:tcPr>
            <w:tcW w:w="7716" w:type="dxa"/>
            <w:shd w:val="clear" w:color="auto" w:fill="D9D9D9" w:themeFill="background1" w:themeFillShade="D9"/>
          </w:tcPr>
          <w:p w14:paraId="056A5B27" w14:textId="0ABC342C" w:rsidR="00C40B30" w:rsidRPr="006C7FFB" w:rsidRDefault="00647E82" w:rsidP="006747C4">
            <w:pPr>
              <w:rPr>
                <w:rFonts w:ascii="Arial" w:hAnsi="Arial" w:cs="Arial"/>
                <w:b/>
                <w:bCs/>
              </w:rPr>
            </w:pPr>
            <w:r w:rsidRPr="006C7FFB">
              <w:rPr>
                <w:rFonts w:ascii="Arial" w:hAnsi="Arial" w:cs="Arial"/>
                <w:b/>
                <w:bCs/>
              </w:rPr>
              <w:t>Subchapters</w:t>
            </w:r>
          </w:p>
        </w:tc>
      </w:tr>
      <w:tr w:rsidR="00C40B30" w:rsidRPr="006C7FFB" w14:paraId="0E2D0E0B" w14:textId="77777777" w:rsidTr="00F263B4">
        <w:tc>
          <w:tcPr>
            <w:tcW w:w="6232" w:type="dxa"/>
            <w:shd w:val="clear" w:color="auto" w:fill="auto"/>
          </w:tcPr>
          <w:p w14:paraId="59D5F8E6" w14:textId="46416985" w:rsidR="00C40B30" w:rsidRPr="006C7FFB" w:rsidRDefault="00524456" w:rsidP="006747C4">
            <w:pPr>
              <w:rPr>
                <w:rFonts w:ascii="Arial" w:hAnsi="Arial" w:cs="Arial"/>
                <w:b/>
                <w:bCs/>
              </w:rPr>
            </w:pPr>
            <w:r w:rsidRPr="006C7FFB">
              <w:rPr>
                <w:rFonts w:ascii="Arial" w:hAnsi="Arial" w:cs="Arial"/>
                <w:b/>
                <w:bCs/>
              </w:rPr>
              <w:t>Welcome</w:t>
            </w:r>
          </w:p>
        </w:tc>
        <w:tc>
          <w:tcPr>
            <w:tcW w:w="7716" w:type="dxa"/>
          </w:tcPr>
          <w:p w14:paraId="00BA8280" w14:textId="209E5D82" w:rsidR="00C40B30" w:rsidRPr="008B5927" w:rsidRDefault="00850736" w:rsidP="006747C4">
            <w:pPr>
              <w:rPr>
                <w:rFonts w:ascii="Arial" w:hAnsi="Arial" w:cs="Arial"/>
                <w:b/>
                <w:bCs/>
              </w:rPr>
            </w:pPr>
            <w:hyperlink w:anchor="Welcome" w:history="1">
              <w:r w:rsidRPr="008B5927">
                <w:rPr>
                  <w:rStyle w:val="Hyperlink"/>
                  <w:rFonts w:ascii="Arial" w:hAnsi="Arial" w:cs="Arial"/>
                  <w:u w:val="none"/>
                  <w:lang w:val="en-US" w:eastAsia="en-US"/>
                </w:rPr>
                <w:t>Welcome</w:t>
              </w:r>
            </w:hyperlink>
            <w:r w:rsidR="002E0A7D">
              <w:rPr>
                <w:rStyle w:val="Hyperlink"/>
                <w:rFonts w:ascii="Arial" w:hAnsi="Arial" w:cs="Arial"/>
                <w:u w:val="none"/>
              </w:rPr>
              <w:t xml:space="preserve"> </w:t>
            </w:r>
          </w:p>
        </w:tc>
      </w:tr>
      <w:tr w:rsidR="00850736" w:rsidRPr="006C7FFB" w14:paraId="3E3F0E08" w14:textId="77777777" w:rsidTr="00F263B4">
        <w:tc>
          <w:tcPr>
            <w:tcW w:w="6232" w:type="dxa"/>
            <w:shd w:val="clear" w:color="auto" w:fill="auto"/>
          </w:tcPr>
          <w:p w14:paraId="71806F8C" w14:textId="1C16F50C" w:rsidR="00850736" w:rsidRPr="006C7FFB" w:rsidRDefault="00850736" w:rsidP="00850736">
            <w:pPr>
              <w:rPr>
                <w:rFonts w:ascii="Arial" w:hAnsi="Arial" w:cs="Arial"/>
                <w:b/>
                <w:bCs/>
              </w:rPr>
            </w:pPr>
            <w:r w:rsidRPr="006C7FFB">
              <w:rPr>
                <w:rFonts w:ascii="Arial" w:hAnsi="Arial" w:cs="Arial"/>
                <w:b/>
                <w:bCs/>
              </w:rPr>
              <w:t>Meet the experts</w:t>
            </w:r>
          </w:p>
        </w:tc>
        <w:tc>
          <w:tcPr>
            <w:tcW w:w="7716" w:type="dxa"/>
          </w:tcPr>
          <w:p w14:paraId="67443200" w14:textId="5A32FB2A" w:rsidR="00850736" w:rsidRPr="008B5927" w:rsidRDefault="00850736" w:rsidP="00850736">
            <w:pPr>
              <w:rPr>
                <w:rFonts w:ascii="Arial" w:hAnsi="Arial" w:cs="Arial"/>
                <w:b/>
                <w:bCs/>
              </w:rPr>
            </w:pPr>
            <w:hyperlink w:anchor="Meettheexpert" w:history="1">
              <w:r w:rsidRPr="008B5927">
                <w:rPr>
                  <w:rStyle w:val="Hyperlink"/>
                  <w:rFonts w:ascii="Arial" w:hAnsi="Arial" w:cs="Arial"/>
                  <w:u w:val="none"/>
                  <w:lang w:val="en-US" w:eastAsia="en-US"/>
                </w:rPr>
                <w:t>Meet the experts</w:t>
              </w:r>
            </w:hyperlink>
          </w:p>
        </w:tc>
      </w:tr>
      <w:tr w:rsidR="00850736" w:rsidRPr="006C7FFB" w14:paraId="4727E260" w14:textId="77777777" w:rsidTr="00F263B4">
        <w:tc>
          <w:tcPr>
            <w:tcW w:w="6232" w:type="dxa"/>
            <w:shd w:val="clear" w:color="auto" w:fill="auto"/>
          </w:tcPr>
          <w:p w14:paraId="140A0F31" w14:textId="42EFC1A4" w:rsidR="00850736" w:rsidRPr="006C7FFB" w:rsidRDefault="00850736" w:rsidP="00850736">
            <w:pPr>
              <w:rPr>
                <w:rFonts w:ascii="Arial" w:hAnsi="Arial" w:cs="Arial"/>
                <w:b/>
                <w:bCs/>
              </w:rPr>
            </w:pPr>
            <w:r w:rsidRPr="006C7FFB">
              <w:rPr>
                <w:rFonts w:ascii="Arial" w:hAnsi="Arial" w:cs="Arial"/>
                <w:b/>
                <w:bCs/>
              </w:rPr>
              <w:t>Learning objectives</w:t>
            </w:r>
          </w:p>
        </w:tc>
        <w:tc>
          <w:tcPr>
            <w:tcW w:w="7716" w:type="dxa"/>
          </w:tcPr>
          <w:p w14:paraId="60F58CD0" w14:textId="020792C6" w:rsidR="00850736" w:rsidRPr="008B5927" w:rsidRDefault="00850736" w:rsidP="00850736">
            <w:pPr>
              <w:rPr>
                <w:rFonts w:ascii="Arial" w:hAnsi="Arial" w:cs="Arial"/>
                <w:b/>
                <w:bCs/>
              </w:rPr>
            </w:pPr>
            <w:hyperlink w:anchor="LOs" w:history="1">
              <w:r w:rsidRPr="008B5927">
                <w:rPr>
                  <w:rStyle w:val="Hyperlink"/>
                  <w:rFonts w:ascii="Arial" w:hAnsi="Arial" w:cs="Arial"/>
                  <w:u w:val="none"/>
                  <w:lang w:val="en-US" w:eastAsia="en-US"/>
                </w:rPr>
                <w:t>Learning objectives</w:t>
              </w:r>
            </w:hyperlink>
          </w:p>
        </w:tc>
      </w:tr>
      <w:tr w:rsidR="00F55DB1" w:rsidRPr="006C7FFB" w14:paraId="28D22D40" w14:textId="77777777" w:rsidTr="00F263B4">
        <w:tc>
          <w:tcPr>
            <w:tcW w:w="6232" w:type="dxa"/>
            <w:vMerge w:val="restart"/>
            <w:shd w:val="clear" w:color="auto" w:fill="auto"/>
          </w:tcPr>
          <w:p w14:paraId="60245C68" w14:textId="6DE59A35" w:rsidR="00F55DB1" w:rsidRPr="006C7FFB" w:rsidRDefault="00F55DB1" w:rsidP="00F55DB1">
            <w:pPr>
              <w:rPr>
                <w:rFonts w:ascii="Arial" w:hAnsi="Arial" w:cs="Arial"/>
                <w:b/>
                <w:bCs/>
              </w:rPr>
            </w:pPr>
            <w:r w:rsidRPr="006C7FFB">
              <w:rPr>
                <w:rFonts w:ascii="Arial" w:hAnsi="Arial" w:cs="Arial"/>
                <w:b/>
                <w:bCs/>
              </w:rPr>
              <w:t>Pre-assessment questions</w:t>
            </w:r>
          </w:p>
        </w:tc>
        <w:tc>
          <w:tcPr>
            <w:tcW w:w="7716" w:type="dxa"/>
          </w:tcPr>
          <w:p w14:paraId="6DF9F252" w14:textId="0A73674F" w:rsidR="00F55DB1" w:rsidRPr="008B5927" w:rsidRDefault="00F55DB1" w:rsidP="00F55DB1">
            <w:pPr>
              <w:rPr>
                <w:rFonts w:ascii="Arial" w:hAnsi="Arial" w:cs="Arial"/>
                <w:b/>
                <w:bCs/>
              </w:rPr>
            </w:pPr>
            <w:hyperlink w:anchor="PQ1" w:history="1">
              <w:r w:rsidRPr="008B5927">
                <w:rPr>
                  <w:rStyle w:val="Hyperlink"/>
                  <w:rFonts w:ascii="Arial" w:eastAsia="Calibri" w:hAnsi="Arial" w:cs="Arial"/>
                  <w:bCs/>
                  <w:u w:val="none"/>
                  <w:lang w:val="en-US" w:eastAsia="en-US"/>
                </w:rPr>
                <w:t>Pre-assessment question 1</w:t>
              </w:r>
            </w:hyperlink>
          </w:p>
        </w:tc>
      </w:tr>
      <w:tr w:rsidR="00F55DB1" w:rsidRPr="006C7FFB" w14:paraId="3D828C8A" w14:textId="77777777" w:rsidTr="00F263B4">
        <w:tc>
          <w:tcPr>
            <w:tcW w:w="6232" w:type="dxa"/>
            <w:vMerge/>
            <w:shd w:val="clear" w:color="auto" w:fill="auto"/>
          </w:tcPr>
          <w:p w14:paraId="13240E3B" w14:textId="77777777" w:rsidR="00F55DB1" w:rsidRPr="006C7FFB" w:rsidRDefault="00F55DB1" w:rsidP="00F55DB1">
            <w:pPr>
              <w:rPr>
                <w:rFonts w:ascii="Arial" w:hAnsi="Arial" w:cs="Arial"/>
                <w:b/>
                <w:bCs/>
              </w:rPr>
            </w:pPr>
          </w:p>
        </w:tc>
        <w:tc>
          <w:tcPr>
            <w:tcW w:w="7716" w:type="dxa"/>
          </w:tcPr>
          <w:p w14:paraId="6942AA0C" w14:textId="414FB052" w:rsidR="00F55DB1" w:rsidRPr="008B5927" w:rsidRDefault="00F55DB1" w:rsidP="00F55DB1">
            <w:pPr>
              <w:rPr>
                <w:rFonts w:ascii="Arial" w:hAnsi="Arial" w:cs="Arial"/>
                <w:b/>
                <w:bCs/>
              </w:rPr>
            </w:pPr>
            <w:hyperlink w:anchor="PQ2" w:history="1">
              <w:r w:rsidRPr="008B5927">
                <w:rPr>
                  <w:rStyle w:val="Hyperlink"/>
                  <w:rFonts w:ascii="Arial" w:eastAsia="Calibri" w:hAnsi="Arial" w:cs="Arial"/>
                  <w:bCs/>
                  <w:u w:val="none"/>
                  <w:lang w:val="en-US" w:eastAsia="en-US"/>
                </w:rPr>
                <w:t>Pre-assessment question 2</w:t>
              </w:r>
            </w:hyperlink>
          </w:p>
        </w:tc>
      </w:tr>
      <w:tr w:rsidR="00F55DB1" w:rsidRPr="006C7FFB" w14:paraId="0302A1D9" w14:textId="77777777" w:rsidTr="00F263B4">
        <w:tc>
          <w:tcPr>
            <w:tcW w:w="6232" w:type="dxa"/>
            <w:vMerge/>
            <w:shd w:val="clear" w:color="auto" w:fill="auto"/>
          </w:tcPr>
          <w:p w14:paraId="70BE0EEF" w14:textId="77777777" w:rsidR="00F55DB1" w:rsidRPr="006C7FFB" w:rsidRDefault="00F55DB1" w:rsidP="00F55DB1">
            <w:pPr>
              <w:rPr>
                <w:rFonts w:ascii="Arial" w:hAnsi="Arial" w:cs="Arial"/>
                <w:b/>
                <w:bCs/>
              </w:rPr>
            </w:pPr>
          </w:p>
        </w:tc>
        <w:tc>
          <w:tcPr>
            <w:tcW w:w="7716" w:type="dxa"/>
          </w:tcPr>
          <w:p w14:paraId="464FEB4C" w14:textId="098D3792" w:rsidR="00F55DB1" w:rsidRPr="008B5927" w:rsidRDefault="00F55DB1" w:rsidP="00F55DB1">
            <w:pPr>
              <w:rPr>
                <w:rFonts w:ascii="Arial" w:hAnsi="Arial" w:cs="Arial"/>
                <w:b/>
                <w:bCs/>
              </w:rPr>
            </w:pPr>
            <w:hyperlink w:anchor="PQ3" w:history="1">
              <w:r w:rsidRPr="008B5927">
                <w:rPr>
                  <w:rStyle w:val="Hyperlink"/>
                  <w:rFonts w:ascii="Arial" w:eastAsia="Calibri" w:hAnsi="Arial" w:cs="Arial"/>
                  <w:bCs/>
                  <w:u w:val="none"/>
                  <w:lang w:val="en-US" w:eastAsia="en-US"/>
                </w:rPr>
                <w:t>Pre-assessment question 3</w:t>
              </w:r>
            </w:hyperlink>
          </w:p>
        </w:tc>
      </w:tr>
      <w:tr w:rsidR="00F55DB1" w:rsidRPr="006C7FFB" w14:paraId="62B2E733" w14:textId="77777777" w:rsidTr="00F263B4">
        <w:tc>
          <w:tcPr>
            <w:tcW w:w="6232" w:type="dxa"/>
            <w:shd w:val="clear" w:color="auto" w:fill="auto"/>
          </w:tcPr>
          <w:p w14:paraId="221EB4A9" w14:textId="146D6722" w:rsidR="00F55DB1" w:rsidRPr="006C7FFB" w:rsidRDefault="00F55DB1" w:rsidP="00F55DB1">
            <w:pPr>
              <w:rPr>
                <w:rFonts w:ascii="Arial" w:hAnsi="Arial" w:cs="Arial"/>
                <w:b/>
                <w:bCs/>
              </w:rPr>
            </w:pPr>
            <w:r w:rsidRPr="006C7FFB">
              <w:rPr>
                <w:rFonts w:ascii="Arial" w:hAnsi="Arial" w:cs="Arial"/>
                <w:b/>
                <w:bCs/>
              </w:rPr>
              <w:t>Introduction</w:t>
            </w:r>
          </w:p>
        </w:tc>
        <w:tc>
          <w:tcPr>
            <w:tcW w:w="7716" w:type="dxa"/>
          </w:tcPr>
          <w:p w14:paraId="0F058B05" w14:textId="51174768" w:rsidR="00F55DB1" w:rsidRPr="008B5927" w:rsidRDefault="00F55DB1" w:rsidP="00F55DB1">
            <w:pPr>
              <w:rPr>
                <w:rFonts w:ascii="Arial" w:hAnsi="Arial" w:cs="Arial"/>
                <w:b/>
                <w:bCs/>
              </w:rPr>
            </w:pPr>
            <w:hyperlink w:anchor="Intro" w:history="1">
              <w:r w:rsidRPr="008B5927">
                <w:rPr>
                  <w:rStyle w:val="Hyperlink"/>
                  <w:rFonts w:ascii="Arial" w:hAnsi="Arial" w:cs="Arial"/>
                  <w:u w:val="none"/>
                  <w:lang w:val="en-US" w:eastAsia="en-US"/>
                </w:rPr>
                <w:t>Introduction</w:t>
              </w:r>
            </w:hyperlink>
          </w:p>
        </w:tc>
      </w:tr>
      <w:tr w:rsidR="00207BB2" w:rsidRPr="006C7FFB" w14:paraId="60A9310E" w14:textId="77777777" w:rsidTr="00F263B4">
        <w:tc>
          <w:tcPr>
            <w:tcW w:w="6232" w:type="dxa"/>
            <w:vMerge w:val="restart"/>
            <w:shd w:val="clear" w:color="auto" w:fill="auto"/>
          </w:tcPr>
          <w:p w14:paraId="045C8C10" w14:textId="32287B18" w:rsidR="00207BB2" w:rsidRPr="006C7FFB" w:rsidRDefault="00207BB2" w:rsidP="00F55DB1">
            <w:pPr>
              <w:rPr>
                <w:rFonts w:ascii="Arial" w:hAnsi="Arial" w:cs="Arial"/>
                <w:b/>
                <w:bCs/>
              </w:rPr>
            </w:pPr>
            <w:r>
              <w:rPr>
                <w:rFonts w:ascii="Arial" w:hAnsi="Arial" w:cs="Arial"/>
                <w:b/>
                <w:bCs/>
              </w:rPr>
              <w:t>Considerations in diagnosis of AA</w:t>
            </w:r>
          </w:p>
        </w:tc>
        <w:tc>
          <w:tcPr>
            <w:tcW w:w="7716" w:type="dxa"/>
          </w:tcPr>
          <w:p w14:paraId="6D75F0F1" w14:textId="17E45563" w:rsidR="00207BB2" w:rsidRPr="008B5927" w:rsidRDefault="00207BB2" w:rsidP="00F55DB1">
            <w:pPr>
              <w:rPr>
                <w:rFonts w:ascii="Arial" w:hAnsi="Arial" w:cs="Arial"/>
              </w:rPr>
            </w:pPr>
            <w:hyperlink w:anchor="Ptassess" w:history="1">
              <w:r w:rsidRPr="008B5927">
                <w:rPr>
                  <w:rStyle w:val="Hyperlink"/>
                  <w:rFonts w:ascii="Arial" w:hAnsi="Arial" w:cs="Arial"/>
                  <w:u w:val="none"/>
                  <w:lang w:val="en-US" w:eastAsia="en-US"/>
                </w:rPr>
                <w:t>Patient assessment and common indicators</w:t>
              </w:r>
            </w:hyperlink>
          </w:p>
        </w:tc>
      </w:tr>
      <w:tr w:rsidR="00207BB2" w:rsidRPr="006C7FFB" w14:paraId="03EFA5E9" w14:textId="77777777" w:rsidTr="00F263B4">
        <w:tc>
          <w:tcPr>
            <w:tcW w:w="6232" w:type="dxa"/>
            <w:vMerge/>
            <w:shd w:val="clear" w:color="auto" w:fill="auto"/>
          </w:tcPr>
          <w:p w14:paraId="27CE69BB" w14:textId="77777777" w:rsidR="00207BB2" w:rsidRPr="006C7FFB" w:rsidRDefault="00207BB2" w:rsidP="00F55DB1">
            <w:pPr>
              <w:rPr>
                <w:rFonts w:ascii="Arial" w:hAnsi="Arial" w:cs="Arial"/>
                <w:b/>
                <w:bCs/>
              </w:rPr>
            </w:pPr>
          </w:p>
        </w:tc>
        <w:tc>
          <w:tcPr>
            <w:tcW w:w="7716" w:type="dxa"/>
          </w:tcPr>
          <w:p w14:paraId="34BAF903" w14:textId="5A25950E" w:rsidR="00207BB2" w:rsidRPr="008B5927" w:rsidRDefault="00207BB2" w:rsidP="00F55DB1">
            <w:pPr>
              <w:rPr>
                <w:rFonts w:ascii="Arial" w:hAnsi="Arial" w:cs="Arial"/>
              </w:rPr>
            </w:pPr>
            <w:hyperlink w:anchor="inheritedbmf" w:history="1">
              <w:r w:rsidRPr="008B5927">
                <w:rPr>
                  <w:rStyle w:val="Hyperlink"/>
                  <w:rFonts w:ascii="Arial" w:hAnsi="Arial" w:cs="Arial"/>
                  <w:u w:val="none"/>
                  <w:lang w:val="en-US" w:eastAsia="en-US"/>
                </w:rPr>
                <w:t>Inherited bone marrow failure disorders</w:t>
              </w:r>
            </w:hyperlink>
          </w:p>
        </w:tc>
      </w:tr>
      <w:tr w:rsidR="00207BB2" w:rsidRPr="006C7FFB" w14:paraId="0D1B8756" w14:textId="77777777" w:rsidTr="00F263B4">
        <w:tc>
          <w:tcPr>
            <w:tcW w:w="6232" w:type="dxa"/>
            <w:vMerge/>
            <w:shd w:val="clear" w:color="auto" w:fill="auto"/>
          </w:tcPr>
          <w:p w14:paraId="670AC969" w14:textId="77777777" w:rsidR="00207BB2" w:rsidRPr="006C7FFB" w:rsidRDefault="00207BB2" w:rsidP="00F55DB1">
            <w:pPr>
              <w:rPr>
                <w:rFonts w:ascii="Arial" w:hAnsi="Arial" w:cs="Arial"/>
                <w:b/>
                <w:bCs/>
              </w:rPr>
            </w:pPr>
          </w:p>
        </w:tc>
        <w:tc>
          <w:tcPr>
            <w:tcW w:w="7716" w:type="dxa"/>
          </w:tcPr>
          <w:p w14:paraId="23DDC000" w14:textId="4814C8BD" w:rsidR="00207BB2" w:rsidRPr="008B5927" w:rsidRDefault="00207BB2" w:rsidP="00F55DB1">
            <w:pPr>
              <w:rPr>
                <w:rFonts w:ascii="Arial" w:hAnsi="Arial" w:cs="Arial"/>
              </w:rPr>
            </w:pPr>
            <w:hyperlink w:anchor="RWEcomorb" w:history="1">
              <w:r w:rsidRPr="008B5927">
                <w:rPr>
                  <w:rStyle w:val="Hyperlink"/>
                  <w:rFonts w:ascii="Arial" w:hAnsi="Arial" w:cs="Arial"/>
                  <w:u w:val="none"/>
                  <w:lang w:val="en-US" w:eastAsia="en-US"/>
                </w:rPr>
                <w:t xml:space="preserve">Real-world </w:t>
              </w:r>
              <w:r w:rsidRPr="008B5927">
                <w:rPr>
                  <w:rStyle w:val="Hyperlink"/>
                  <w:rFonts w:ascii="Arial" w:hAnsi="Arial" w:cs="Arial"/>
                  <w:u w:val="none"/>
                </w:rPr>
                <w:t>evidence: Comorbidities and age at diagnosis</w:t>
              </w:r>
            </w:hyperlink>
          </w:p>
        </w:tc>
      </w:tr>
      <w:tr w:rsidR="00561B58" w:rsidRPr="006C7FFB" w14:paraId="3C3EB217" w14:textId="77777777" w:rsidTr="00F263B4">
        <w:tc>
          <w:tcPr>
            <w:tcW w:w="6232" w:type="dxa"/>
            <w:shd w:val="clear" w:color="auto" w:fill="auto"/>
          </w:tcPr>
          <w:p w14:paraId="0A1DBA64" w14:textId="30AEFE3B" w:rsidR="00561B58" w:rsidRPr="006C7FFB" w:rsidRDefault="00561B58" w:rsidP="00F55DB1">
            <w:pPr>
              <w:rPr>
                <w:rFonts w:ascii="Arial" w:hAnsi="Arial" w:cs="Arial"/>
                <w:b/>
                <w:bCs/>
              </w:rPr>
            </w:pPr>
            <w:r>
              <w:rPr>
                <w:rFonts w:ascii="Arial" w:hAnsi="Arial" w:cs="Arial"/>
                <w:b/>
                <w:bCs/>
              </w:rPr>
              <w:t>Investigation</w:t>
            </w:r>
            <w:r w:rsidR="00993CB5">
              <w:rPr>
                <w:rFonts w:ascii="Arial" w:hAnsi="Arial" w:cs="Arial"/>
                <w:b/>
                <w:bCs/>
              </w:rPr>
              <w:t>s</w:t>
            </w:r>
            <w:r>
              <w:rPr>
                <w:rFonts w:ascii="Arial" w:hAnsi="Arial" w:cs="Arial"/>
                <w:b/>
                <w:bCs/>
              </w:rPr>
              <w:t xml:space="preserve"> informed by guidelines</w:t>
            </w:r>
          </w:p>
        </w:tc>
        <w:tc>
          <w:tcPr>
            <w:tcW w:w="7716" w:type="dxa"/>
          </w:tcPr>
          <w:p w14:paraId="318451B1" w14:textId="7A37F4D4" w:rsidR="00561B58" w:rsidRPr="008B5927" w:rsidRDefault="00561B58" w:rsidP="00F55DB1">
            <w:pPr>
              <w:rPr>
                <w:rFonts w:ascii="Arial" w:hAnsi="Arial" w:cs="Arial"/>
              </w:rPr>
            </w:pPr>
            <w:hyperlink w:anchor="investguidelines" w:history="1">
              <w:r w:rsidRPr="008B5927">
                <w:rPr>
                  <w:rStyle w:val="Hyperlink"/>
                  <w:rFonts w:ascii="Arial" w:hAnsi="Arial" w:cs="Arial"/>
                  <w:u w:val="none"/>
                  <w:lang w:val="en-US" w:eastAsia="en-US"/>
                </w:rPr>
                <w:t>Investigations required as per</w:t>
              </w:r>
              <w:r w:rsidRPr="008B5927">
                <w:rPr>
                  <w:rStyle w:val="Hyperlink"/>
                  <w:rFonts w:ascii="Arial" w:hAnsi="Arial" w:cs="Arial"/>
                  <w:u w:val="none"/>
                </w:rPr>
                <w:t xml:space="preserve"> BSH guidelines</w:t>
              </w:r>
            </w:hyperlink>
          </w:p>
        </w:tc>
      </w:tr>
      <w:tr w:rsidR="00AD18F8" w:rsidRPr="006C7FFB" w14:paraId="7C63F06F" w14:textId="77777777" w:rsidTr="00F263B4">
        <w:tc>
          <w:tcPr>
            <w:tcW w:w="6232" w:type="dxa"/>
            <w:shd w:val="clear" w:color="auto" w:fill="auto"/>
          </w:tcPr>
          <w:p w14:paraId="10919CEA" w14:textId="4074540E" w:rsidR="00AD18F8" w:rsidRDefault="00AD18F8" w:rsidP="00AD18F8">
            <w:pPr>
              <w:rPr>
                <w:rFonts w:ascii="Arial" w:hAnsi="Arial" w:cs="Arial"/>
                <w:b/>
                <w:bCs/>
              </w:rPr>
            </w:pPr>
            <w:r>
              <w:rPr>
                <w:rFonts w:ascii="Arial" w:hAnsi="Arial" w:cs="Arial"/>
                <w:b/>
                <w:bCs/>
              </w:rPr>
              <w:t>Test your knowledge</w:t>
            </w:r>
          </w:p>
        </w:tc>
        <w:tc>
          <w:tcPr>
            <w:tcW w:w="7716" w:type="dxa"/>
          </w:tcPr>
          <w:p w14:paraId="3D3D86AA" w14:textId="49C9835D" w:rsidR="00AD18F8" w:rsidRDefault="00AD18F8" w:rsidP="00AD18F8">
            <w:r w:rsidRPr="00235286">
              <w:rPr>
                <w:rFonts w:ascii="Arial" w:hAnsi="Arial" w:cs="Arial"/>
              </w:rPr>
              <w:t>Meet Roberto</w:t>
            </w:r>
          </w:p>
        </w:tc>
      </w:tr>
      <w:tr w:rsidR="00AD18F8" w:rsidRPr="006C7FFB" w14:paraId="3C69F61C" w14:textId="77777777" w:rsidTr="00F263B4">
        <w:tc>
          <w:tcPr>
            <w:tcW w:w="6232" w:type="dxa"/>
            <w:shd w:val="clear" w:color="auto" w:fill="auto"/>
          </w:tcPr>
          <w:p w14:paraId="31BA441B" w14:textId="7E2283CF" w:rsidR="00AD18F8" w:rsidRPr="006C7FFB" w:rsidRDefault="00AD18F8" w:rsidP="00AD18F8">
            <w:pPr>
              <w:rPr>
                <w:rFonts w:ascii="Arial" w:hAnsi="Arial" w:cs="Arial"/>
                <w:b/>
                <w:bCs/>
              </w:rPr>
            </w:pPr>
            <w:r w:rsidRPr="00AD18F8">
              <w:rPr>
                <w:rFonts w:ascii="Arial" w:hAnsi="Arial" w:cs="Arial"/>
                <w:b/>
                <w:bCs/>
              </w:rPr>
              <w:t>Differential diagnoses for AA</w:t>
            </w:r>
          </w:p>
        </w:tc>
        <w:tc>
          <w:tcPr>
            <w:tcW w:w="7716" w:type="dxa"/>
          </w:tcPr>
          <w:p w14:paraId="51D390E1" w14:textId="23A3E0B0" w:rsidR="00AD18F8" w:rsidRPr="008B5927" w:rsidRDefault="00AD18F8" w:rsidP="00AD18F8">
            <w:pPr>
              <w:rPr>
                <w:rFonts w:ascii="Arial" w:hAnsi="Arial" w:cs="Arial"/>
              </w:rPr>
            </w:pPr>
            <w:hyperlink w:anchor="diffdia" w:history="1">
              <w:r w:rsidRPr="008B5927">
                <w:rPr>
                  <w:rStyle w:val="Hyperlink"/>
                  <w:rFonts w:ascii="Arial" w:hAnsi="Arial" w:cs="Arial"/>
                  <w:u w:val="none"/>
                  <w:lang w:val="en-US" w:eastAsia="en-US"/>
                </w:rPr>
                <w:t>Differential diagnoses for AA</w:t>
              </w:r>
            </w:hyperlink>
          </w:p>
        </w:tc>
      </w:tr>
      <w:tr w:rsidR="00AD18F8" w:rsidRPr="006C7FFB" w14:paraId="31954A11" w14:textId="77777777" w:rsidTr="00DC22BE">
        <w:trPr>
          <w:trHeight w:val="270"/>
        </w:trPr>
        <w:tc>
          <w:tcPr>
            <w:tcW w:w="6232" w:type="dxa"/>
            <w:shd w:val="clear" w:color="auto" w:fill="auto"/>
          </w:tcPr>
          <w:p w14:paraId="4A2687C7" w14:textId="75551932" w:rsidR="00AD18F8" w:rsidRPr="006C7FFB" w:rsidRDefault="00AD18F8" w:rsidP="00AD18F8">
            <w:pPr>
              <w:rPr>
                <w:rFonts w:ascii="Arial" w:hAnsi="Arial" w:cs="Arial"/>
                <w:b/>
                <w:bCs/>
              </w:rPr>
            </w:pPr>
            <w:r w:rsidRPr="00AD18F8">
              <w:rPr>
                <w:rFonts w:ascii="Arial" w:hAnsi="Arial" w:cs="Arial"/>
                <w:b/>
                <w:bCs/>
              </w:rPr>
              <w:t>Pathogenic mechanisms of AA</w:t>
            </w:r>
          </w:p>
        </w:tc>
        <w:tc>
          <w:tcPr>
            <w:tcW w:w="7716" w:type="dxa"/>
          </w:tcPr>
          <w:p w14:paraId="4333B436" w14:textId="648DAE4F" w:rsidR="00AD18F8" w:rsidRPr="008B5927" w:rsidRDefault="00AD18F8" w:rsidP="00AD18F8">
            <w:pPr>
              <w:rPr>
                <w:rFonts w:ascii="Arial" w:hAnsi="Arial" w:cs="Arial"/>
              </w:rPr>
            </w:pPr>
            <w:hyperlink w:anchor="pathgenmechs" w:history="1">
              <w:r w:rsidRPr="008B5927">
                <w:rPr>
                  <w:rStyle w:val="Hyperlink"/>
                  <w:rFonts w:ascii="Arial" w:hAnsi="Arial" w:cs="Arial"/>
                  <w:u w:val="none"/>
                  <w:lang w:val="en-US" w:eastAsia="en-US"/>
                </w:rPr>
                <w:t>Pathogenic mechanisms of AA</w:t>
              </w:r>
            </w:hyperlink>
          </w:p>
        </w:tc>
      </w:tr>
      <w:tr w:rsidR="00AD18F8" w:rsidRPr="006C7FFB" w14:paraId="294D1EE4" w14:textId="77777777" w:rsidTr="00F263B4">
        <w:tc>
          <w:tcPr>
            <w:tcW w:w="6232" w:type="dxa"/>
            <w:vMerge w:val="restart"/>
            <w:shd w:val="clear" w:color="auto" w:fill="auto"/>
          </w:tcPr>
          <w:p w14:paraId="26F36D8F" w14:textId="4E0702AE" w:rsidR="00AD18F8" w:rsidRPr="006C7FFB" w:rsidRDefault="00AD18F8" w:rsidP="00AD18F8">
            <w:pPr>
              <w:rPr>
                <w:rFonts w:ascii="Arial" w:hAnsi="Arial" w:cs="Arial"/>
                <w:b/>
                <w:bCs/>
              </w:rPr>
            </w:pPr>
            <w:r>
              <w:rPr>
                <w:rFonts w:ascii="Arial" w:hAnsi="Arial" w:cs="Arial"/>
                <w:b/>
                <w:bCs/>
              </w:rPr>
              <w:t>Reaching a diagnosis</w:t>
            </w:r>
          </w:p>
        </w:tc>
        <w:tc>
          <w:tcPr>
            <w:tcW w:w="7716" w:type="dxa"/>
          </w:tcPr>
          <w:p w14:paraId="63BEC9B5" w14:textId="0B50E4B7" w:rsidR="00AD18F8" w:rsidRPr="008B5927" w:rsidRDefault="00AD18F8" w:rsidP="00AD18F8">
            <w:pPr>
              <w:rPr>
                <w:rFonts w:ascii="Arial" w:eastAsia="Calibri" w:hAnsi="Arial" w:cs="Arial"/>
              </w:rPr>
            </w:pPr>
            <w:hyperlink w:anchor="MDT" w:history="1">
              <w:r w:rsidRPr="008B5927">
                <w:rPr>
                  <w:rStyle w:val="Hyperlink"/>
                  <w:rFonts w:ascii="Arial" w:eastAsia="Calibri" w:hAnsi="Arial" w:cs="Arial"/>
                  <w:u w:val="none"/>
                  <w:lang w:val="en-US"/>
                </w:rPr>
                <w:t>The multidisciplinary team</w:t>
              </w:r>
              <w:r w:rsidRPr="008B5927">
                <w:rPr>
                  <w:rStyle w:val="Hyperlink"/>
                  <w:rFonts w:ascii="Arial" w:eastAsia="Calibri" w:hAnsi="Arial" w:cs="Arial"/>
                  <w:u w:val="none"/>
                </w:rPr>
                <w:t xml:space="preserve"> (MDT) role in a diagnostic-driven approach</w:t>
              </w:r>
            </w:hyperlink>
          </w:p>
        </w:tc>
      </w:tr>
      <w:tr w:rsidR="00AD18F8" w:rsidRPr="006C7FFB" w14:paraId="782435BC" w14:textId="77777777" w:rsidTr="00F263B4">
        <w:tc>
          <w:tcPr>
            <w:tcW w:w="6232" w:type="dxa"/>
            <w:vMerge/>
            <w:shd w:val="clear" w:color="auto" w:fill="auto"/>
          </w:tcPr>
          <w:p w14:paraId="4FEF1978" w14:textId="62360913" w:rsidR="00AD18F8" w:rsidRDefault="00AD18F8" w:rsidP="00AD18F8">
            <w:pPr>
              <w:rPr>
                <w:rFonts w:ascii="Arial" w:hAnsi="Arial" w:cs="Arial"/>
                <w:b/>
                <w:bCs/>
              </w:rPr>
            </w:pPr>
          </w:p>
        </w:tc>
        <w:tc>
          <w:tcPr>
            <w:tcW w:w="7716" w:type="dxa"/>
          </w:tcPr>
          <w:p w14:paraId="22B0EA96" w14:textId="35130458" w:rsidR="00AD18F8" w:rsidRPr="008B5927" w:rsidRDefault="00AD18F8" w:rsidP="00AD18F8">
            <w:pPr>
              <w:rPr>
                <w:rFonts w:ascii="Arial" w:eastAsia="Calibri" w:hAnsi="Arial" w:cs="Arial"/>
              </w:rPr>
            </w:pPr>
            <w:hyperlink w:anchor="AAdiagcrit" w:history="1">
              <w:r w:rsidRPr="008B5927">
                <w:rPr>
                  <w:rStyle w:val="Hyperlink"/>
                  <w:rFonts w:ascii="Arial" w:eastAsia="Calibri" w:hAnsi="Arial" w:cs="Arial"/>
                  <w:u w:val="none"/>
                  <w:lang w:val="en-US"/>
                </w:rPr>
                <w:t>AA</w:t>
              </w:r>
              <w:r w:rsidRPr="008B5927">
                <w:rPr>
                  <w:rStyle w:val="Hyperlink"/>
                  <w:rFonts w:ascii="Arial" w:eastAsia="Calibri" w:hAnsi="Arial" w:cs="Arial"/>
                  <w:u w:val="none"/>
                </w:rPr>
                <w:t xml:space="preserve"> diagnostic criteria</w:t>
              </w:r>
            </w:hyperlink>
          </w:p>
        </w:tc>
      </w:tr>
      <w:tr w:rsidR="00AD18F8" w:rsidRPr="006C7FFB" w14:paraId="1491F202" w14:textId="77777777" w:rsidTr="00F263B4">
        <w:tc>
          <w:tcPr>
            <w:tcW w:w="6232" w:type="dxa"/>
            <w:shd w:val="clear" w:color="auto" w:fill="auto"/>
          </w:tcPr>
          <w:p w14:paraId="2ADEE1FD" w14:textId="407215F5" w:rsidR="00AD18F8" w:rsidRPr="008E7F0E" w:rsidRDefault="00AD18F8" w:rsidP="00AD18F8">
            <w:pPr>
              <w:rPr>
                <w:rFonts w:ascii="Arial" w:hAnsi="Arial" w:cs="Arial"/>
                <w:b/>
                <w:bCs/>
              </w:rPr>
            </w:pPr>
            <w:r w:rsidRPr="008E7F0E">
              <w:rPr>
                <w:rFonts w:ascii="Arial" w:hAnsi="Arial" w:cs="Arial"/>
                <w:b/>
                <w:bCs/>
              </w:rPr>
              <w:t>Test your knowledge!</w:t>
            </w:r>
          </w:p>
        </w:tc>
        <w:tc>
          <w:tcPr>
            <w:tcW w:w="7716" w:type="dxa"/>
          </w:tcPr>
          <w:p w14:paraId="43905ECF" w14:textId="3DC65F33" w:rsidR="00AD18F8" w:rsidRPr="00810C28" w:rsidRDefault="00AD18F8" w:rsidP="00AD18F8">
            <w:r w:rsidRPr="00810C28">
              <w:rPr>
                <w:rFonts w:ascii="Arial" w:eastAsia="Calibri" w:hAnsi="Arial" w:cs="Arial"/>
              </w:rPr>
              <w:t>Diagnosis classification</w:t>
            </w:r>
          </w:p>
        </w:tc>
      </w:tr>
      <w:tr w:rsidR="00AD18F8" w:rsidRPr="006C7FFB" w14:paraId="06B4ED9A" w14:textId="77777777" w:rsidTr="00F263B4">
        <w:tc>
          <w:tcPr>
            <w:tcW w:w="6232" w:type="dxa"/>
            <w:shd w:val="clear" w:color="auto" w:fill="auto"/>
          </w:tcPr>
          <w:p w14:paraId="1BBAEAEE" w14:textId="245C9EF4" w:rsidR="00AD18F8" w:rsidRDefault="00AD18F8" w:rsidP="00AD18F8">
            <w:pPr>
              <w:rPr>
                <w:rFonts w:ascii="Arial" w:hAnsi="Arial" w:cs="Arial"/>
                <w:b/>
                <w:bCs/>
              </w:rPr>
            </w:pPr>
            <w:r>
              <w:rPr>
                <w:rFonts w:ascii="Arial" w:hAnsi="Arial" w:cs="Arial"/>
                <w:b/>
                <w:bCs/>
              </w:rPr>
              <w:t>Supportive care</w:t>
            </w:r>
          </w:p>
        </w:tc>
        <w:tc>
          <w:tcPr>
            <w:tcW w:w="7716" w:type="dxa"/>
          </w:tcPr>
          <w:p w14:paraId="6CD37178" w14:textId="1CE41869" w:rsidR="00AD18F8" w:rsidRPr="008B5927" w:rsidRDefault="00AD18F8" w:rsidP="00AD18F8">
            <w:pPr>
              <w:rPr>
                <w:rFonts w:ascii="Arial" w:eastAsia="Calibri" w:hAnsi="Arial" w:cs="Arial"/>
              </w:rPr>
            </w:pPr>
            <w:hyperlink w:anchor="suppcare" w:history="1">
              <w:r w:rsidRPr="008B5927">
                <w:rPr>
                  <w:rStyle w:val="Hyperlink"/>
                  <w:rFonts w:ascii="Arial" w:eastAsia="Calibri" w:hAnsi="Arial" w:cs="Arial"/>
                  <w:u w:val="none"/>
                  <w:lang w:val="en-US" w:eastAsia="en-US"/>
                </w:rPr>
                <w:t>Supportive care</w:t>
              </w:r>
            </w:hyperlink>
          </w:p>
        </w:tc>
      </w:tr>
      <w:tr w:rsidR="00AD18F8" w:rsidRPr="006C7FFB" w14:paraId="31218AB6" w14:textId="77777777" w:rsidTr="00F263B4">
        <w:tc>
          <w:tcPr>
            <w:tcW w:w="6232" w:type="dxa"/>
            <w:shd w:val="clear" w:color="auto" w:fill="auto"/>
          </w:tcPr>
          <w:p w14:paraId="55CBC851" w14:textId="119EC66F" w:rsidR="00AD18F8" w:rsidRPr="006C7FFB" w:rsidRDefault="00AD18F8" w:rsidP="00AD18F8">
            <w:pPr>
              <w:rPr>
                <w:rFonts w:ascii="Arial" w:hAnsi="Arial" w:cs="Arial"/>
                <w:b/>
                <w:bCs/>
              </w:rPr>
            </w:pPr>
            <w:r w:rsidRPr="006C7FFB">
              <w:rPr>
                <w:rFonts w:ascii="Arial" w:hAnsi="Arial" w:cs="Arial"/>
                <w:b/>
                <w:bCs/>
              </w:rPr>
              <w:t>Summary</w:t>
            </w:r>
          </w:p>
        </w:tc>
        <w:tc>
          <w:tcPr>
            <w:tcW w:w="7716" w:type="dxa"/>
          </w:tcPr>
          <w:p w14:paraId="05D0AA4A" w14:textId="40F71EBC" w:rsidR="00AD18F8" w:rsidRPr="008B5927" w:rsidRDefault="00AD18F8" w:rsidP="00AD18F8">
            <w:pPr>
              <w:rPr>
                <w:rFonts w:ascii="Arial" w:hAnsi="Arial" w:cs="Arial"/>
                <w:b/>
                <w:bCs/>
              </w:rPr>
            </w:pPr>
            <w:hyperlink w:anchor="Summary" w:history="1">
              <w:r w:rsidRPr="008B5927">
                <w:rPr>
                  <w:rStyle w:val="Hyperlink"/>
                  <w:rFonts w:ascii="Arial" w:hAnsi="Arial" w:cs="Arial"/>
                  <w:u w:val="none"/>
                  <w:lang w:val="en-US" w:eastAsia="en-US"/>
                </w:rPr>
                <w:t>Summary</w:t>
              </w:r>
            </w:hyperlink>
          </w:p>
        </w:tc>
      </w:tr>
      <w:tr w:rsidR="00AD18F8" w:rsidRPr="006C7FFB" w14:paraId="5ECFB5F6" w14:textId="77777777" w:rsidTr="00F263B4">
        <w:tc>
          <w:tcPr>
            <w:tcW w:w="6232" w:type="dxa"/>
            <w:vMerge w:val="restart"/>
            <w:shd w:val="clear" w:color="auto" w:fill="auto"/>
          </w:tcPr>
          <w:p w14:paraId="7BC3BC9F" w14:textId="1AB93F94" w:rsidR="00AD18F8" w:rsidRPr="006C7FFB" w:rsidRDefault="00AD18F8" w:rsidP="00AD18F8">
            <w:pPr>
              <w:rPr>
                <w:rFonts w:ascii="Arial" w:hAnsi="Arial" w:cs="Arial"/>
                <w:b/>
                <w:bCs/>
              </w:rPr>
            </w:pPr>
            <w:r w:rsidRPr="006C7FFB">
              <w:rPr>
                <w:rFonts w:ascii="Arial" w:hAnsi="Arial" w:cs="Arial"/>
                <w:b/>
                <w:bCs/>
              </w:rPr>
              <w:t>Post-assessment questions</w:t>
            </w:r>
          </w:p>
        </w:tc>
        <w:tc>
          <w:tcPr>
            <w:tcW w:w="7716" w:type="dxa"/>
          </w:tcPr>
          <w:p w14:paraId="1F280EE2" w14:textId="57EE90BD" w:rsidR="00AD18F8" w:rsidRPr="008B5927" w:rsidRDefault="00AD18F8" w:rsidP="00AD18F8">
            <w:pPr>
              <w:rPr>
                <w:rFonts w:ascii="Arial" w:hAnsi="Arial" w:cs="Arial"/>
                <w:b/>
                <w:bCs/>
              </w:rPr>
            </w:pPr>
            <w:r w:rsidRPr="008B5927">
              <w:rPr>
                <w:rFonts w:ascii="Arial" w:eastAsia="Calibri" w:hAnsi="Arial" w:cs="Arial"/>
                <w:bCs/>
              </w:rPr>
              <w:t>Post-assessment question 1</w:t>
            </w:r>
          </w:p>
        </w:tc>
      </w:tr>
      <w:tr w:rsidR="00AD18F8" w:rsidRPr="006C7FFB" w14:paraId="7AAF1DEE" w14:textId="77777777" w:rsidTr="00F263B4">
        <w:tc>
          <w:tcPr>
            <w:tcW w:w="6232" w:type="dxa"/>
            <w:vMerge/>
            <w:shd w:val="clear" w:color="auto" w:fill="auto"/>
          </w:tcPr>
          <w:p w14:paraId="16E3A72D" w14:textId="77777777" w:rsidR="00AD18F8" w:rsidRPr="006C7FFB" w:rsidRDefault="00AD18F8" w:rsidP="00AD18F8">
            <w:pPr>
              <w:rPr>
                <w:rFonts w:ascii="Arial" w:hAnsi="Arial" w:cs="Arial"/>
                <w:b/>
                <w:bCs/>
              </w:rPr>
            </w:pPr>
          </w:p>
        </w:tc>
        <w:tc>
          <w:tcPr>
            <w:tcW w:w="7716" w:type="dxa"/>
          </w:tcPr>
          <w:p w14:paraId="36912E6F" w14:textId="76339393" w:rsidR="00AD18F8" w:rsidRPr="006C7FFB" w:rsidRDefault="00AD18F8" w:rsidP="00AD18F8">
            <w:pPr>
              <w:rPr>
                <w:rFonts w:ascii="Arial" w:hAnsi="Arial" w:cs="Arial"/>
                <w:b/>
                <w:bCs/>
                <w:u w:val="single"/>
              </w:rPr>
            </w:pPr>
            <w:r w:rsidRPr="006C7FFB">
              <w:rPr>
                <w:rFonts w:ascii="Arial" w:eastAsia="Calibri" w:hAnsi="Arial" w:cs="Arial"/>
                <w:bCs/>
              </w:rPr>
              <w:t>Post-assessment question 2</w:t>
            </w:r>
          </w:p>
        </w:tc>
      </w:tr>
      <w:tr w:rsidR="00AD18F8" w:rsidRPr="006C7FFB" w14:paraId="011B6CF8" w14:textId="77777777" w:rsidTr="00F263B4">
        <w:tc>
          <w:tcPr>
            <w:tcW w:w="6232" w:type="dxa"/>
            <w:vMerge/>
            <w:shd w:val="clear" w:color="auto" w:fill="auto"/>
          </w:tcPr>
          <w:p w14:paraId="70EB6FAC" w14:textId="77777777" w:rsidR="00AD18F8" w:rsidRPr="006C7FFB" w:rsidRDefault="00AD18F8" w:rsidP="00AD18F8">
            <w:pPr>
              <w:rPr>
                <w:rFonts w:ascii="Arial" w:hAnsi="Arial" w:cs="Arial"/>
                <w:b/>
                <w:bCs/>
              </w:rPr>
            </w:pPr>
          </w:p>
        </w:tc>
        <w:tc>
          <w:tcPr>
            <w:tcW w:w="7716" w:type="dxa"/>
          </w:tcPr>
          <w:p w14:paraId="13280383" w14:textId="33B16457" w:rsidR="00AD18F8" w:rsidRPr="006C7FFB" w:rsidRDefault="00AD18F8" w:rsidP="00AD18F8">
            <w:pPr>
              <w:rPr>
                <w:rFonts w:ascii="Arial" w:hAnsi="Arial" w:cs="Arial"/>
                <w:b/>
                <w:bCs/>
                <w:u w:val="single"/>
              </w:rPr>
            </w:pPr>
            <w:r w:rsidRPr="006C7FFB">
              <w:rPr>
                <w:rFonts w:ascii="Arial" w:eastAsia="Calibri" w:hAnsi="Arial" w:cs="Arial"/>
                <w:bCs/>
              </w:rPr>
              <w:t>Post-assessment question 3</w:t>
            </w:r>
          </w:p>
        </w:tc>
      </w:tr>
      <w:tr w:rsidR="00AD18F8" w:rsidRPr="006C7FFB" w14:paraId="69F4F721" w14:textId="77777777" w:rsidTr="00F263B4">
        <w:tc>
          <w:tcPr>
            <w:tcW w:w="6232" w:type="dxa"/>
            <w:shd w:val="clear" w:color="auto" w:fill="auto"/>
          </w:tcPr>
          <w:p w14:paraId="735F486B" w14:textId="1D62B0DA" w:rsidR="00AD18F8" w:rsidRPr="006C7FFB" w:rsidRDefault="00AD18F8" w:rsidP="00AD18F8">
            <w:pPr>
              <w:rPr>
                <w:rFonts w:ascii="Arial" w:hAnsi="Arial" w:cs="Arial"/>
                <w:b/>
                <w:bCs/>
              </w:rPr>
            </w:pPr>
            <w:r w:rsidRPr="006C7FFB">
              <w:rPr>
                <w:rFonts w:ascii="Arial" w:hAnsi="Arial" w:cs="Arial"/>
                <w:b/>
                <w:bCs/>
              </w:rPr>
              <w:t>Thank you</w:t>
            </w:r>
          </w:p>
        </w:tc>
        <w:tc>
          <w:tcPr>
            <w:tcW w:w="7716" w:type="dxa"/>
          </w:tcPr>
          <w:p w14:paraId="296A3160" w14:textId="43E4FC48" w:rsidR="00AD18F8" w:rsidRPr="006C7FFB" w:rsidRDefault="00AD18F8" w:rsidP="00AD18F8">
            <w:pPr>
              <w:rPr>
                <w:rFonts w:ascii="Arial" w:hAnsi="Arial" w:cs="Arial"/>
                <w:b/>
                <w:bCs/>
                <w:u w:val="single"/>
              </w:rPr>
            </w:pPr>
            <w:r w:rsidRPr="006C7FFB">
              <w:rPr>
                <w:rFonts w:ascii="Arial" w:hAnsi="Arial" w:cs="Arial"/>
              </w:rPr>
              <w:t>Thank you</w:t>
            </w:r>
          </w:p>
        </w:tc>
      </w:tr>
    </w:tbl>
    <w:p w14:paraId="5F1A9378" w14:textId="77777777" w:rsidR="006747C4" w:rsidRDefault="006747C4" w:rsidP="006747C4">
      <w:pPr>
        <w:rPr>
          <w:rFonts w:ascii="Arial" w:hAnsi="Arial" w:cs="Arial"/>
          <w:b/>
          <w:bCs/>
          <w:sz w:val="20"/>
          <w:szCs w:val="20"/>
          <w:u w:val="single"/>
        </w:rPr>
      </w:pPr>
    </w:p>
    <w:p w14:paraId="0058FFBE" w14:textId="77777777" w:rsidR="006747C4" w:rsidRDefault="006747C4" w:rsidP="006747C4">
      <w:pPr>
        <w:rPr>
          <w:rFonts w:ascii="Helv" w:hAnsi="Helv" w:cs="Segoe UI"/>
          <w:sz w:val="32"/>
          <w:szCs w:val="32"/>
        </w:rPr>
      </w:pPr>
    </w:p>
    <w:p w14:paraId="7C0ED506" w14:textId="77777777" w:rsidR="00E14D95" w:rsidRDefault="00E14D95" w:rsidP="006747C4">
      <w:pPr>
        <w:rPr>
          <w:rFonts w:ascii="Arial" w:hAnsi="Arial" w:cs="Arial"/>
          <w:b/>
          <w:bCs/>
          <w:sz w:val="20"/>
          <w:szCs w:val="20"/>
          <w:u w:val="single"/>
        </w:rPr>
      </w:pPr>
    </w:p>
    <w:p w14:paraId="46999C1C" w14:textId="77777777" w:rsidR="00E14D95" w:rsidRDefault="00E14D95" w:rsidP="006747C4">
      <w:pPr>
        <w:rPr>
          <w:rFonts w:ascii="Arial" w:hAnsi="Arial" w:cs="Arial"/>
          <w:b/>
          <w:bCs/>
          <w:sz w:val="20"/>
          <w:szCs w:val="20"/>
          <w:u w:val="single"/>
        </w:rPr>
      </w:pPr>
    </w:p>
    <w:p w14:paraId="304759DC" w14:textId="05B2811E" w:rsidR="00E14D95" w:rsidRPr="00E14AFB" w:rsidRDefault="00E14D95" w:rsidP="006747C4">
      <w:pPr>
        <w:rPr>
          <w:rFonts w:ascii="Arial" w:hAnsi="Arial" w:cs="Arial"/>
          <w:b/>
          <w:bCs/>
          <w:sz w:val="24"/>
          <w:szCs w:val="24"/>
          <w:u w:val="single"/>
        </w:rPr>
      </w:pPr>
      <w:r w:rsidRPr="00E14AFB">
        <w:rPr>
          <w:rFonts w:ascii="Arial" w:hAnsi="Arial" w:cs="Arial"/>
          <w:b/>
          <w:bCs/>
          <w:sz w:val="24"/>
          <w:szCs w:val="24"/>
          <w:u w:val="single"/>
        </w:rPr>
        <w:t>Abbreviations</w:t>
      </w:r>
    </w:p>
    <w:tbl>
      <w:tblPr>
        <w:tblStyle w:val="TableGrid"/>
        <w:tblW w:w="13948" w:type="dxa"/>
        <w:tblLook w:val="04A0" w:firstRow="1" w:lastRow="0" w:firstColumn="1" w:lastColumn="0" w:noHBand="0" w:noVBand="1"/>
      </w:tblPr>
      <w:tblGrid>
        <w:gridCol w:w="6974"/>
        <w:gridCol w:w="6974"/>
      </w:tblGrid>
      <w:tr w:rsidR="00B279FF" w:rsidRPr="00B279FF" w14:paraId="3A42D655" w14:textId="77777777" w:rsidTr="417B8356">
        <w:trPr>
          <w:trHeight w:val="245"/>
        </w:trPr>
        <w:tc>
          <w:tcPr>
            <w:tcW w:w="6974" w:type="dxa"/>
            <w:shd w:val="clear" w:color="auto" w:fill="F2F2F2" w:themeFill="background1" w:themeFillShade="F2"/>
            <w:hideMark/>
          </w:tcPr>
          <w:p w14:paraId="379E0D3C" w14:textId="77777777" w:rsidR="00B279FF" w:rsidRPr="00B279FF" w:rsidRDefault="00B279FF" w:rsidP="00B279FF">
            <w:pPr>
              <w:rPr>
                <w:rFonts w:ascii="Arial" w:hAnsi="Arial" w:cs="Arial"/>
                <w:b/>
                <w:bCs/>
                <w:lang w:val="en-US"/>
              </w:rPr>
            </w:pPr>
            <w:r w:rsidRPr="00B279FF">
              <w:rPr>
                <w:rFonts w:ascii="Arial" w:hAnsi="Arial" w:cs="Arial"/>
                <w:b/>
                <w:bCs/>
              </w:rPr>
              <w:t>Abbreviation</w:t>
            </w:r>
          </w:p>
        </w:tc>
        <w:tc>
          <w:tcPr>
            <w:tcW w:w="6974" w:type="dxa"/>
            <w:shd w:val="clear" w:color="auto" w:fill="F2F2F2" w:themeFill="background1" w:themeFillShade="F2"/>
            <w:hideMark/>
          </w:tcPr>
          <w:p w14:paraId="456E79C8" w14:textId="77777777" w:rsidR="00B279FF" w:rsidRPr="00B279FF" w:rsidRDefault="00B279FF" w:rsidP="00B279FF">
            <w:pPr>
              <w:rPr>
                <w:rFonts w:ascii="Arial" w:hAnsi="Arial" w:cs="Arial"/>
                <w:b/>
                <w:bCs/>
                <w:lang w:val="en-US"/>
              </w:rPr>
            </w:pPr>
            <w:r w:rsidRPr="00B279FF">
              <w:rPr>
                <w:rFonts w:ascii="Arial" w:hAnsi="Arial" w:cs="Arial"/>
                <w:b/>
                <w:bCs/>
              </w:rPr>
              <w:t>Definition</w:t>
            </w:r>
          </w:p>
        </w:tc>
      </w:tr>
      <w:tr w:rsidR="00B279FF" w:rsidRPr="00B279FF" w14:paraId="1409613B" w14:textId="77777777" w:rsidTr="417B8356">
        <w:trPr>
          <w:trHeight w:val="245"/>
        </w:trPr>
        <w:tc>
          <w:tcPr>
            <w:tcW w:w="6974" w:type="dxa"/>
            <w:hideMark/>
          </w:tcPr>
          <w:p w14:paraId="31254B34" w14:textId="77777777" w:rsidR="00B279FF" w:rsidRPr="00B279FF" w:rsidRDefault="00B279FF" w:rsidP="00B279FF">
            <w:pPr>
              <w:rPr>
                <w:rFonts w:ascii="Arial" w:hAnsi="Arial" w:cs="Arial"/>
                <w:b/>
                <w:bCs/>
                <w:lang w:val="en-US"/>
              </w:rPr>
            </w:pPr>
            <w:r w:rsidRPr="00B279FF">
              <w:rPr>
                <w:rFonts w:ascii="Arial" w:hAnsi="Arial" w:cs="Arial"/>
                <w:b/>
                <w:bCs/>
              </w:rPr>
              <w:t>AD</w:t>
            </w:r>
          </w:p>
        </w:tc>
        <w:tc>
          <w:tcPr>
            <w:tcW w:w="6974" w:type="dxa"/>
            <w:hideMark/>
          </w:tcPr>
          <w:p w14:paraId="7EC2D8F0" w14:textId="77777777" w:rsidR="00B279FF" w:rsidRPr="00B279FF" w:rsidRDefault="00B279FF" w:rsidP="00B279FF">
            <w:pPr>
              <w:rPr>
                <w:rFonts w:ascii="Arial" w:hAnsi="Arial" w:cs="Arial"/>
                <w:lang w:val="en-US"/>
              </w:rPr>
            </w:pPr>
            <w:r w:rsidRPr="00B279FF">
              <w:rPr>
                <w:rFonts w:ascii="Arial" w:hAnsi="Arial" w:cs="Arial"/>
              </w:rPr>
              <w:t>Autosomal dominant</w:t>
            </w:r>
          </w:p>
        </w:tc>
      </w:tr>
      <w:tr w:rsidR="00B279FF" w:rsidRPr="00B279FF" w14:paraId="06042604" w14:textId="77777777" w:rsidTr="417B8356">
        <w:trPr>
          <w:trHeight w:val="245"/>
        </w:trPr>
        <w:tc>
          <w:tcPr>
            <w:tcW w:w="6974" w:type="dxa"/>
            <w:hideMark/>
          </w:tcPr>
          <w:p w14:paraId="46E3D998" w14:textId="77777777" w:rsidR="00B279FF" w:rsidRPr="00B279FF" w:rsidRDefault="00B279FF" w:rsidP="00B279FF">
            <w:pPr>
              <w:rPr>
                <w:rFonts w:ascii="Arial" w:hAnsi="Arial" w:cs="Arial"/>
                <w:b/>
                <w:bCs/>
                <w:lang w:val="en-US"/>
              </w:rPr>
            </w:pPr>
            <w:r w:rsidRPr="00B279FF">
              <w:rPr>
                <w:rFonts w:ascii="Arial" w:hAnsi="Arial" w:cs="Arial"/>
                <w:b/>
                <w:bCs/>
              </w:rPr>
              <w:t>ANA</w:t>
            </w:r>
          </w:p>
        </w:tc>
        <w:tc>
          <w:tcPr>
            <w:tcW w:w="6974" w:type="dxa"/>
            <w:hideMark/>
          </w:tcPr>
          <w:p w14:paraId="2E1F68CC" w14:textId="77777777" w:rsidR="00B279FF" w:rsidRPr="00B279FF" w:rsidRDefault="00B279FF" w:rsidP="00B279FF">
            <w:pPr>
              <w:rPr>
                <w:rFonts w:ascii="Arial" w:hAnsi="Arial" w:cs="Arial"/>
                <w:lang w:val="en-US"/>
              </w:rPr>
            </w:pPr>
            <w:r w:rsidRPr="00B279FF">
              <w:rPr>
                <w:rFonts w:ascii="Arial" w:hAnsi="Arial" w:cs="Arial"/>
              </w:rPr>
              <w:t>Antinuclear antibodies</w:t>
            </w:r>
          </w:p>
        </w:tc>
      </w:tr>
      <w:tr w:rsidR="00B279FF" w:rsidRPr="00B279FF" w14:paraId="0CAED1A3" w14:textId="77777777" w:rsidTr="417B8356">
        <w:trPr>
          <w:trHeight w:val="245"/>
        </w:trPr>
        <w:tc>
          <w:tcPr>
            <w:tcW w:w="6974" w:type="dxa"/>
            <w:hideMark/>
          </w:tcPr>
          <w:p w14:paraId="68331B00" w14:textId="77777777" w:rsidR="00B279FF" w:rsidRPr="00B279FF" w:rsidRDefault="00B279FF" w:rsidP="00B279FF">
            <w:pPr>
              <w:rPr>
                <w:rFonts w:ascii="Arial" w:hAnsi="Arial" w:cs="Arial"/>
                <w:b/>
                <w:bCs/>
                <w:lang w:val="en-US"/>
              </w:rPr>
            </w:pPr>
            <w:r w:rsidRPr="00B279FF">
              <w:rPr>
                <w:rFonts w:ascii="Arial" w:hAnsi="Arial" w:cs="Arial"/>
                <w:b/>
                <w:bCs/>
              </w:rPr>
              <w:t>AR</w:t>
            </w:r>
          </w:p>
        </w:tc>
        <w:tc>
          <w:tcPr>
            <w:tcW w:w="6974" w:type="dxa"/>
            <w:hideMark/>
          </w:tcPr>
          <w:p w14:paraId="0B9FCE02" w14:textId="77777777" w:rsidR="00B279FF" w:rsidRPr="00B279FF" w:rsidRDefault="00B279FF" w:rsidP="00B279FF">
            <w:pPr>
              <w:rPr>
                <w:rFonts w:ascii="Arial" w:hAnsi="Arial" w:cs="Arial"/>
                <w:lang w:val="en-US"/>
              </w:rPr>
            </w:pPr>
            <w:r w:rsidRPr="00B279FF">
              <w:rPr>
                <w:rFonts w:ascii="Arial" w:hAnsi="Arial" w:cs="Arial"/>
              </w:rPr>
              <w:t>Autosomal recessive</w:t>
            </w:r>
          </w:p>
        </w:tc>
      </w:tr>
      <w:tr w:rsidR="00B279FF" w:rsidRPr="00B279FF" w14:paraId="609CEE3F" w14:textId="77777777" w:rsidTr="417B8356">
        <w:trPr>
          <w:trHeight w:val="245"/>
        </w:trPr>
        <w:tc>
          <w:tcPr>
            <w:tcW w:w="6974" w:type="dxa"/>
            <w:hideMark/>
          </w:tcPr>
          <w:p w14:paraId="29AD0274" w14:textId="77777777" w:rsidR="00B279FF" w:rsidRPr="00B279FF" w:rsidRDefault="00B279FF" w:rsidP="00B279FF">
            <w:pPr>
              <w:rPr>
                <w:rFonts w:ascii="Arial" w:hAnsi="Arial" w:cs="Arial"/>
                <w:b/>
                <w:bCs/>
                <w:lang w:val="en-US"/>
              </w:rPr>
            </w:pPr>
            <w:r w:rsidRPr="00B279FF">
              <w:rPr>
                <w:rFonts w:ascii="Arial" w:hAnsi="Arial" w:cs="Arial"/>
                <w:b/>
                <w:bCs/>
              </w:rPr>
              <w:t>ATG</w:t>
            </w:r>
          </w:p>
        </w:tc>
        <w:tc>
          <w:tcPr>
            <w:tcW w:w="6974" w:type="dxa"/>
            <w:hideMark/>
          </w:tcPr>
          <w:p w14:paraId="6D43E45E" w14:textId="77777777" w:rsidR="00B279FF" w:rsidRPr="00B279FF" w:rsidRDefault="00B279FF" w:rsidP="00B279FF">
            <w:pPr>
              <w:rPr>
                <w:rFonts w:ascii="Arial" w:hAnsi="Arial" w:cs="Arial"/>
                <w:lang w:val="en-US"/>
              </w:rPr>
            </w:pPr>
            <w:r w:rsidRPr="00B279FF">
              <w:rPr>
                <w:rFonts w:ascii="Arial" w:hAnsi="Arial" w:cs="Arial"/>
              </w:rPr>
              <w:t>Antithymocyte globulin</w:t>
            </w:r>
          </w:p>
        </w:tc>
      </w:tr>
      <w:tr w:rsidR="00B279FF" w:rsidRPr="00B279FF" w14:paraId="4A48D3F1" w14:textId="77777777" w:rsidTr="417B8356">
        <w:trPr>
          <w:trHeight w:val="315"/>
        </w:trPr>
        <w:tc>
          <w:tcPr>
            <w:tcW w:w="6974" w:type="dxa"/>
            <w:hideMark/>
          </w:tcPr>
          <w:p w14:paraId="7F6CC9B7" w14:textId="77777777" w:rsidR="00B279FF" w:rsidRPr="00B279FF" w:rsidRDefault="00B279FF" w:rsidP="00B279FF">
            <w:pPr>
              <w:rPr>
                <w:rFonts w:ascii="Arial" w:hAnsi="Arial" w:cs="Arial"/>
                <w:b/>
                <w:bCs/>
                <w:lang w:val="en-US"/>
              </w:rPr>
            </w:pPr>
            <w:r w:rsidRPr="00B279FF">
              <w:rPr>
                <w:rFonts w:ascii="Arial" w:hAnsi="Arial" w:cs="Arial"/>
                <w:b/>
                <w:bCs/>
              </w:rPr>
              <w:t>AUSS</w:t>
            </w:r>
          </w:p>
        </w:tc>
        <w:tc>
          <w:tcPr>
            <w:tcW w:w="6974" w:type="dxa"/>
            <w:hideMark/>
          </w:tcPr>
          <w:p w14:paraId="0B8361BA" w14:textId="77777777" w:rsidR="00B279FF" w:rsidRPr="00B279FF" w:rsidRDefault="00B279FF" w:rsidP="00B279FF">
            <w:pPr>
              <w:rPr>
                <w:rFonts w:ascii="Arial" w:hAnsi="Arial" w:cs="Arial"/>
                <w:lang w:val="en-US"/>
              </w:rPr>
            </w:pPr>
            <w:r w:rsidRPr="00B279FF">
              <w:rPr>
                <w:rFonts w:ascii="Arial" w:hAnsi="Arial" w:cs="Arial"/>
              </w:rPr>
              <w:t>Abdominal ultrasound scan</w:t>
            </w:r>
          </w:p>
        </w:tc>
      </w:tr>
      <w:tr w:rsidR="006B2FF2" w:rsidRPr="00B279FF" w14:paraId="6186F660" w14:textId="77777777" w:rsidTr="417B8356">
        <w:trPr>
          <w:trHeight w:val="245"/>
        </w:trPr>
        <w:tc>
          <w:tcPr>
            <w:tcW w:w="6974" w:type="dxa"/>
            <w:hideMark/>
          </w:tcPr>
          <w:p w14:paraId="66F7A74E" w14:textId="2F8166FE" w:rsidR="006B2FF2" w:rsidRPr="00B279FF" w:rsidRDefault="006B2FF2" w:rsidP="006B2FF2">
            <w:pPr>
              <w:rPr>
                <w:rFonts w:ascii="Arial" w:hAnsi="Arial" w:cs="Arial"/>
                <w:b/>
                <w:bCs/>
                <w:lang w:val="en-US"/>
              </w:rPr>
            </w:pPr>
            <w:r w:rsidRPr="00B279FF">
              <w:rPr>
                <w:rFonts w:ascii="Arial" w:hAnsi="Arial" w:cs="Arial"/>
                <w:b/>
                <w:bCs/>
              </w:rPr>
              <w:t>BM</w:t>
            </w:r>
          </w:p>
        </w:tc>
        <w:tc>
          <w:tcPr>
            <w:tcW w:w="6974" w:type="dxa"/>
            <w:hideMark/>
          </w:tcPr>
          <w:p w14:paraId="45DA449C" w14:textId="76F48794" w:rsidR="006B2FF2" w:rsidRPr="00B279FF" w:rsidRDefault="006B2FF2" w:rsidP="006B2FF2">
            <w:pPr>
              <w:rPr>
                <w:rFonts w:ascii="Arial" w:hAnsi="Arial" w:cs="Arial"/>
                <w:lang w:val="en-US"/>
              </w:rPr>
            </w:pPr>
            <w:r w:rsidRPr="00B279FF">
              <w:rPr>
                <w:rFonts w:ascii="Arial" w:hAnsi="Arial" w:cs="Arial"/>
              </w:rPr>
              <w:t>Bone marrow</w:t>
            </w:r>
          </w:p>
        </w:tc>
      </w:tr>
      <w:tr w:rsidR="006B2FF2" w:rsidRPr="00B279FF" w14:paraId="3C6C2173" w14:textId="77777777" w:rsidTr="417B8356">
        <w:trPr>
          <w:trHeight w:val="245"/>
        </w:trPr>
        <w:tc>
          <w:tcPr>
            <w:tcW w:w="6974" w:type="dxa"/>
          </w:tcPr>
          <w:p w14:paraId="11A6BBB0" w14:textId="7DD7292E" w:rsidR="006B2FF2" w:rsidRPr="00B279FF" w:rsidRDefault="006B2FF2" w:rsidP="006B2FF2">
            <w:pPr>
              <w:rPr>
                <w:rFonts w:ascii="Arial" w:hAnsi="Arial" w:cs="Arial"/>
                <w:b/>
                <w:bCs/>
                <w:lang w:val="en-US"/>
              </w:rPr>
            </w:pPr>
            <w:r>
              <w:rPr>
                <w:rFonts w:ascii="Arial" w:hAnsi="Arial" w:cs="Arial"/>
                <w:b/>
                <w:bCs/>
                <w:lang w:val="en-US"/>
              </w:rPr>
              <w:t>BMF</w:t>
            </w:r>
          </w:p>
        </w:tc>
        <w:tc>
          <w:tcPr>
            <w:tcW w:w="6974" w:type="dxa"/>
          </w:tcPr>
          <w:p w14:paraId="447AF740" w14:textId="1F8B1117" w:rsidR="006B2FF2" w:rsidRPr="00B279FF" w:rsidRDefault="006B2FF2" w:rsidP="006B2FF2">
            <w:pPr>
              <w:rPr>
                <w:rFonts w:ascii="Arial" w:hAnsi="Arial" w:cs="Arial"/>
                <w:lang w:val="en-US"/>
              </w:rPr>
            </w:pPr>
            <w:r>
              <w:rPr>
                <w:rFonts w:ascii="Arial" w:hAnsi="Arial" w:cs="Arial"/>
                <w:lang w:val="en-US"/>
              </w:rPr>
              <w:t>Bone marrow failure</w:t>
            </w:r>
          </w:p>
        </w:tc>
      </w:tr>
      <w:tr w:rsidR="006B2FF2" w:rsidRPr="00B279FF" w14:paraId="1D5C9342" w14:textId="77777777" w:rsidTr="417B8356">
        <w:trPr>
          <w:trHeight w:val="245"/>
        </w:trPr>
        <w:tc>
          <w:tcPr>
            <w:tcW w:w="6974" w:type="dxa"/>
            <w:hideMark/>
          </w:tcPr>
          <w:p w14:paraId="1B4C1265" w14:textId="77777777" w:rsidR="006B2FF2" w:rsidRPr="00B279FF" w:rsidRDefault="006B2FF2" w:rsidP="006B2FF2">
            <w:pPr>
              <w:rPr>
                <w:rFonts w:ascii="Arial" w:hAnsi="Arial" w:cs="Arial"/>
                <w:b/>
                <w:bCs/>
                <w:lang w:val="en-US"/>
              </w:rPr>
            </w:pPr>
            <w:r w:rsidRPr="00B279FF">
              <w:rPr>
                <w:rFonts w:ascii="Arial" w:hAnsi="Arial" w:cs="Arial"/>
                <w:b/>
                <w:bCs/>
              </w:rPr>
              <w:t>BSH</w:t>
            </w:r>
          </w:p>
        </w:tc>
        <w:tc>
          <w:tcPr>
            <w:tcW w:w="6974" w:type="dxa"/>
            <w:hideMark/>
          </w:tcPr>
          <w:p w14:paraId="506A6975" w14:textId="77777777" w:rsidR="006B2FF2" w:rsidRPr="00B279FF" w:rsidRDefault="006B2FF2" w:rsidP="006B2FF2">
            <w:pPr>
              <w:rPr>
                <w:rFonts w:ascii="Arial" w:hAnsi="Arial" w:cs="Arial"/>
                <w:lang w:val="en-US"/>
              </w:rPr>
            </w:pPr>
            <w:r w:rsidRPr="00B279FF">
              <w:rPr>
                <w:rFonts w:ascii="Arial" w:hAnsi="Arial" w:cs="Arial"/>
              </w:rPr>
              <w:t>British Society for Haematology</w:t>
            </w:r>
          </w:p>
        </w:tc>
      </w:tr>
      <w:tr w:rsidR="00931AAC" w:rsidRPr="00B279FF" w14:paraId="5E5A5690" w14:textId="77777777" w:rsidTr="417B8356">
        <w:trPr>
          <w:trHeight w:val="245"/>
        </w:trPr>
        <w:tc>
          <w:tcPr>
            <w:tcW w:w="6974" w:type="dxa"/>
          </w:tcPr>
          <w:p w14:paraId="699773DF" w14:textId="06B27F0C" w:rsidR="00931AAC" w:rsidRPr="00B279FF" w:rsidRDefault="00931AAC" w:rsidP="006B2FF2">
            <w:pPr>
              <w:rPr>
                <w:rFonts w:ascii="Arial" w:hAnsi="Arial" w:cs="Arial"/>
                <w:b/>
                <w:bCs/>
              </w:rPr>
            </w:pPr>
            <w:r>
              <w:rPr>
                <w:rFonts w:ascii="Arial" w:hAnsi="Arial" w:cs="Arial"/>
                <w:b/>
                <w:bCs/>
              </w:rPr>
              <w:t>CI</w:t>
            </w:r>
          </w:p>
        </w:tc>
        <w:tc>
          <w:tcPr>
            <w:tcW w:w="6974" w:type="dxa"/>
          </w:tcPr>
          <w:p w14:paraId="72450EEC" w14:textId="55C86531" w:rsidR="00931AAC" w:rsidRPr="00B279FF" w:rsidRDefault="00743E17" w:rsidP="006B2FF2">
            <w:pPr>
              <w:rPr>
                <w:rFonts w:ascii="Arial" w:hAnsi="Arial" w:cs="Arial"/>
              </w:rPr>
            </w:pPr>
            <w:r>
              <w:rPr>
                <w:rFonts w:ascii="Arial" w:hAnsi="Arial" w:cs="Arial"/>
              </w:rPr>
              <w:t>Chief investigator</w:t>
            </w:r>
          </w:p>
        </w:tc>
      </w:tr>
      <w:tr w:rsidR="006B2FF2" w:rsidRPr="00B279FF" w14:paraId="6CA6708E" w14:textId="77777777" w:rsidTr="417B8356">
        <w:trPr>
          <w:trHeight w:val="245"/>
        </w:trPr>
        <w:tc>
          <w:tcPr>
            <w:tcW w:w="6974" w:type="dxa"/>
            <w:hideMark/>
          </w:tcPr>
          <w:p w14:paraId="038A1815" w14:textId="77777777" w:rsidR="006B2FF2" w:rsidRPr="00B279FF" w:rsidRDefault="006B2FF2" w:rsidP="006B2FF2">
            <w:pPr>
              <w:rPr>
                <w:rFonts w:ascii="Arial" w:hAnsi="Arial" w:cs="Arial"/>
                <w:b/>
                <w:bCs/>
                <w:lang w:val="en-US"/>
              </w:rPr>
            </w:pPr>
            <w:r w:rsidRPr="00B279FF">
              <w:rPr>
                <w:rFonts w:ascii="Arial" w:hAnsi="Arial" w:cs="Arial"/>
                <w:b/>
                <w:bCs/>
              </w:rPr>
              <w:t>CMV</w:t>
            </w:r>
          </w:p>
        </w:tc>
        <w:tc>
          <w:tcPr>
            <w:tcW w:w="6974" w:type="dxa"/>
            <w:hideMark/>
          </w:tcPr>
          <w:p w14:paraId="63CA8D95" w14:textId="77777777" w:rsidR="006B2FF2" w:rsidRPr="00B279FF" w:rsidRDefault="006B2FF2" w:rsidP="006B2FF2">
            <w:pPr>
              <w:rPr>
                <w:rFonts w:ascii="Arial" w:hAnsi="Arial" w:cs="Arial"/>
                <w:lang w:val="en-US"/>
              </w:rPr>
            </w:pPr>
            <w:r w:rsidRPr="00B279FF">
              <w:rPr>
                <w:rFonts w:ascii="Arial" w:hAnsi="Arial" w:cs="Arial"/>
              </w:rPr>
              <w:t>Cytomegalovirus</w:t>
            </w:r>
          </w:p>
        </w:tc>
      </w:tr>
      <w:tr w:rsidR="006B2FF2" w:rsidRPr="00B279FF" w14:paraId="1A74D824" w14:textId="77777777" w:rsidTr="417B8356">
        <w:trPr>
          <w:trHeight w:val="245"/>
        </w:trPr>
        <w:tc>
          <w:tcPr>
            <w:tcW w:w="6974" w:type="dxa"/>
            <w:hideMark/>
          </w:tcPr>
          <w:p w14:paraId="4838F936" w14:textId="77777777" w:rsidR="006B2FF2" w:rsidRPr="00B279FF" w:rsidRDefault="006B2FF2" w:rsidP="006B2FF2">
            <w:pPr>
              <w:rPr>
                <w:rFonts w:ascii="Arial" w:hAnsi="Arial" w:cs="Arial"/>
                <w:b/>
                <w:bCs/>
                <w:lang w:val="en-US"/>
              </w:rPr>
            </w:pPr>
            <w:r w:rsidRPr="00B279FF">
              <w:rPr>
                <w:rFonts w:ascii="Arial" w:hAnsi="Arial" w:cs="Arial"/>
                <w:b/>
                <w:bCs/>
              </w:rPr>
              <w:t>CXR</w:t>
            </w:r>
          </w:p>
        </w:tc>
        <w:tc>
          <w:tcPr>
            <w:tcW w:w="6974" w:type="dxa"/>
            <w:hideMark/>
          </w:tcPr>
          <w:p w14:paraId="4CBD6FBF" w14:textId="77777777" w:rsidR="006B2FF2" w:rsidRPr="00B279FF" w:rsidRDefault="006B2FF2" w:rsidP="006B2FF2">
            <w:pPr>
              <w:rPr>
                <w:rFonts w:ascii="Arial" w:hAnsi="Arial" w:cs="Arial"/>
                <w:lang w:val="en-US"/>
              </w:rPr>
            </w:pPr>
            <w:r w:rsidRPr="00B279FF">
              <w:rPr>
                <w:rFonts w:ascii="Arial" w:hAnsi="Arial" w:cs="Arial"/>
              </w:rPr>
              <w:t>Chest X-ray</w:t>
            </w:r>
          </w:p>
        </w:tc>
      </w:tr>
      <w:tr w:rsidR="006B2FF2" w:rsidRPr="00B279FF" w14:paraId="323658F9" w14:textId="77777777" w:rsidTr="417B8356">
        <w:trPr>
          <w:trHeight w:val="245"/>
        </w:trPr>
        <w:tc>
          <w:tcPr>
            <w:tcW w:w="6974" w:type="dxa"/>
            <w:hideMark/>
          </w:tcPr>
          <w:p w14:paraId="0F94AA2F" w14:textId="77777777" w:rsidR="006B2FF2" w:rsidRPr="00B279FF" w:rsidRDefault="006B2FF2" w:rsidP="006B2FF2">
            <w:pPr>
              <w:rPr>
                <w:rFonts w:ascii="Arial" w:hAnsi="Arial" w:cs="Arial"/>
                <w:b/>
                <w:bCs/>
                <w:lang w:val="en-US"/>
              </w:rPr>
            </w:pPr>
            <w:r w:rsidRPr="00B279FF">
              <w:rPr>
                <w:rFonts w:ascii="Arial" w:hAnsi="Arial" w:cs="Arial"/>
                <w:b/>
                <w:bCs/>
              </w:rPr>
              <w:t>DS</w:t>
            </w:r>
          </w:p>
        </w:tc>
        <w:tc>
          <w:tcPr>
            <w:tcW w:w="6974" w:type="dxa"/>
            <w:hideMark/>
          </w:tcPr>
          <w:p w14:paraId="55517D07" w14:textId="77777777" w:rsidR="006B2FF2" w:rsidRPr="00B279FF" w:rsidRDefault="006B2FF2" w:rsidP="006B2FF2">
            <w:pPr>
              <w:rPr>
                <w:rFonts w:ascii="Arial" w:hAnsi="Arial" w:cs="Arial"/>
                <w:lang w:val="en-US"/>
              </w:rPr>
            </w:pPr>
            <w:r w:rsidRPr="00B279FF">
              <w:rPr>
                <w:rFonts w:ascii="Arial" w:hAnsi="Arial" w:cs="Arial"/>
              </w:rPr>
              <w:t>Double-stranded</w:t>
            </w:r>
          </w:p>
        </w:tc>
      </w:tr>
      <w:tr w:rsidR="006B2FF2" w:rsidRPr="00B279FF" w14:paraId="6B2F7277" w14:textId="77777777" w:rsidTr="417B8356">
        <w:trPr>
          <w:trHeight w:val="245"/>
        </w:trPr>
        <w:tc>
          <w:tcPr>
            <w:tcW w:w="6974" w:type="dxa"/>
            <w:hideMark/>
          </w:tcPr>
          <w:p w14:paraId="6A0023B8" w14:textId="77777777" w:rsidR="006B2FF2" w:rsidRPr="00B279FF" w:rsidRDefault="006B2FF2" w:rsidP="006B2FF2">
            <w:pPr>
              <w:rPr>
                <w:rFonts w:ascii="Arial" w:hAnsi="Arial" w:cs="Arial"/>
                <w:b/>
                <w:bCs/>
                <w:lang w:val="en-US"/>
              </w:rPr>
            </w:pPr>
            <w:r w:rsidRPr="00B279FF">
              <w:rPr>
                <w:rFonts w:ascii="Arial" w:hAnsi="Arial" w:cs="Arial"/>
                <w:b/>
                <w:bCs/>
              </w:rPr>
              <w:t>EBV</w:t>
            </w:r>
          </w:p>
        </w:tc>
        <w:tc>
          <w:tcPr>
            <w:tcW w:w="6974" w:type="dxa"/>
            <w:hideMark/>
          </w:tcPr>
          <w:p w14:paraId="22672CD3" w14:textId="77777777" w:rsidR="006B2FF2" w:rsidRPr="00B279FF" w:rsidRDefault="006B2FF2" w:rsidP="006B2FF2">
            <w:pPr>
              <w:rPr>
                <w:rFonts w:ascii="Arial" w:hAnsi="Arial" w:cs="Arial"/>
                <w:lang w:val="en-US"/>
              </w:rPr>
            </w:pPr>
            <w:r w:rsidRPr="00B279FF">
              <w:rPr>
                <w:rFonts w:ascii="Arial" w:hAnsi="Arial" w:cs="Arial"/>
              </w:rPr>
              <w:t>Epstein-Barr virus</w:t>
            </w:r>
          </w:p>
        </w:tc>
      </w:tr>
      <w:tr w:rsidR="00AB77EF" w:rsidRPr="00B279FF" w14:paraId="72B65302" w14:textId="77777777" w:rsidTr="417B8356">
        <w:trPr>
          <w:trHeight w:val="245"/>
        </w:trPr>
        <w:tc>
          <w:tcPr>
            <w:tcW w:w="6974" w:type="dxa"/>
          </w:tcPr>
          <w:p w14:paraId="5C4FEF23" w14:textId="3CEF95DA" w:rsidR="00AB77EF" w:rsidRPr="00B279FF" w:rsidRDefault="00AB77EF" w:rsidP="006B2FF2">
            <w:pPr>
              <w:rPr>
                <w:rFonts w:ascii="Arial" w:hAnsi="Arial" w:cs="Arial"/>
                <w:b/>
                <w:bCs/>
              </w:rPr>
            </w:pPr>
            <w:r>
              <w:rPr>
                <w:rFonts w:ascii="Arial" w:hAnsi="Arial" w:cs="Arial"/>
                <w:b/>
                <w:bCs/>
              </w:rPr>
              <w:t>EHA</w:t>
            </w:r>
          </w:p>
        </w:tc>
        <w:tc>
          <w:tcPr>
            <w:tcW w:w="6974" w:type="dxa"/>
          </w:tcPr>
          <w:p w14:paraId="01960123" w14:textId="2F2CCD36" w:rsidR="00AB77EF" w:rsidRPr="00B279FF" w:rsidRDefault="00AB77EF" w:rsidP="006B2FF2">
            <w:pPr>
              <w:rPr>
                <w:rFonts w:ascii="Arial" w:hAnsi="Arial" w:cs="Arial"/>
              </w:rPr>
            </w:pPr>
            <w:r w:rsidRPr="00AB77EF">
              <w:rPr>
                <w:rFonts w:ascii="Arial" w:hAnsi="Arial" w:cs="Arial"/>
                <w:lang w:val="en-US"/>
              </w:rPr>
              <w:t>European Hematology Association</w:t>
            </w:r>
          </w:p>
        </w:tc>
      </w:tr>
      <w:tr w:rsidR="006B2FF2" w:rsidRPr="00B279FF" w14:paraId="13ED5C76" w14:textId="77777777" w:rsidTr="417B8356">
        <w:trPr>
          <w:trHeight w:val="245"/>
        </w:trPr>
        <w:tc>
          <w:tcPr>
            <w:tcW w:w="6974" w:type="dxa"/>
            <w:hideMark/>
          </w:tcPr>
          <w:p w14:paraId="16473AF1" w14:textId="77777777" w:rsidR="006B2FF2" w:rsidRPr="00B279FF" w:rsidRDefault="006B2FF2" w:rsidP="006B2FF2">
            <w:pPr>
              <w:rPr>
                <w:rFonts w:ascii="Arial" w:hAnsi="Arial" w:cs="Arial"/>
                <w:b/>
                <w:bCs/>
                <w:lang w:val="en-US"/>
              </w:rPr>
            </w:pPr>
            <w:r w:rsidRPr="00B279FF">
              <w:rPr>
                <w:rFonts w:ascii="Arial" w:hAnsi="Arial" w:cs="Arial"/>
                <w:b/>
                <w:bCs/>
              </w:rPr>
              <w:t>FBC</w:t>
            </w:r>
          </w:p>
        </w:tc>
        <w:tc>
          <w:tcPr>
            <w:tcW w:w="6974" w:type="dxa"/>
            <w:hideMark/>
          </w:tcPr>
          <w:p w14:paraId="45ACDED5" w14:textId="77777777" w:rsidR="006B2FF2" w:rsidRPr="00B279FF" w:rsidRDefault="006B2FF2" w:rsidP="006B2FF2">
            <w:pPr>
              <w:rPr>
                <w:rFonts w:ascii="Arial" w:hAnsi="Arial" w:cs="Arial"/>
                <w:lang w:val="en-US"/>
              </w:rPr>
            </w:pPr>
            <w:r w:rsidRPr="00B279FF">
              <w:rPr>
                <w:rFonts w:ascii="Arial" w:hAnsi="Arial" w:cs="Arial"/>
              </w:rPr>
              <w:t>Full blood count</w:t>
            </w:r>
          </w:p>
        </w:tc>
      </w:tr>
      <w:tr w:rsidR="006B2FF2" w:rsidRPr="00B279FF" w14:paraId="2B025BC0" w14:textId="77777777" w:rsidTr="417B8356">
        <w:trPr>
          <w:trHeight w:val="245"/>
        </w:trPr>
        <w:tc>
          <w:tcPr>
            <w:tcW w:w="6974" w:type="dxa"/>
            <w:hideMark/>
          </w:tcPr>
          <w:p w14:paraId="1400CE7F" w14:textId="77777777" w:rsidR="006B2FF2" w:rsidRPr="00B279FF" w:rsidRDefault="006B2FF2" w:rsidP="006B2FF2">
            <w:pPr>
              <w:rPr>
                <w:rFonts w:ascii="Arial" w:hAnsi="Arial" w:cs="Arial"/>
                <w:b/>
                <w:bCs/>
                <w:lang w:val="en-US"/>
              </w:rPr>
            </w:pPr>
            <w:r w:rsidRPr="00B279FF">
              <w:rPr>
                <w:rFonts w:ascii="Arial" w:hAnsi="Arial" w:cs="Arial"/>
                <w:b/>
                <w:bCs/>
              </w:rPr>
              <w:t>FA</w:t>
            </w:r>
          </w:p>
        </w:tc>
        <w:tc>
          <w:tcPr>
            <w:tcW w:w="6974" w:type="dxa"/>
            <w:hideMark/>
          </w:tcPr>
          <w:p w14:paraId="7DFE9761" w14:textId="77777777" w:rsidR="006B2FF2" w:rsidRPr="00B279FF" w:rsidRDefault="006B2FF2" w:rsidP="006B2FF2">
            <w:pPr>
              <w:rPr>
                <w:rFonts w:ascii="Arial" w:hAnsi="Arial" w:cs="Arial"/>
                <w:lang w:val="en-US"/>
              </w:rPr>
            </w:pPr>
            <w:r w:rsidRPr="00B279FF">
              <w:rPr>
                <w:rFonts w:ascii="Arial" w:hAnsi="Arial" w:cs="Arial"/>
              </w:rPr>
              <w:t>Fanconi anemia</w:t>
            </w:r>
          </w:p>
        </w:tc>
      </w:tr>
      <w:tr w:rsidR="006B2FF2" w:rsidRPr="00B279FF" w14:paraId="10868C2E" w14:textId="77777777" w:rsidTr="417B8356">
        <w:trPr>
          <w:trHeight w:val="245"/>
        </w:trPr>
        <w:tc>
          <w:tcPr>
            <w:tcW w:w="6974" w:type="dxa"/>
            <w:hideMark/>
          </w:tcPr>
          <w:p w14:paraId="1486A3CD" w14:textId="77777777" w:rsidR="006B2FF2" w:rsidRPr="00B279FF" w:rsidRDefault="006B2FF2" w:rsidP="006B2FF2">
            <w:pPr>
              <w:rPr>
                <w:rFonts w:ascii="Arial" w:hAnsi="Arial" w:cs="Arial"/>
                <w:b/>
                <w:bCs/>
                <w:lang w:val="en-US"/>
              </w:rPr>
            </w:pPr>
            <w:r w:rsidRPr="00B279FF">
              <w:rPr>
                <w:rFonts w:ascii="Arial" w:hAnsi="Arial" w:cs="Arial"/>
                <w:b/>
                <w:bCs/>
              </w:rPr>
              <w:t>FISH</w:t>
            </w:r>
          </w:p>
        </w:tc>
        <w:tc>
          <w:tcPr>
            <w:tcW w:w="6974" w:type="dxa"/>
            <w:hideMark/>
          </w:tcPr>
          <w:p w14:paraId="0C46BB27" w14:textId="77777777" w:rsidR="006B2FF2" w:rsidRPr="00B279FF" w:rsidRDefault="006B2FF2" w:rsidP="006B2FF2">
            <w:pPr>
              <w:rPr>
                <w:rFonts w:ascii="Arial" w:hAnsi="Arial" w:cs="Arial"/>
                <w:lang w:val="en-US"/>
              </w:rPr>
            </w:pPr>
            <w:r w:rsidRPr="00B279FF">
              <w:rPr>
                <w:rFonts w:ascii="Arial" w:hAnsi="Arial" w:cs="Arial"/>
              </w:rPr>
              <w:t>Fluorescence in situ hybridization</w:t>
            </w:r>
          </w:p>
        </w:tc>
      </w:tr>
      <w:tr w:rsidR="008324CD" w:rsidRPr="00B279FF" w14:paraId="57D1D27B" w14:textId="77777777" w:rsidTr="417B8356">
        <w:trPr>
          <w:trHeight w:val="245"/>
        </w:trPr>
        <w:tc>
          <w:tcPr>
            <w:tcW w:w="6974" w:type="dxa"/>
          </w:tcPr>
          <w:p w14:paraId="0B8F29B9" w14:textId="2788073A" w:rsidR="008324CD" w:rsidRPr="00B279FF" w:rsidRDefault="008324CD" w:rsidP="006B2FF2">
            <w:pPr>
              <w:rPr>
                <w:rFonts w:ascii="Arial" w:hAnsi="Arial" w:cs="Arial"/>
                <w:b/>
                <w:bCs/>
              </w:rPr>
            </w:pPr>
            <w:r>
              <w:rPr>
                <w:rFonts w:ascii="Arial" w:hAnsi="Arial" w:cs="Arial"/>
                <w:b/>
                <w:bCs/>
              </w:rPr>
              <w:t>Hb</w:t>
            </w:r>
          </w:p>
        </w:tc>
        <w:tc>
          <w:tcPr>
            <w:tcW w:w="6974" w:type="dxa"/>
          </w:tcPr>
          <w:p w14:paraId="0E406791" w14:textId="7F13D247" w:rsidR="008324CD" w:rsidRPr="00B279FF" w:rsidRDefault="00470297" w:rsidP="006B2FF2">
            <w:pPr>
              <w:rPr>
                <w:rFonts w:ascii="Arial" w:hAnsi="Arial" w:cs="Arial"/>
              </w:rPr>
            </w:pPr>
            <w:r>
              <w:rPr>
                <w:rFonts w:ascii="Arial" w:hAnsi="Arial" w:cs="Arial"/>
              </w:rPr>
              <w:t>Hemoglobin</w:t>
            </w:r>
          </w:p>
        </w:tc>
      </w:tr>
      <w:tr w:rsidR="006B2FF2" w:rsidRPr="00B279FF" w14:paraId="0E5ED846" w14:textId="77777777" w:rsidTr="417B8356">
        <w:trPr>
          <w:trHeight w:val="245"/>
        </w:trPr>
        <w:tc>
          <w:tcPr>
            <w:tcW w:w="6974" w:type="dxa"/>
            <w:hideMark/>
          </w:tcPr>
          <w:p w14:paraId="14BC7F5B" w14:textId="77777777" w:rsidR="006B2FF2" w:rsidRPr="00B279FF" w:rsidRDefault="006B2FF2" w:rsidP="006B2FF2">
            <w:pPr>
              <w:rPr>
                <w:rFonts w:ascii="Arial" w:hAnsi="Arial" w:cs="Arial"/>
                <w:b/>
                <w:bCs/>
                <w:lang w:val="en-US"/>
              </w:rPr>
            </w:pPr>
            <w:r w:rsidRPr="00B279FF">
              <w:rPr>
                <w:rFonts w:ascii="Arial" w:hAnsi="Arial" w:cs="Arial"/>
                <w:b/>
                <w:bCs/>
              </w:rPr>
              <w:t>HIV</w:t>
            </w:r>
          </w:p>
        </w:tc>
        <w:tc>
          <w:tcPr>
            <w:tcW w:w="6974" w:type="dxa"/>
            <w:hideMark/>
          </w:tcPr>
          <w:p w14:paraId="1E6E73D8" w14:textId="77777777" w:rsidR="006B2FF2" w:rsidRPr="00B279FF" w:rsidRDefault="006B2FF2" w:rsidP="006B2FF2">
            <w:pPr>
              <w:rPr>
                <w:rFonts w:ascii="Arial" w:hAnsi="Arial" w:cs="Arial"/>
                <w:lang w:val="en-US"/>
              </w:rPr>
            </w:pPr>
            <w:r w:rsidRPr="00B279FF">
              <w:rPr>
                <w:rFonts w:ascii="Arial" w:hAnsi="Arial" w:cs="Arial"/>
              </w:rPr>
              <w:t>Human immunodeficiency virus</w:t>
            </w:r>
          </w:p>
        </w:tc>
      </w:tr>
      <w:tr w:rsidR="006B2FF2" w:rsidRPr="00B279FF" w14:paraId="414BB681" w14:textId="77777777" w:rsidTr="417B8356">
        <w:trPr>
          <w:trHeight w:val="245"/>
        </w:trPr>
        <w:tc>
          <w:tcPr>
            <w:tcW w:w="6974" w:type="dxa"/>
            <w:hideMark/>
          </w:tcPr>
          <w:p w14:paraId="679BAEBF" w14:textId="4CB0C41F" w:rsidR="006B2FF2" w:rsidRPr="00B279FF" w:rsidRDefault="006B2FF2" w:rsidP="006B2FF2">
            <w:pPr>
              <w:rPr>
                <w:rFonts w:ascii="Arial" w:hAnsi="Arial" w:cs="Arial"/>
                <w:b/>
                <w:bCs/>
                <w:lang w:val="en-US"/>
              </w:rPr>
            </w:pPr>
            <w:r w:rsidRPr="00B279FF">
              <w:rPr>
                <w:rFonts w:ascii="Arial" w:hAnsi="Arial" w:cs="Arial"/>
                <w:b/>
                <w:bCs/>
              </w:rPr>
              <w:t>HLA</w:t>
            </w:r>
          </w:p>
        </w:tc>
        <w:tc>
          <w:tcPr>
            <w:tcW w:w="6974" w:type="dxa"/>
            <w:hideMark/>
          </w:tcPr>
          <w:p w14:paraId="5A8BD3DD" w14:textId="3460B965" w:rsidR="006B2FF2" w:rsidRPr="00B279FF" w:rsidRDefault="006B2FF2" w:rsidP="006B2FF2">
            <w:pPr>
              <w:rPr>
                <w:rFonts w:ascii="Arial" w:hAnsi="Arial" w:cs="Arial"/>
                <w:lang w:val="en-US"/>
              </w:rPr>
            </w:pPr>
            <w:r w:rsidRPr="00B279FF">
              <w:rPr>
                <w:rFonts w:ascii="Arial" w:hAnsi="Arial" w:cs="Arial"/>
              </w:rPr>
              <w:t xml:space="preserve">Human leukocyte antigen </w:t>
            </w:r>
          </w:p>
        </w:tc>
      </w:tr>
      <w:tr w:rsidR="006B2FF2" w:rsidRPr="00B279FF" w14:paraId="5D5A167D" w14:textId="77777777" w:rsidTr="417B8356">
        <w:trPr>
          <w:trHeight w:val="245"/>
        </w:trPr>
        <w:tc>
          <w:tcPr>
            <w:tcW w:w="6974" w:type="dxa"/>
            <w:hideMark/>
          </w:tcPr>
          <w:p w14:paraId="10A537F3" w14:textId="77777777" w:rsidR="006B2FF2" w:rsidRPr="00B279FF" w:rsidRDefault="006B2FF2" w:rsidP="006B2FF2">
            <w:pPr>
              <w:rPr>
                <w:rFonts w:ascii="Arial" w:hAnsi="Arial" w:cs="Arial"/>
                <w:b/>
                <w:bCs/>
                <w:lang w:val="en-US"/>
              </w:rPr>
            </w:pPr>
            <w:r w:rsidRPr="00B279FF">
              <w:rPr>
                <w:rFonts w:ascii="Arial" w:hAnsi="Arial" w:cs="Arial"/>
                <w:b/>
                <w:bCs/>
              </w:rPr>
              <w:t>HRCT</w:t>
            </w:r>
          </w:p>
        </w:tc>
        <w:tc>
          <w:tcPr>
            <w:tcW w:w="6974" w:type="dxa"/>
            <w:hideMark/>
          </w:tcPr>
          <w:p w14:paraId="2D602AE3" w14:textId="77777777" w:rsidR="006B2FF2" w:rsidRPr="00B279FF" w:rsidRDefault="006B2FF2" w:rsidP="006B2FF2">
            <w:pPr>
              <w:rPr>
                <w:rFonts w:ascii="Arial" w:hAnsi="Arial" w:cs="Arial"/>
                <w:lang w:val="en-US"/>
              </w:rPr>
            </w:pPr>
            <w:r w:rsidRPr="00B279FF">
              <w:rPr>
                <w:rFonts w:ascii="Arial" w:hAnsi="Arial" w:cs="Arial"/>
              </w:rPr>
              <w:t>High-resolution computed tomography</w:t>
            </w:r>
          </w:p>
        </w:tc>
      </w:tr>
      <w:tr w:rsidR="006B2FF2" w:rsidRPr="00B279FF" w14:paraId="2A69C290" w14:textId="77777777" w:rsidTr="417B8356">
        <w:trPr>
          <w:trHeight w:val="245"/>
        </w:trPr>
        <w:tc>
          <w:tcPr>
            <w:tcW w:w="6974" w:type="dxa"/>
            <w:hideMark/>
          </w:tcPr>
          <w:p w14:paraId="641D92F3" w14:textId="77777777" w:rsidR="006B2FF2" w:rsidRPr="00B279FF" w:rsidRDefault="006B2FF2" w:rsidP="006B2FF2">
            <w:pPr>
              <w:rPr>
                <w:rFonts w:ascii="Arial" w:hAnsi="Arial" w:cs="Arial"/>
                <w:b/>
                <w:bCs/>
                <w:lang w:val="en-US"/>
              </w:rPr>
            </w:pPr>
            <w:r w:rsidRPr="00B279FF">
              <w:rPr>
                <w:rFonts w:ascii="Arial" w:hAnsi="Arial" w:cs="Arial"/>
                <w:b/>
                <w:bCs/>
              </w:rPr>
              <w:t>HSCT</w:t>
            </w:r>
          </w:p>
        </w:tc>
        <w:tc>
          <w:tcPr>
            <w:tcW w:w="6974" w:type="dxa"/>
            <w:hideMark/>
          </w:tcPr>
          <w:p w14:paraId="5D9B5070" w14:textId="77777777" w:rsidR="006B2FF2" w:rsidRPr="00B279FF" w:rsidRDefault="006B2FF2" w:rsidP="006B2FF2">
            <w:pPr>
              <w:rPr>
                <w:rFonts w:ascii="Arial" w:hAnsi="Arial" w:cs="Arial"/>
                <w:lang w:val="en-US"/>
              </w:rPr>
            </w:pPr>
            <w:r w:rsidRPr="00B279FF">
              <w:rPr>
                <w:rFonts w:ascii="Arial" w:hAnsi="Arial" w:cs="Arial"/>
              </w:rPr>
              <w:t>Hematopoietic stem cell transplantation</w:t>
            </w:r>
          </w:p>
        </w:tc>
      </w:tr>
      <w:tr w:rsidR="006B2FF2" w:rsidRPr="00B279FF" w14:paraId="78C73BA0" w14:textId="77777777" w:rsidTr="417B8356">
        <w:trPr>
          <w:trHeight w:val="245"/>
        </w:trPr>
        <w:tc>
          <w:tcPr>
            <w:tcW w:w="6974" w:type="dxa"/>
            <w:hideMark/>
          </w:tcPr>
          <w:p w14:paraId="3659DB0A" w14:textId="77777777" w:rsidR="006B2FF2" w:rsidRPr="00B279FF" w:rsidRDefault="006B2FF2" w:rsidP="006B2FF2">
            <w:pPr>
              <w:rPr>
                <w:rFonts w:ascii="Arial" w:hAnsi="Arial" w:cs="Arial"/>
                <w:b/>
                <w:bCs/>
                <w:lang w:val="en-US"/>
              </w:rPr>
            </w:pPr>
            <w:r w:rsidRPr="00B279FF">
              <w:rPr>
                <w:rFonts w:ascii="Arial" w:hAnsi="Arial" w:cs="Arial"/>
                <w:b/>
                <w:bCs/>
              </w:rPr>
              <w:t>IST</w:t>
            </w:r>
          </w:p>
        </w:tc>
        <w:tc>
          <w:tcPr>
            <w:tcW w:w="6974" w:type="dxa"/>
            <w:hideMark/>
          </w:tcPr>
          <w:p w14:paraId="3034E879" w14:textId="77777777" w:rsidR="006B2FF2" w:rsidRPr="00B279FF" w:rsidRDefault="006B2FF2" w:rsidP="006B2FF2">
            <w:pPr>
              <w:rPr>
                <w:rFonts w:ascii="Arial" w:hAnsi="Arial" w:cs="Arial"/>
                <w:lang w:val="en-US"/>
              </w:rPr>
            </w:pPr>
            <w:r w:rsidRPr="00B279FF">
              <w:rPr>
                <w:rFonts w:ascii="Arial" w:hAnsi="Arial" w:cs="Arial"/>
              </w:rPr>
              <w:t>Immunosuppressive therapy</w:t>
            </w:r>
          </w:p>
        </w:tc>
      </w:tr>
      <w:tr w:rsidR="006B2FF2" w:rsidRPr="00B279FF" w14:paraId="68B1A85A" w14:textId="77777777" w:rsidTr="417B8356">
        <w:trPr>
          <w:trHeight w:val="245"/>
        </w:trPr>
        <w:tc>
          <w:tcPr>
            <w:tcW w:w="6974" w:type="dxa"/>
            <w:hideMark/>
          </w:tcPr>
          <w:p w14:paraId="0E4768E2" w14:textId="77777777" w:rsidR="006B2FF2" w:rsidRPr="00B279FF" w:rsidRDefault="006B2FF2" w:rsidP="006B2FF2">
            <w:pPr>
              <w:rPr>
                <w:rFonts w:ascii="Arial" w:hAnsi="Arial" w:cs="Arial"/>
                <w:b/>
                <w:bCs/>
                <w:lang w:val="en-US"/>
              </w:rPr>
            </w:pPr>
            <w:r w:rsidRPr="00B279FF">
              <w:rPr>
                <w:rFonts w:ascii="Arial" w:hAnsi="Arial" w:cs="Arial"/>
                <w:b/>
                <w:bCs/>
              </w:rPr>
              <w:t>LDH</w:t>
            </w:r>
          </w:p>
        </w:tc>
        <w:tc>
          <w:tcPr>
            <w:tcW w:w="6974" w:type="dxa"/>
            <w:hideMark/>
          </w:tcPr>
          <w:p w14:paraId="648F4E09" w14:textId="77777777" w:rsidR="006B2FF2" w:rsidRPr="00B279FF" w:rsidRDefault="006B2FF2" w:rsidP="006B2FF2">
            <w:pPr>
              <w:rPr>
                <w:rFonts w:ascii="Arial" w:hAnsi="Arial" w:cs="Arial"/>
                <w:lang w:val="en-US"/>
              </w:rPr>
            </w:pPr>
            <w:r w:rsidRPr="00B279FF">
              <w:rPr>
                <w:rFonts w:ascii="Arial" w:hAnsi="Arial" w:cs="Arial"/>
              </w:rPr>
              <w:t>Lactate dehydrogenase</w:t>
            </w:r>
          </w:p>
        </w:tc>
      </w:tr>
      <w:tr w:rsidR="006B2FF2" w:rsidRPr="00B279FF" w14:paraId="46256DB4" w14:textId="77777777" w:rsidTr="417B8356">
        <w:trPr>
          <w:trHeight w:val="245"/>
        </w:trPr>
        <w:tc>
          <w:tcPr>
            <w:tcW w:w="6974" w:type="dxa"/>
            <w:hideMark/>
          </w:tcPr>
          <w:p w14:paraId="029472EB" w14:textId="77777777" w:rsidR="006B2FF2" w:rsidRPr="00B279FF" w:rsidRDefault="006B2FF2" w:rsidP="006B2FF2">
            <w:pPr>
              <w:rPr>
                <w:rFonts w:ascii="Arial" w:hAnsi="Arial" w:cs="Arial"/>
                <w:b/>
                <w:bCs/>
                <w:lang w:val="en-US"/>
              </w:rPr>
            </w:pPr>
            <w:r w:rsidRPr="00B279FF">
              <w:rPr>
                <w:rFonts w:ascii="Arial" w:hAnsi="Arial" w:cs="Arial"/>
                <w:b/>
                <w:bCs/>
              </w:rPr>
              <w:t>LFT</w:t>
            </w:r>
          </w:p>
        </w:tc>
        <w:tc>
          <w:tcPr>
            <w:tcW w:w="6974" w:type="dxa"/>
            <w:hideMark/>
          </w:tcPr>
          <w:p w14:paraId="14095C45" w14:textId="77777777" w:rsidR="006B2FF2" w:rsidRPr="00B279FF" w:rsidRDefault="006B2FF2" w:rsidP="006B2FF2">
            <w:pPr>
              <w:rPr>
                <w:rFonts w:ascii="Arial" w:hAnsi="Arial" w:cs="Arial"/>
                <w:lang w:val="en-US"/>
              </w:rPr>
            </w:pPr>
            <w:r w:rsidRPr="00B279FF">
              <w:rPr>
                <w:rFonts w:ascii="Arial" w:hAnsi="Arial" w:cs="Arial"/>
              </w:rPr>
              <w:t>Liver function test</w:t>
            </w:r>
          </w:p>
        </w:tc>
      </w:tr>
      <w:tr w:rsidR="008324CD" w:rsidRPr="00B279FF" w14:paraId="4CDADCC5" w14:textId="77777777" w:rsidTr="417B8356">
        <w:trPr>
          <w:trHeight w:val="245"/>
        </w:trPr>
        <w:tc>
          <w:tcPr>
            <w:tcW w:w="6974" w:type="dxa"/>
          </w:tcPr>
          <w:p w14:paraId="470F3581" w14:textId="052D5659" w:rsidR="008324CD" w:rsidRPr="00B279FF" w:rsidRDefault="008324CD" w:rsidP="006B2FF2">
            <w:pPr>
              <w:rPr>
                <w:rFonts w:ascii="Arial" w:hAnsi="Arial" w:cs="Arial"/>
                <w:b/>
                <w:bCs/>
              </w:rPr>
            </w:pPr>
            <w:r>
              <w:rPr>
                <w:rFonts w:ascii="Arial" w:hAnsi="Arial" w:cs="Arial"/>
                <w:b/>
                <w:bCs/>
              </w:rPr>
              <w:t>MCV</w:t>
            </w:r>
          </w:p>
        </w:tc>
        <w:tc>
          <w:tcPr>
            <w:tcW w:w="6974" w:type="dxa"/>
          </w:tcPr>
          <w:p w14:paraId="2D847074" w14:textId="1B6E070C" w:rsidR="008324CD" w:rsidRPr="00B279FF" w:rsidRDefault="008324CD" w:rsidP="006B2FF2">
            <w:pPr>
              <w:rPr>
                <w:rFonts w:ascii="Arial" w:hAnsi="Arial" w:cs="Arial"/>
              </w:rPr>
            </w:pPr>
            <w:r>
              <w:rPr>
                <w:rFonts w:ascii="Arial" w:hAnsi="Arial" w:cs="Arial"/>
              </w:rPr>
              <w:t>Mean corpuscular volume</w:t>
            </w:r>
          </w:p>
        </w:tc>
      </w:tr>
      <w:tr w:rsidR="006B2FF2" w:rsidRPr="00B279FF" w14:paraId="6B5A28D2" w14:textId="77777777" w:rsidTr="417B8356">
        <w:trPr>
          <w:trHeight w:val="245"/>
        </w:trPr>
        <w:tc>
          <w:tcPr>
            <w:tcW w:w="6974" w:type="dxa"/>
            <w:hideMark/>
          </w:tcPr>
          <w:p w14:paraId="24EE6A6F" w14:textId="77777777" w:rsidR="006B2FF2" w:rsidRPr="00B279FF" w:rsidRDefault="006B2FF2" w:rsidP="006B2FF2">
            <w:pPr>
              <w:rPr>
                <w:rFonts w:ascii="Arial" w:hAnsi="Arial" w:cs="Arial"/>
                <w:b/>
                <w:bCs/>
                <w:lang w:val="en-US"/>
              </w:rPr>
            </w:pPr>
            <w:r w:rsidRPr="00B279FF">
              <w:rPr>
                <w:rFonts w:ascii="Arial" w:hAnsi="Arial" w:cs="Arial"/>
                <w:b/>
                <w:bCs/>
              </w:rPr>
              <w:t>MDT</w:t>
            </w:r>
          </w:p>
        </w:tc>
        <w:tc>
          <w:tcPr>
            <w:tcW w:w="6974" w:type="dxa"/>
            <w:hideMark/>
          </w:tcPr>
          <w:p w14:paraId="6975E835" w14:textId="77777777" w:rsidR="006B2FF2" w:rsidRPr="00B279FF" w:rsidRDefault="006B2FF2" w:rsidP="006B2FF2">
            <w:pPr>
              <w:rPr>
                <w:rFonts w:ascii="Arial" w:hAnsi="Arial" w:cs="Arial"/>
                <w:lang w:val="en-US"/>
              </w:rPr>
            </w:pPr>
            <w:r w:rsidRPr="00B279FF">
              <w:rPr>
                <w:rFonts w:ascii="Arial" w:hAnsi="Arial" w:cs="Arial"/>
              </w:rPr>
              <w:t>Multidisciplinary team</w:t>
            </w:r>
          </w:p>
        </w:tc>
      </w:tr>
      <w:tr w:rsidR="006B2FF2" w:rsidRPr="00B279FF" w14:paraId="671535F2" w14:textId="77777777" w:rsidTr="417B8356">
        <w:trPr>
          <w:trHeight w:val="245"/>
        </w:trPr>
        <w:tc>
          <w:tcPr>
            <w:tcW w:w="6974" w:type="dxa"/>
            <w:hideMark/>
          </w:tcPr>
          <w:p w14:paraId="7CDCEBE2" w14:textId="77777777" w:rsidR="006B2FF2" w:rsidRPr="00B279FF" w:rsidRDefault="006B2FF2" w:rsidP="006B2FF2">
            <w:pPr>
              <w:rPr>
                <w:rFonts w:ascii="Arial" w:hAnsi="Arial" w:cs="Arial"/>
                <w:b/>
                <w:bCs/>
                <w:lang w:val="en-US"/>
              </w:rPr>
            </w:pPr>
            <w:r w:rsidRPr="00B279FF">
              <w:rPr>
                <w:rFonts w:ascii="Arial" w:hAnsi="Arial" w:cs="Arial"/>
                <w:b/>
                <w:bCs/>
              </w:rPr>
              <w:lastRenderedPageBreak/>
              <w:t>MDS</w:t>
            </w:r>
          </w:p>
        </w:tc>
        <w:tc>
          <w:tcPr>
            <w:tcW w:w="6974" w:type="dxa"/>
            <w:hideMark/>
          </w:tcPr>
          <w:p w14:paraId="42523703" w14:textId="77777777" w:rsidR="006B2FF2" w:rsidRPr="00B279FF" w:rsidRDefault="006B2FF2" w:rsidP="006B2FF2">
            <w:pPr>
              <w:rPr>
                <w:rFonts w:ascii="Arial" w:hAnsi="Arial" w:cs="Arial"/>
                <w:lang w:val="en-US"/>
              </w:rPr>
            </w:pPr>
            <w:r w:rsidRPr="00B279FF">
              <w:rPr>
                <w:rFonts w:ascii="Arial" w:hAnsi="Arial" w:cs="Arial"/>
              </w:rPr>
              <w:t>Myelodysplastic syndrome</w:t>
            </w:r>
          </w:p>
        </w:tc>
      </w:tr>
      <w:tr w:rsidR="006B2FF2" w:rsidRPr="00B279FF" w14:paraId="53686295" w14:textId="77777777" w:rsidTr="417B8356">
        <w:trPr>
          <w:trHeight w:val="245"/>
        </w:trPr>
        <w:tc>
          <w:tcPr>
            <w:tcW w:w="6974" w:type="dxa"/>
            <w:hideMark/>
          </w:tcPr>
          <w:p w14:paraId="33C3662C" w14:textId="77777777" w:rsidR="006B2FF2" w:rsidRPr="00B279FF" w:rsidRDefault="006B2FF2" w:rsidP="006B2FF2">
            <w:pPr>
              <w:rPr>
                <w:rFonts w:ascii="Arial" w:hAnsi="Arial" w:cs="Arial"/>
                <w:b/>
                <w:bCs/>
                <w:lang w:val="en-US"/>
              </w:rPr>
            </w:pPr>
            <w:r w:rsidRPr="00B279FF">
              <w:rPr>
                <w:rFonts w:ascii="Arial" w:hAnsi="Arial" w:cs="Arial"/>
                <w:b/>
                <w:bCs/>
              </w:rPr>
              <w:t>NSAA</w:t>
            </w:r>
          </w:p>
        </w:tc>
        <w:tc>
          <w:tcPr>
            <w:tcW w:w="6974" w:type="dxa"/>
            <w:hideMark/>
          </w:tcPr>
          <w:p w14:paraId="6A3376FB" w14:textId="77777777" w:rsidR="006B2FF2" w:rsidRPr="00B279FF" w:rsidRDefault="006B2FF2" w:rsidP="006B2FF2">
            <w:pPr>
              <w:rPr>
                <w:rFonts w:ascii="Arial" w:hAnsi="Arial" w:cs="Arial"/>
                <w:lang w:val="en-US"/>
              </w:rPr>
            </w:pPr>
            <w:r w:rsidRPr="00B279FF">
              <w:rPr>
                <w:rFonts w:ascii="Arial" w:hAnsi="Arial" w:cs="Arial"/>
              </w:rPr>
              <w:t>Non-severe aplastic anemia</w:t>
            </w:r>
          </w:p>
        </w:tc>
      </w:tr>
      <w:tr w:rsidR="00743E17" w:rsidRPr="00B279FF" w14:paraId="518709F2" w14:textId="77777777" w:rsidTr="417B8356">
        <w:trPr>
          <w:trHeight w:val="245"/>
        </w:trPr>
        <w:tc>
          <w:tcPr>
            <w:tcW w:w="6974" w:type="dxa"/>
          </w:tcPr>
          <w:p w14:paraId="7E44CDCC" w14:textId="35C8CBF2" w:rsidR="00743E17" w:rsidRPr="00B279FF" w:rsidRDefault="00743E17" w:rsidP="006B2FF2">
            <w:pPr>
              <w:rPr>
                <w:rFonts w:ascii="Arial" w:hAnsi="Arial" w:cs="Arial"/>
                <w:b/>
                <w:bCs/>
              </w:rPr>
            </w:pPr>
            <w:r>
              <w:rPr>
                <w:rFonts w:ascii="Arial" w:hAnsi="Arial" w:cs="Arial"/>
                <w:b/>
                <w:bCs/>
              </w:rPr>
              <w:t>PI</w:t>
            </w:r>
          </w:p>
        </w:tc>
        <w:tc>
          <w:tcPr>
            <w:tcW w:w="6974" w:type="dxa"/>
          </w:tcPr>
          <w:p w14:paraId="3097FB0E" w14:textId="248838C1" w:rsidR="00743E17" w:rsidRPr="00B279FF" w:rsidRDefault="00743E17" w:rsidP="006B2FF2">
            <w:pPr>
              <w:rPr>
                <w:rFonts w:ascii="Arial" w:hAnsi="Arial" w:cs="Arial"/>
              </w:rPr>
            </w:pPr>
            <w:r>
              <w:rPr>
                <w:rFonts w:ascii="Arial" w:hAnsi="Arial" w:cs="Arial"/>
              </w:rPr>
              <w:t>Principal investigator</w:t>
            </w:r>
          </w:p>
        </w:tc>
      </w:tr>
      <w:tr w:rsidR="006B2FF2" w:rsidRPr="00B279FF" w14:paraId="2A8A496B" w14:textId="77777777" w:rsidTr="417B8356">
        <w:trPr>
          <w:trHeight w:val="245"/>
        </w:trPr>
        <w:tc>
          <w:tcPr>
            <w:tcW w:w="6974" w:type="dxa"/>
            <w:hideMark/>
          </w:tcPr>
          <w:p w14:paraId="669AE171" w14:textId="77777777" w:rsidR="006B2FF2" w:rsidRPr="00B279FF" w:rsidRDefault="006B2FF2" w:rsidP="006B2FF2">
            <w:pPr>
              <w:rPr>
                <w:rFonts w:ascii="Arial" w:hAnsi="Arial" w:cs="Arial"/>
                <w:b/>
                <w:bCs/>
                <w:lang w:val="en-US"/>
              </w:rPr>
            </w:pPr>
            <w:r w:rsidRPr="00B279FF">
              <w:rPr>
                <w:rFonts w:ascii="Arial" w:hAnsi="Arial" w:cs="Arial"/>
                <w:b/>
                <w:bCs/>
              </w:rPr>
              <w:t>PNH</w:t>
            </w:r>
          </w:p>
        </w:tc>
        <w:tc>
          <w:tcPr>
            <w:tcW w:w="6974" w:type="dxa"/>
            <w:hideMark/>
          </w:tcPr>
          <w:p w14:paraId="5EC79ACB" w14:textId="77777777" w:rsidR="006B2FF2" w:rsidRPr="00B279FF" w:rsidRDefault="006B2FF2" w:rsidP="006B2FF2">
            <w:pPr>
              <w:rPr>
                <w:rFonts w:ascii="Arial" w:hAnsi="Arial" w:cs="Arial"/>
                <w:lang w:val="en-US"/>
              </w:rPr>
            </w:pPr>
            <w:r w:rsidRPr="00B279FF">
              <w:rPr>
                <w:rFonts w:ascii="Arial" w:hAnsi="Arial" w:cs="Arial"/>
              </w:rPr>
              <w:t>Paroxysmal nocturnal hemoglobinuria</w:t>
            </w:r>
          </w:p>
        </w:tc>
      </w:tr>
      <w:tr w:rsidR="00A247B9" w:rsidRPr="00B279FF" w14:paraId="350C6C0B" w14:textId="77777777" w:rsidTr="417B8356">
        <w:trPr>
          <w:trHeight w:val="245"/>
        </w:trPr>
        <w:tc>
          <w:tcPr>
            <w:tcW w:w="6974" w:type="dxa"/>
          </w:tcPr>
          <w:p w14:paraId="593A5951" w14:textId="63942676" w:rsidR="00A247B9" w:rsidRPr="00B279FF" w:rsidRDefault="00A247B9" w:rsidP="006B2FF2">
            <w:pPr>
              <w:rPr>
                <w:rFonts w:ascii="Arial" w:hAnsi="Arial" w:cs="Arial"/>
                <w:b/>
                <w:bCs/>
              </w:rPr>
            </w:pPr>
            <w:r>
              <w:rPr>
                <w:rFonts w:ascii="Arial" w:hAnsi="Arial" w:cs="Arial"/>
                <w:b/>
                <w:bCs/>
              </w:rPr>
              <w:t>RBC</w:t>
            </w:r>
          </w:p>
        </w:tc>
        <w:tc>
          <w:tcPr>
            <w:tcW w:w="6974" w:type="dxa"/>
          </w:tcPr>
          <w:p w14:paraId="2E816500" w14:textId="4F1231F4" w:rsidR="00A247B9" w:rsidRPr="00B279FF" w:rsidRDefault="00A247B9" w:rsidP="006B2FF2">
            <w:pPr>
              <w:rPr>
                <w:rFonts w:ascii="Arial" w:hAnsi="Arial" w:cs="Arial"/>
              </w:rPr>
            </w:pPr>
            <w:r>
              <w:rPr>
                <w:rFonts w:ascii="Arial" w:hAnsi="Arial" w:cs="Arial"/>
              </w:rPr>
              <w:t>Red blood cell</w:t>
            </w:r>
          </w:p>
        </w:tc>
      </w:tr>
      <w:tr w:rsidR="006B2FF2" w:rsidRPr="00B279FF" w14:paraId="0FE211CB" w14:textId="77777777" w:rsidTr="417B8356">
        <w:trPr>
          <w:trHeight w:val="245"/>
        </w:trPr>
        <w:tc>
          <w:tcPr>
            <w:tcW w:w="6974" w:type="dxa"/>
            <w:hideMark/>
          </w:tcPr>
          <w:p w14:paraId="162F6863" w14:textId="77777777" w:rsidR="006B2FF2" w:rsidRPr="00B279FF" w:rsidRDefault="006B2FF2" w:rsidP="006B2FF2">
            <w:pPr>
              <w:rPr>
                <w:rFonts w:ascii="Arial" w:hAnsi="Arial" w:cs="Arial"/>
                <w:b/>
                <w:bCs/>
                <w:lang w:val="en-US"/>
              </w:rPr>
            </w:pPr>
            <w:r w:rsidRPr="00B279FF">
              <w:rPr>
                <w:rFonts w:ascii="Arial" w:hAnsi="Arial" w:cs="Arial"/>
                <w:b/>
                <w:bCs/>
              </w:rPr>
              <w:t>SAA</w:t>
            </w:r>
          </w:p>
        </w:tc>
        <w:tc>
          <w:tcPr>
            <w:tcW w:w="6974" w:type="dxa"/>
            <w:hideMark/>
          </w:tcPr>
          <w:p w14:paraId="33C461A0" w14:textId="77777777" w:rsidR="006B2FF2" w:rsidRPr="00B279FF" w:rsidRDefault="006B2FF2" w:rsidP="006B2FF2">
            <w:pPr>
              <w:rPr>
                <w:rFonts w:ascii="Arial" w:hAnsi="Arial" w:cs="Arial"/>
                <w:lang w:val="en-US"/>
              </w:rPr>
            </w:pPr>
            <w:r w:rsidRPr="00B279FF">
              <w:rPr>
                <w:rFonts w:ascii="Arial" w:hAnsi="Arial" w:cs="Arial"/>
              </w:rPr>
              <w:t>Severe aplastic anemia</w:t>
            </w:r>
          </w:p>
        </w:tc>
      </w:tr>
      <w:tr w:rsidR="006B2FF2" w:rsidRPr="00B279FF" w14:paraId="76B4FAA7" w14:textId="77777777" w:rsidTr="417B8356">
        <w:trPr>
          <w:trHeight w:val="245"/>
        </w:trPr>
        <w:tc>
          <w:tcPr>
            <w:tcW w:w="6974" w:type="dxa"/>
            <w:hideMark/>
          </w:tcPr>
          <w:p w14:paraId="6ED143FA" w14:textId="77777777" w:rsidR="006B2FF2" w:rsidRPr="00B279FF" w:rsidRDefault="006B2FF2" w:rsidP="006B2FF2">
            <w:pPr>
              <w:rPr>
                <w:rFonts w:ascii="Arial" w:hAnsi="Arial" w:cs="Arial"/>
                <w:b/>
                <w:bCs/>
                <w:lang w:val="en-US"/>
              </w:rPr>
            </w:pPr>
            <w:r w:rsidRPr="00B279FF">
              <w:rPr>
                <w:rFonts w:ascii="Arial" w:hAnsi="Arial" w:cs="Arial"/>
                <w:b/>
                <w:bCs/>
              </w:rPr>
              <w:t>VSAA</w:t>
            </w:r>
          </w:p>
        </w:tc>
        <w:tc>
          <w:tcPr>
            <w:tcW w:w="6974" w:type="dxa"/>
            <w:hideMark/>
          </w:tcPr>
          <w:p w14:paraId="6D29C69A" w14:textId="77777777" w:rsidR="006B2FF2" w:rsidRPr="00B279FF" w:rsidRDefault="006B2FF2" w:rsidP="006B2FF2">
            <w:pPr>
              <w:rPr>
                <w:rFonts w:ascii="Arial" w:hAnsi="Arial" w:cs="Arial"/>
                <w:lang w:val="en-US"/>
              </w:rPr>
            </w:pPr>
            <w:r w:rsidRPr="00B279FF">
              <w:rPr>
                <w:rFonts w:ascii="Arial" w:hAnsi="Arial" w:cs="Arial"/>
              </w:rPr>
              <w:t>Very severe aplastic anemia</w:t>
            </w:r>
          </w:p>
        </w:tc>
      </w:tr>
      <w:tr w:rsidR="00A247B9" w:rsidRPr="00B279FF" w14:paraId="5860284E" w14:textId="77777777" w:rsidTr="417B8356">
        <w:trPr>
          <w:trHeight w:val="245"/>
        </w:trPr>
        <w:tc>
          <w:tcPr>
            <w:tcW w:w="6974" w:type="dxa"/>
          </w:tcPr>
          <w:p w14:paraId="1C62C752" w14:textId="75C5201D" w:rsidR="00A247B9" w:rsidRPr="00B279FF" w:rsidRDefault="00A247B9" w:rsidP="006B2FF2">
            <w:pPr>
              <w:rPr>
                <w:rFonts w:ascii="Arial" w:hAnsi="Arial" w:cs="Arial"/>
                <w:b/>
                <w:bCs/>
              </w:rPr>
            </w:pPr>
            <w:r>
              <w:rPr>
                <w:rFonts w:ascii="Arial" w:hAnsi="Arial" w:cs="Arial"/>
                <w:b/>
                <w:bCs/>
              </w:rPr>
              <w:t>WBC</w:t>
            </w:r>
          </w:p>
        </w:tc>
        <w:tc>
          <w:tcPr>
            <w:tcW w:w="6974" w:type="dxa"/>
          </w:tcPr>
          <w:p w14:paraId="14854977" w14:textId="4F8FB195" w:rsidR="00A247B9" w:rsidRPr="00B279FF" w:rsidRDefault="00A247B9" w:rsidP="006B2FF2">
            <w:pPr>
              <w:rPr>
                <w:rFonts w:ascii="Arial" w:hAnsi="Arial" w:cs="Arial"/>
              </w:rPr>
            </w:pPr>
            <w:r>
              <w:rPr>
                <w:rFonts w:ascii="Arial" w:hAnsi="Arial" w:cs="Arial"/>
              </w:rPr>
              <w:t>White blood cell</w:t>
            </w:r>
          </w:p>
        </w:tc>
      </w:tr>
      <w:tr w:rsidR="006B2FF2" w:rsidRPr="00B279FF" w14:paraId="432FEBD4" w14:textId="77777777" w:rsidTr="417B8356">
        <w:trPr>
          <w:trHeight w:val="245"/>
        </w:trPr>
        <w:tc>
          <w:tcPr>
            <w:tcW w:w="6974" w:type="dxa"/>
            <w:hideMark/>
          </w:tcPr>
          <w:p w14:paraId="1800CA7D" w14:textId="77777777" w:rsidR="006B2FF2" w:rsidRPr="00B279FF" w:rsidRDefault="006B2FF2" w:rsidP="006B2FF2">
            <w:pPr>
              <w:rPr>
                <w:rFonts w:ascii="Arial" w:hAnsi="Arial" w:cs="Arial"/>
                <w:b/>
                <w:bCs/>
                <w:lang w:val="en-US"/>
              </w:rPr>
            </w:pPr>
            <w:r w:rsidRPr="00B279FF">
              <w:rPr>
                <w:rFonts w:ascii="Arial" w:hAnsi="Arial" w:cs="Arial"/>
                <w:b/>
                <w:bCs/>
              </w:rPr>
              <w:t>WGS</w:t>
            </w:r>
          </w:p>
        </w:tc>
        <w:tc>
          <w:tcPr>
            <w:tcW w:w="6974" w:type="dxa"/>
            <w:hideMark/>
          </w:tcPr>
          <w:p w14:paraId="7164CD96" w14:textId="77777777" w:rsidR="006B2FF2" w:rsidRPr="00B279FF" w:rsidRDefault="006B2FF2" w:rsidP="006B2FF2">
            <w:pPr>
              <w:rPr>
                <w:rFonts w:ascii="Arial" w:hAnsi="Arial" w:cs="Arial"/>
                <w:lang w:val="en-US"/>
              </w:rPr>
            </w:pPr>
            <w:r w:rsidRPr="00B279FF">
              <w:rPr>
                <w:rFonts w:ascii="Arial" w:hAnsi="Arial" w:cs="Arial"/>
              </w:rPr>
              <w:t>Whole genome sequencing</w:t>
            </w:r>
          </w:p>
        </w:tc>
      </w:tr>
      <w:tr w:rsidR="006B2FF2" w:rsidRPr="00B279FF" w14:paraId="5275FC91" w14:textId="77777777" w:rsidTr="417B8356">
        <w:trPr>
          <w:trHeight w:val="245"/>
        </w:trPr>
        <w:tc>
          <w:tcPr>
            <w:tcW w:w="6974" w:type="dxa"/>
            <w:hideMark/>
          </w:tcPr>
          <w:p w14:paraId="2076F311" w14:textId="77777777" w:rsidR="006B2FF2" w:rsidRPr="00B279FF" w:rsidRDefault="006B2FF2" w:rsidP="006B2FF2">
            <w:pPr>
              <w:rPr>
                <w:rFonts w:ascii="Arial" w:hAnsi="Arial" w:cs="Arial"/>
                <w:b/>
                <w:bCs/>
                <w:lang w:val="en-US"/>
              </w:rPr>
            </w:pPr>
            <w:r w:rsidRPr="00B279FF">
              <w:rPr>
                <w:rFonts w:ascii="Arial" w:hAnsi="Arial" w:cs="Arial"/>
                <w:b/>
                <w:bCs/>
              </w:rPr>
              <w:t>XLR</w:t>
            </w:r>
          </w:p>
        </w:tc>
        <w:tc>
          <w:tcPr>
            <w:tcW w:w="6974" w:type="dxa"/>
            <w:hideMark/>
          </w:tcPr>
          <w:p w14:paraId="0E579EDB" w14:textId="77777777" w:rsidR="006B2FF2" w:rsidRPr="00B279FF" w:rsidRDefault="006B2FF2" w:rsidP="006B2FF2">
            <w:pPr>
              <w:rPr>
                <w:rFonts w:ascii="Arial" w:hAnsi="Arial" w:cs="Arial"/>
                <w:lang w:val="en-US"/>
              </w:rPr>
            </w:pPr>
            <w:r w:rsidRPr="00B279FF">
              <w:rPr>
                <w:rFonts w:ascii="Arial" w:hAnsi="Arial" w:cs="Arial"/>
              </w:rPr>
              <w:t>X-linked recessive</w:t>
            </w:r>
          </w:p>
        </w:tc>
      </w:tr>
    </w:tbl>
    <w:p w14:paraId="00BA579D" w14:textId="42895DA1" w:rsidR="4C57DA18" w:rsidRDefault="4C57DA18">
      <w:r>
        <w:br w:type="page"/>
      </w:r>
    </w:p>
    <w:p w14:paraId="00900B73" w14:textId="1981B1F6" w:rsidR="006747C4" w:rsidRPr="00132D0C" w:rsidRDefault="006747C4" w:rsidP="006747C4">
      <w:pPr>
        <w:rPr>
          <w:rFonts w:ascii="Arial" w:hAnsi="Arial" w:cs="Arial"/>
          <w:sz w:val="20"/>
          <w:szCs w:val="20"/>
        </w:rPr>
      </w:pPr>
    </w:p>
    <w:tbl>
      <w:tblPr>
        <w:tblW w:w="14008" w:type="dxa"/>
        <w:tblLook w:val="01E0" w:firstRow="1" w:lastRow="1" w:firstColumn="1" w:lastColumn="1" w:noHBand="0" w:noVBand="0"/>
      </w:tblPr>
      <w:tblGrid>
        <w:gridCol w:w="7732"/>
        <w:gridCol w:w="6276"/>
      </w:tblGrid>
      <w:tr w:rsidR="00871958" w:rsidRPr="006C7FFB" w14:paraId="177F5642" w14:textId="77777777" w:rsidTr="4C57DA18">
        <w:trPr>
          <w:trHeight w:val="92"/>
        </w:trPr>
        <w:tc>
          <w:tcPr>
            <w:tcW w:w="773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BE20199" w14:textId="30C1E52D" w:rsidR="00871958" w:rsidRPr="006C7FFB" w:rsidRDefault="00871958" w:rsidP="005D4BAB">
            <w:pPr>
              <w:contextualSpacing/>
              <w:rPr>
                <w:rFonts w:ascii="Arial" w:eastAsia="Calibri" w:hAnsi="Arial" w:cs="Arial"/>
                <w:b/>
                <w:bCs/>
                <w:lang w:eastAsia="en-GB"/>
              </w:rPr>
            </w:pPr>
            <w:bookmarkStart w:id="0" w:name="_Hlk140502253"/>
            <w:r w:rsidRPr="006C7FFB">
              <w:rPr>
                <w:rFonts w:ascii="Arial" w:eastAsia="Calibri" w:hAnsi="Arial" w:cs="Arial"/>
                <w:b/>
                <w:bCs/>
                <w:lang w:eastAsia="en-GB"/>
              </w:rPr>
              <w:t xml:space="preserve">Chapter: </w:t>
            </w:r>
            <w:r w:rsidR="007646E6">
              <w:rPr>
                <w:rFonts w:ascii="Arial" w:eastAsia="Calibri" w:hAnsi="Arial" w:cs="Arial"/>
                <w:b/>
                <w:bCs/>
                <w:lang w:eastAsia="en-GB"/>
              </w:rPr>
              <w:t>Welcome</w:t>
            </w:r>
          </w:p>
        </w:tc>
        <w:tc>
          <w:tcPr>
            <w:tcW w:w="627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864362E" w14:textId="0C001CBB" w:rsidR="00871958" w:rsidRPr="006C7FFB" w:rsidRDefault="00871958" w:rsidP="005D4BAB">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1" w:name="Welcome"/>
            <w:r w:rsidR="007646E6">
              <w:rPr>
                <w:rFonts w:ascii="Arial" w:eastAsia="Calibri" w:hAnsi="Arial" w:cs="Arial"/>
                <w:b/>
                <w:bCs/>
                <w:lang w:eastAsia="en-GB"/>
              </w:rPr>
              <w:t>Welcome</w:t>
            </w:r>
            <w:bookmarkEnd w:id="1"/>
          </w:p>
        </w:tc>
      </w:tr>
      <w:tr w:rsidR="00871958" w:rsidRPr="006C7FFB" w14:paraId="1B24E153" w14:textId="77777777" w:rsidTr="4C57DA18">
        <w:trPr>
          <w:trHeight w:val="88"/>
        </w:trPr>
        <w:tc>
          <w:tcPr>
            <w:tcW w:w="773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B1CE9C3" w14:textId="77777777" w:rsidR="00871958" w:rsidRPr="006C7FFB" w:rsidRDefault="00871958" w:rsidP="005D4BAB">
            <w:pPr>
              <w:contextualSpacing/>
              <w:rPr>
                <w:rFonts w:ascii="Arial" w:eastAsia="Calibri" w:hAnsi="Arial" w:cs="Arial"/>
                <w:b/>
                <w:lang w:eastAsia="en-GB"/>
              </w:rPr>
            </w:pPr>
            <w:r w:rsidRPr="006C7FFB">
              <w:rPr>
                <w:rFonts w:ascii="Arial" w:eastAsia="Calibri" w:hAnsi="Arial" w:cs="Arial"/>
                <w:b/>
                <w:lang w:eastAsia="en-GB"/>
              </w:rPr>
              <w:t>Text</w:t>
            </w:r>
          </w:p>
        </w:tc>
        <w:tc>
          <w:tcPr>
            <w:tcW w:w="627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F4091C3" w14:textId="77777777" w:rsidR="00871958" w:rsidRPr="006C7FFB" w:rsidRDefault="00871958" w:rsidP="005D4BAB">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871958" w:rsidRPr="006C7FFB" w14:paraId="00E79532" w14:textId="77777777" w:rsidTr="4C57DA18">
        <w:trPr>
          <w:trHeight w:val="875"/>
        </w:trPr>
        <w:tc>
          <w:tcPr>
            <w:tcW w:w="773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0F37B87" w14:textId="77777777" w:rsidR="001D75ED" w:rsidRPr="00C578F0" w:rsidRDefault="001D75ED" w:rsidP="001D75ED">
            <w:pPr>
              <w:contextualSpacing/>
              <w:rPr>
                <w:rFonts w:ascii="Arial" w:eastAsia="Calibri" w:hAnsi="Arial" w:cs="Arial"/>
                <w:bCs/>
                <w:lang w:eastAsia="en-GB"/>
              </w:rPr>
            </w:pPr>
            <w:r w:rsidRPr="00C578F0">
              <w:rPr>
                <w:rFonts w:ascii="Arial" w:eastAsia="Calibri" w:hAnsi="Arial" w:cs="Arial"/>
                <w:bCs/>
                <w:lang w:eastAsia="en-GB"/>
              </w:rPr>
              <w:t>{</w:t>
            </w:r>
            <w:r>
              <w:rPr>
                <w:rFonts w:ascii="Arial" w:eastAsia="Calibri" w:hAnsi="Arial" w:cs="Arial"/>
                <w:bCs/>
                <w:lang w:eastAsia="en-GB"/>
              </w:rPr>
              <w:t>T</w:t>
            </w:r>
            <w:r w:rsidRPr="00C578F0">
              <w:rPr>
                <w:rFonts w:ascii="Arial" w:eastAsia="Calibri" w:hAnsi="Arial" w:cs="Arial"/>
                <w:bCs/>
                <w:lang w:eastAsia="en-GB"/>
              </w:rPr>
              <w:t xml:space="preserve">itle}: </w:t>
            </w:r>
            <w:r w:rsidRPr="00C578F0">
              <w:rPr>
                <w:rFonts w:ascii="Arial" w:eastAsia="Calibri" w:hAnsi="Arial" w:cs="Arial"/>
                <w:b/>
                <w:lang w:eastAsia="en-GB"/>
              </w:rPr>
              <w:t>Welcome</w:t>
            </w:r>
          </w:p>
          <w:p w14:paraId="67D6B6EB" w14:textId="77777777" w:rsidR="001D75ED" w:rsidRDefault="001D75ED" w:rsidP="001D75ED">
            <w:pPr>
              <w:widowControl w:val="0"/>
              <w:adjustRightInd w:val="0"/>
              <w:spacing w:before="20" w:after="40" w:line="240" w:lineRule="auto"/>
              <w:textAlignment w:val="baseline"/>
              <w:rPr>
                <w:rFonts w:ascii="Arial" w:eastAsia="Times New Roman" w:hAnsi="Arial" w:cs="Arial"/>
              </w:rPr>
            </w:pPr>
            <w:r w:rsidRPr="47F04613">
              <w:rPr>
                <w:rFonts w:ascii="Arial" w:eastAsia="Times New Roman" w:hAnsi="Arial" w:cs="Arial"/>
              </w:rPr>
              <w:t>{1} Welcome to this interactive module on the critical role of early diagnosis and timely referrals in Aplastic Anemia (AA). You'll explore why early detection is vital, the barriers to achieving it, and strategies to overcome them. Dive into real-world cases and actionable guidance to enhance your understanding and impact patient outcomes.</w:t>
            </w:r>
          </w:p>
          <w:p w14:paraId="33343D26" w14:textId="77777777" w:rsidR="001D75ED" w:rsidRPr="00C578F0" w:rsidRDefault="001D75ED" w:rsidP="001D75ED">
            <w:pPr>
              <w:widowControl w:val="0"/>
              <w:adjustRightInd w:val="0"/>
              <w:spacing w:before="20" w:after="40" w:line="240" w:lineRule="auto"/>
              <w:textAlignment w:val="baseline"/>
              <w:rPr>
                <w:rFonts w:ascii="Arial" w:eastAsia="Times New Roman" w:hAnsi="Arial" w:cs="Arial"/>
              </w:rPr>
            </w:pPr>
          </w:p>
          <w:p w14:paraId="761AA43B" w14:textId="77777777" w:rsidR="001D75ED" w:rsidRPr="00C578F0" w:rsidRDefault="001D75ED" w:rsidP="001D75ED">
            <w:pPr>
              <w:widowControl w:val="0"/>
              <w:adjustRightInd w:val="0"/>
              <w:spacing w:before="20" w:after="40" w:line="240" w:lineRule="auto"/>
              <w:textAlignment w:val="baseline"/>
              <w:rPr>
                <w:rFonts w:ascii="Arial" w:eastAsia="Times New Roman" w:hAnsi="Arial" w:cs="Arial"/>
              </w:rPr>
            </w:pPr>
            <w:r w:rsidRPr="00C578F0">
              <w:rPr>
                <w:rFonts w:ascii="Arial" w:eastAsia="Times New Roman" w:hAnsi="Arial" w:cs="Arial"/>
              </w:rPr>
              <w:t>{2} This module will take approximately 15 minutes to complete.</w:t>
            </w:r>
          </w:p>
          <w:p w14:paraId="771B6BEF" w14:textId="77777777" w:rsidR="001D75ED" w:rsidRPr="00C578F0" w:rsidRDefault="001D75ED" w:rsidP="001D75ED">
            <w:pPr>
              <w:widowControl w:val="0"/>
              <w:adjustRightInd w:val="0"/>
              <w:spacing w:before="20" w:after="40" w:line="240" w:lineRule="auto"/>
              <w:textAlignment w:val="baseline"/>
              <w:rPr>
                <w:rFonts w:ascii="Arial" w:eastAsia="Times New Roman" w:hAnsi="Arial" w:cs="Arial"/>
              </w:rPr>
            </w:pPr>
            <w:r w:rsidRPr="00C578F0">
              <w:rPr>
                <w:rFonts w:ascii="Arial" w:eastAsia="Times New Roman" w:hAnsi="Arial" w:cs="Arial"/>
              </w:rPr>
              <w:t>When you see an underlined word, hover over it to learn more.</w:t>
            </w:r>
          </w:p>
          <w:p w14:paraId="72089D71" w14:textId="77777777" w:rsidR="001D75ED" w:rsidRPr="00C578F0" w:rsidRDefault="001D75ED" w:rsidP="001D75ED">
            <w:pPr>
              <w:widowControl w:val="0"/>
              <w:adjustRightInd w:val="0"/>
              <w:spacing w:before="20" w:after="40" w:line="240" w:lineRule="auto"/>
              <w:textAlignment w:val="baseline"/>
              <w:rPr>
                <w:rFonts w:ascii="Arial" w:eastAsia="Times New Roman" w:hAnsi="Arial" w:cs="Arial"/>
              </w:rPr>
            </w:pPr>
          </w:p>
          <w:p w14:paraId="70E4EDD0" w14:textId="4F8CEE5D" w:rsidR="00871958" w:rsidRPr="006C7FFB" w:rsidRDefault="001D75ED" w:rsidP="001D75ED">
            <w:pPr>
              <w:widowControl w:val="0"/>
              <w:adjustRightInd w:val="0"/>
              <w:spacing w:before="20" w:after="40" w:line="240" w:lineRule="auto"/>
              <w:textAlignment w:val="baseline"/>
              <w:rPr>
                <w:rFonts w:ascii="Arial" w:eastAsia="Times New Roman" w:hAnsi="Arial" w:cs="Arial"/>
                <w:b/>
              </w:rPr>
            </w:pPr>
            <w:r w:rsidRPr="00C578F0">
              <w:rPr>
                <w:rFonts w:ascii="Arial" w:eastAsia="Calibri" w:hAnsi="Arial" w:cs="Arial"/>
                <w:lang w:eastAsia="en-GB"/>
              </w:rPr>
              <w:t xml:space="preserve">{footer} This activity is supported by an educational grant from </w:t>
            </w:r>
            <w:r>
              <w:rPr>
                <w:rFonts w:ascii="Arial" w:eastAsia="Calibri" w:hAnsi="Arial" w:cs="Arial"/>
                <w:lang w:eastAsia="en-GB"/>
              </w:rPr>
              <w:t>Pfizer</w:t>
            </w:r>
            <w:r w:rsidRPr="00C578F0">
              <w:rPr>
                <w:rFonts w:ascii="Arial" w:eastAsia="Calibri" w:hAnsi="Arial" w:cs="Arial"/>
                <w:lang w:eastAsia="en-GB"/>
              </w:rPr>
              <w:t>. The funder has had no input into the content.</w:t>
            </w:r>
          </w:p>
        </w:tc>
        <w:tc>
          <w:tcPr>
            <w:tcW w:w="6275"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9843B67" w14:textId="1A26981E" w:rsidR="00871958" w:rsidRPr="006C7FFB" w:rsidRDefault="001023B8" w:rsidP="005D4BAB">
            <w:pPr>
              <w:contextualSpacing/>
              <w:rPr>
                <w:rFonts w:ascii="Arial" w:eastAsia="Calibri" w:hAnsi="Arial" w:cs="Arial"/>
                <w:bCs/>
                <w:lang w:eastAsia="en-GB"/>
              </w:rPr>
            </w:pPr>
            <w:r>
              <w:rPr>
                <w:rFonts w:ascii="Arial" w:eastAsia="Calibri" w:hAnsi="Arial" w:cs="Arial"/>
                <w:bCs/>
                <w:lang w:eastAsia="en-GB"/>
              </w:rPr>
              <w:t>[AA 2024 branding]</w:t>
            </w:r>
          </w:p>
        </w:tc>
      </w:tr>
      <w:tr w:rsidR="00871958" w:rsidRPr="006C7FFB" w14:paraId="49515DDD"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F534A2C" w14:textId="77777777" w:rsidR="00871958" w:rsidRPr="006C7FFB" w:rsidRDefault="00871958" w:rsidP="005D4BAB">
            <w:pPr>
              <w:contextualSpacing/>
              <w:rPr>
                <w:rFonts w:ascii="Arial" w:eastAsia="Calibri" w:hAnsi="Arial" w:cs="Arial"/>
                <w:b/>
                <w:lang w:eastAsia="en-GB"/>
              </w:rPr>
            </w:pPr>
            <w:r w:rsidRPr="006C7FFB">
              <w:rPr>
                <w:rFonts w:ascii="Arial" w:eastAsia="Calibri" w:hAnsi="Arial" w:cs="Arial"/>
                <w:b/>
                <w:lang w:eastAsia="en-GB"/>
              </w:rPr>
              <w:t>Visual details</w:t>
            </w:r>
          </w:p>
        </w:tc>
      </w:tr>
      <w:tr w:rsidR="00871958" w:rsidRPr="006C7FFB" w14:paraId="55925E1A"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18AD175" w14:textId="5EC03CAB" w:rsidR="00871958" w:rsidRPr="006C7FFB" w:rsidRDefault="005824AB" w:rsidP="005D4BAB">
            <w:pPr>
              <w:contextualSpacing/>
              <w:rPr>
                <w:rFonts w:ascii="Arial" w:eastAsia="Times New Roman" w:hAnsi="Arial" w:cs="Arial"/>
                <w:bCs/>
              </w:rPr>
            </w:pPr>
            <w:r>
              <w:rPr>
                <w:rFonts w:ascii="Arial" w:eastAsia="Times New Roman" w:hAnsi="Arial" w:cs="Arial"/>
                <w:bCs/>
              </w:rPr>
              <w:t>N/A</w:t>
            </w:r>
          </w:p>
        </w:tc>
      </w:tr>
      <w:tr w:rsidR="00871958" w:rsidRPr="006C7FFB" w14:paraId="51204D6D" w14:textId="77777777" w:rsidTr="4C57DA18">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B30FB29" w14:textId="77777777" w:rsidR="00871958" w:rsidRPr="006C7FFB" w:rsidRDefault="00871958" w:rsidP="005D4BAB">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871958" w:rsidRPr="006C7FFB" w14:paraId="4B7EF8FA"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F47406A" w14:textId="4717151A" w:rsidR="00871958" w:rsidRPr="006C7FFB" w:rsidRDefault="005824AB" w:rsidP="005D4BAB">
            <w:pPr>
              <w:contextualSpacing/>
              <w:rPr>
                <w:rFonts w:ascii="Arial" w:eastAsia="Calibri" w:hAnsi="Arial" w:cs="Arial"/>
                <w:bCs/>
                <w:lang w:eastAsia="en-GB"/>
              </w:rPr>
            </w:pPr>
            <w:r>
              <w:rPr>
                <w:rFonts w:ascii="Arial" w:eastAsia="Times New Roman" w:hAnsi="Arial" w:cs="Arial"/>
                <w:bCs/>
              </w:rPr>
              <w:t>N/A</w:t>
            </w:r>
          </w:p>
        </w:tc>
      </w:tr>
      <w:tr w:rsidR="00871958" w:rsidRPr="006C7FFB" w14:paraId="7DDCC6AB"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12259D2" w14:textId="77777777" w:rsidR="00871958" w:rsidRPr="006C7FFB" w:rsidRDefault="00871958" w:rsidP="005D4BAB">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871958" w:rsidRPr="006C7FFB" w14:paraId="3FE246D4"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19BE9837" w14:textId="5B916CB9" w:rsidR="00871958" w:rsidRPr="006C7FFB" w:rsidRDefault="005824AB" w:rsidP="005D4BAB">
            <w:pPr>
              <w:contextualSpacing/>
              <w:rPr>
                <w:rFonts w:ascii="Arial" w:eastAsia="Calibri" w:hAnsi="Arial" w:cs="Arial"/>
                <w:bCs/>
                <w:lang w:eastAsia="en-GB"/>
              </w:rPr>
            </w:pPr>
            <w:r>
              <w:rPr>
                <w:rFonts w:ascii="Arial" w:eastAsia="Times New Roman" w:hAnsi="Arial" w:cs="Arial"/>
                <w:bCs/>
              </w:rPr>
              <w:t>N/A</w:t>
            </w:r>
          </w:p>
        </w:tc>
      </w:tr>
      <w:tr w:rsidR="00871958" w:rsidRPr="006C7FFB" w14:paraId="0A1F9FE1"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6C40C7A" w14:textId="77777777" w:rsidR="00871958" w:rsidRPr="006C7FFB" w:rsidRDefault="00871958" w:rsidP="005D4BAB">
            <w:pPr>
              <w:contextualSpacing/>
              <w:rPr>
                <w:rFonts w:ascii="Arial" w:eastAsia="Calibri" w:hAnsi="Arial" w:cs="Arial"/>
                <w:b/>
                <w:lang w:eastAsia="en-GB"/>
              </w:rPr>
            </w:pPr>
            <w:r w:rsidRPr="006C7FFB">
              <w:rPr>
                <w:rFonts w:ascii="Arial" w:eastAsia="Calibri" w:hAnsi="Arial" w:cs="Arial"/>
                <w:b/>
                <w:lang w:eastAsia="en-GB"/>
              </w:rPr>
              <w:t>Notes/Settings</w:t>
            </w:r>
          </w:p>
        </w:tc>
      </w:tr>
      <w:tr w:rsidR="001A2CC3" w:rsidRPr="006C7FFB" w14:paraId="4E1002DD" w14:textId="77777777" w:rsidTr="4C57DA18">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00BB68C" w14:textId="77777777" w:rsidR="001023B8" w:rsidRDefault="001023B8" w:rsidP="001023B8">
            <w:pPr>
              <w:contextualSpacing/>
              <w:rPr>
                <w:rFonts w:ascii="Arial" w:hAnsi="Arial" w:cs="Arial"/>
                <w:bCs/>
              </w:rPr>
            </w:pPr>
            <w:r w:rsidRPr="00E55B69">
              <w:rPr>
                <w:rFonts w:ascii="Arial" w:hAnsi="Arial" w:cs="Arial"/>
                <w:bCs/>
              </w:rPr>
              <w:t xml:space="preserve">Please </w:t>
            </w:r>
            <w:r w:rsidRPr="00E55B69">
              <w:rPr>
                <w:rFonts w:ascii="Arial" w:hAnsi="Arial" w:cs="Arial"/>
                <w:b/>
              </w:rPr>
              <w:t>do not</w:t>
            </w:r>
            <w:r w:rsidRPr="00E55B69">
              <w:rPr>
                <w:rFonts w:ascii="Arial" w:hAnsi="Arial" w:cs="Arial"/>
                <w:bCs/>
              </w:rPr>
              <w:t xml:space="preserve"> show learning objective number</w:t>
            </w:r>
          </w:p>
          <w:p w14:paraId="7A45425E" w14:textId="2C66C72B" w:rsidR="001A2CC3" w:rsidRPr="006C7FFB" w:rsidRDefault="001023B8" w:rsidP="001023B8">
            <w:pPr>
              <w:spacing w:after="0" w:line="240" w:lineRule="auto"/>
              <w:contextualSpacing/>
              <w:rPr>
                <w:rFonts w:ascii="Arial" w:eastAsia="Calibri" w:hAnsi="Arial" w:cs="Arial"/>
                <w:bCs/>
                <w:lang w:eastAsia="en-GB"/>
              </w:rPr>
            </w:pPr>
            <w:r>
              <w:rPr>
                <w:rFonts w:ascii="Arial" w:eastAsia="Calibri" w:hAnsi="Arial" w:cs="Arial"/>
                <w:bCs/>
                <w:lang w:eastAsia="en-GB"/>
              </w:rPr>
              <w:t>Please add the branding as a header if possible</w:t>
            </w:r>
          </w:p>
        </w:tc>
      </w:tr>
      <w:bookmarkEnd w:id="0"/>
    </w:tbl>
    <w:p w14:paraId="19432626" w14:textId="550A3EED" w:rsidR="4C57DA18" w:rsidRDefault="4C57DA18">
      <w:r>
        <w:br w:type="page"/>
      </w:r>
    </w:p>
    <w:p w14:paraId="165E1894" w14:textId="0D0D7173" w:rsidR="00AC580E" w:rsidRPr="00132D0C" w:rsidRDefault="00AC580E" w:rsidP="006747C4">
      <w:pPr>
        <w:rPr>
          <w:rFonts w:ascii="Arial" w:hAnsi="Arial" w:cs="Arial"/>
          <w:sz w:val="20"/>
          <w:szCs w:val="20"/>
        </w:rPr>
      </w:pPr>
    </w:p>
    <w:tbl>
      <w:tblPr>
        <w:tblW w:w="14008" w:type="dxa"/>
        <w:tblLook w:val="01E0" w:firstRow="1" w:lastRow="1" w:firstColumn="1" w:lastColumn="1" w:noHBand="0" w:noVBand="0"/>
      </w:tblPr>
      <w:tblGrid>
        <w:gridCol w:w="7732"/>
        <w:gridCol w:w="6276"/>
      </w:tblGrid>
      <w:tr w:rsidR="00283228" w:rsidRPr="006C7FFB" w14:paraId="73428FF8" w14:textId="77777777" w:rsidTr="4C57DA18">
        <w:trPr>
          <w:trHeight w:val="92"/>
        </w:trPr>
        <w:tc>
          <w:tcPr>
            <w:tcW w:w="773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52B3DEF" w14:textId="0C659315" w:rsidR="00283228" w:rsidRPr="006C7FFB" w:rsidRDefault="00283228" w:rsidP="005D4BAB">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sidR="00807728">
              <w:rPr>
                <w:rFonts w:ascii="Arial" w:eastAsia="Calibri" w:hAnsi="Arial" w:cs="Arial"/>
                <w:b/>
                <w:bCs/>
                <w:lang w:eastAsia="en-GB"/>
              </w:rPr>
              <w:t>Meet the expert</w:t>
            </w:r>
          </w:p>
        </w:tc>
        <w:tc>
          <w:tcPr>
            <w:tcW w:w="627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6F3D517" w14:textId="127800A1" w:rsidR="00283228" w:rsidRPr="006C7FFB" w:rsidRDefault="00283228" w:rsidP="005D4BAB">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2" w:name="Meettheexpert"/>
            <w:r w:rsidR="00807728">
              <w:rPr>
                <w:rFonts w:ascii="Arial" w:eastAsia="Calibri" w:hAnsi="Arial" w:cs="Arial"/>
                <w:b/>
                <w:bCs/>
                <w:lang w:eastAsia="en-GB"/>
              </w:rPr>
              <w:t>Meet the expert</w:t>
            </w:r>
            <w:bookmarkEnd w:id="2"/>
          </w:p>
        </w:tc>
      </w:tr>
      <w:tr w:rsidR="00283228" w:rsidRPr="006C7FFB" w14:paraId="3FBD7E80" w14:textId="77777777" w:rsidTr="4C57DA18">
        <w:trPr>
          <w:trHeight w:val="88"/>
        </w:trPr>
        <w:tc>
          <w:tcPr>
            <w:tcW w:w="773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B9A1B46" w14:textId="77777777" w:rsidR="00283228" w:rsidRPr="006C7FFB" w:rsidRDefault="00283228" w:rsidP="005D4BAB">
            <w:pPr>
              <w:contextualSpacing/>
              <w:rPr>
                <w:rFonts w:ascii="Arial" w:eastAsia="Calibri" w:hAnsi="Arial" w:cs="Arial"/>
                <w:b/>
                <w:lang w:eastAsia="en-GB"/>
              </w:rPr>
            </w:pPr>
            <w:r w:rsidRPr="006C7FFB">
              <w:rPr>
                <w:rFonts w:ascii="Arial" w:eastAsia="Calibri" w:hAnsi="Arial" w:cs="Arial"/>
                <w:b/>
                <w:lang w:eastAsia="en-GB"/>
              </w:rPr>
              <w:t>Text</w:t>
            </w:r>
          </w:p>
        </w:tc>
        <w:tc>
          <w:tcPr>
            <w:tcW w:w="627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21521C6" w14:textId="5E821B1F" w:rsidR="00283228" w:rsidRPr="006C7FFB" w:rsidRDefault="00341BBC" w:rsidP="005D4BAB">
            <w:pPr>
              <w:contextualSpacing/>
              <w:rPr>
                <w:rFonts w:ascii="Arial" w:eastAsia="Calibri" w:hAnsi="Arial" w:cs="Arial"/>
                <w:b/>
                <w:bCs/>
                <w:lang w:eastAsia="en-GB"/>
              </w:rPr>
            </w:pPr>
            <w:r w:rsidRPr="006C7FFB">
              <w:rPr>
                <w:rFonts w:ascii="Arial" w:eastAsia="Calibri" w:hAnsi="Arial" w:cs="Arial"/>
                <w:b/>
                <w:bCs/>
                <w:lang w:eastAsia="en-GB"/>
              </w:rPr>
              <w:t>Graphic/Animation/</w:t>
            </w:r>
            <w:commentRangeStart w:id="3"/>
            <w:r w:rsidRPr="006C7FFB">
              <w:rPr>
                <w:rFonts w:ascii="Arial" w:eastAsia="Calibri" w:hAnsi="Arial" w:cs="Arial"/>
                <w:b/>
                <w:bCs/>
                <w:lang w:eastAsia="en-GB"/>
              </w:rPr>
              <w:t>Video</w:t>
            </w:r>
            <w:commentRangeEnd w:id="3"/>
            <w:r>
              <w:rPr>
                <w:rStyle w:val="CommentReference"/>
              </w:rPr>
              <w:commentReference w:id="3"/>
            </w:r>
          </w:p>
        </w:tc>
      </w:tr>
      <w:tr w:rsidR="00283228" w:rsidRPr="006C7FFB" w14:paraId="6B6BD5E3" w14:textId="77777777" w:rsidTr="4C57DA18">
        <w:trPr>
          <w:trHeight w:val="875"/>
        </w:trPr>
        <w:tc>
          <w:tcPr>
            <w:tcW w:w="773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3A03A1B" w14:textId="77777777" w:rsidR="00961580" w:rsidRDefault="00961580" w:rsidP="00961580">
            <w:pPr>
              <w:contextualSpacing/>
              <w:rPr>
                <w:rFonts w:ascii="Arial" w:eastAsia="Calibri" w:hAnsi="Arial" w:cs="Arial"/>
                <w:bCs/>
                <w:lang w:eastAsia="en-GB"/>
              </w:rPr>
            </w:pPr>
            <w:r w:rsidRPr="00C578F0">
              <w:rPr>
                <w:rFonts w:ascii="Arial" w:eastAsia="Calibri" w:hAnsi="Arial" w:cs="Arial"/>
                <w:bCs/>
                <w:lang w:eastAsia="en-GB"/>
              </w:rPr>
              <w:t>{</w:t>
            </w:r>
            <w:r>
              <w:rPr>
                <w:rFonts w:ascii="Arial" w:eastAsia="Calibri" w:hAnsi="Arial" w:cs="Arial"/>
                <w:bCs/>
                <w:lang w:eastAsia="en-GB"/>
              </w:rPr>
              <w:t>T</w:t>
            </w:r>
            <w:r w:rsidRPr="00C578F0">
              <w:rPr>
                <w:rFonts w:ascii="Arial" w:eastAsia="Calibri" w:hAnsi="Arial" w:cs="Arial"/>
                <w:bCs/>
                <w:lang w:eastAsia="en-GB"/>
              </w:rPr>
              <w:t xml:space="preserve">itle}: </w:t>
            </w:r>
            <w:r w:rsidRPr="006E5E0C">
              <w:rPr>
                <w:rFonts w:ascii="Arial" w:eastAsia="Calibri" w:hAnsi="Arial" w:cs="Arial"/>
                <w:bCs/>
                <w:lang w:eastAsia="en-GB"/>
              </w:rPr>
              <w:t>Meet the expert</w:t>
            </w:r>
          </w:p>
          <w:p w14:paraId="24E1F9D3" w14:textId="1373529D" w:rsidR="00961580" w:rsidRPr="00C578F0" w:rsidRDefault="00961580" w:rsidP="00961580">
            <w:pPr>
              <w:contextualSpacing/>
              <w:rPr>
                <w:rFonts w:ascii="Arial" w:eastAsia="Calibri" w:hAnsi="Arial" w:cs="Arial"/>
                <w:lang w:eastAsia="en-GB"/>
              </w:rPr>
            </w:pPr>
            <w:r w:rsidRPr="47F04613">
              <w:rPr>
                <w:rFonts w:ascii="Arial" w:eastAsia="Calibri" w:hAnsi="Arial" w:cs="Arial"/>
                <w:lang w:eastAsia="en-GB"/>
              </w:rPr>
              <w:t>{Balloon Title}:</w:t>
            </w:r>
            <w:r w:rsidRPr="47F04613">
              <w:rPr>
                <w:rFonts w:ascii="Arial" w:eastAsia="Calibri" w:hAnsi="Arial" w:cs="Arial"/>
                <w:b/>
                <w:bCs/>
                <w:lang w:eastAsia="en-GB"/>
              </w:rPr>
              <w:t xml:space="preserve"> </w:t>
            </w:r>
            <w:r w:rsidRPr="0030660B">
              <w:rPr>
                <w:rFonts w:ascii="Arial" w:eastAsia="Calibri" w:hAnsi="Arial" w:cs="Arial"/>
                <w:b/>
                <w:bCs/>
                <w:lang w:eastAsia="en-GB"/>
              </w:rPr>
              <w:t>Dr</w:t>
            </w:r>
            <w:r w:rsidR="001C3FB1">
              <w:rPr>
                <w:rFonts w:ascii="Arial" w:eastAsia="Calibri" w:hAnsi="Arial" w:cs="Arial"/>
                <w:b/>
                <w:bCs/>
                <w:lang w:eastAsia="en-GB"/>
              </w:rPr>
              <w:t>.</w:t>
            </w:r>
            <w:r w:rsidRPr="0030660B">
              <w:rPr>
                <w:rFonts w:ascii="Arial" w:eastAsia="Calibri" w:hAnsi="Arial" w:cs="Arial"/>
                <w:b/>
                <w:bCs/>
                <w:lang w:eastAsia="en-GB"/>
              </w:rPr>
              <w:t xml:space="preserve"> Morag Griffin</w:t>
            </w:r>
          </w:p>
          <w:p w14:paraId="0C39C93B" w14:textId="0CE1FF76" w:rsidR="00961580" w:rsidRDefault="00961580" w:rsidP="00961580">
            <w:pPr>
              <w:contextualSpacing/>
              <w:rPr>
                <w:rFonts w:ascii="Arial" w:eastAsia="Calibri" w:hAnsi="Arial" w:cs="Arial"/>
                <w:lang w:eastAsia="en-GB"/>
              </w:rPr>
            </w:pPr>
            <w:r w:rsidRPr="4C57DA18">
              <w:rPr>
                <w:rFonts w:ascii="Arial" w:eastAsia="Calibri" w:hAnsi="Arial" w:cs="Arial"/>
                <w:lang w:eastAsia="en-GB"/>
              </w:rPr>
              <w:t xml:space="preserve">{Balloon text 1}: </w:t>
            </w:r>
            <w:r w:rsidR="00B853A7">
              <w:rPr>
                <w:rFonts w:ascii="Arial" w:eastAsia="Calibri" w:hAnsi="Arial" w:cs="Arial"/>
                <w:lang w:eastAsia="en-GB"/>
              </w:rPr>
              <w:t xml:space="preserve">Consultant in Hematology, </w:t>
            </w:r>
            <w:r w:rsidRPr="4C57DA18">
              <w:rPr>
                <w:rFonts w:ascii="Arial" w:eastAsia="Calibri" w:hAnsi="Arial" w:cs="Arial"/>
                <w:lang w:eastAsia="en-GB"/>
              </w:rPr>
              <w:t>St. James University Teaching Hospital, Leeds Teaching Hospitals NHS Trust, Leeds, UK</w:t>
            </w:r>
          </w:p>
          <w:p w14:paraId="63946803" w14:textId="77777777" w:rsidR="00D433A6" w:rsidRDefault="00961580" w:rsidP="00D433A6">
            <w:pPr>
              <w:contextualSpacing/>
              <w:rPr>
                <w:rFonts w:ascii="Arial" w:eastAsia="Calibri" w:hAnsi="Arial" w:cs="Arial"/>
                <w:lang w:val="en-GB" w:eastAsia="en-GB"/>
              </w:rPr>
            </w:pPr>
            <w:r w:rsidRPr="47F04613">
              <w:rPr>
                <w:rFonts w:ascii="Arial" w:eastAsia="Calibri" w:hAnsi="Arial" w:cs="Arial"/>
                <w:lang w:eastAsia="en-GB"/>
              </w:rPr>
              <w:t>{Balloon text</w:t>
            </w:r>
            <w:r>
              <w:rPr>
                <w:rFonts w:ascii="Arial" w:eastAsia="Calibri" w:hAnsi="Arial" w:cs="Arial"/>
                <w:lang w:eastAsia="en-GB"/>
              </w:rPr>
              <w:t xml:space="preserve"> 2</w:t>
            </w:r>
            <w:r w:rsidRPr="47F04613">
              <w:rPr>
                <w:rFonts w:ascii="Arial" w:eastAsia="Calibri" w:hAnsi="Arial" w:cs="Arial"/>
                <w:lang w:eastAsia="en-GB"/>
              </w:rPr>
              <w:t xml:space="preserve">}: </w:t>
            </w:r>
            <w:r w:rsidR="00D433A6" w:rsidRPr="00D433A6">
              <w:rPr>
                <w:rFonts w:ascii="Arial" w:eastAsia="Calibri" w:hAnsi="Arial" w:cs="Arial"/>
                <w:lang w:val="en-GB" w:eastAsia="en-GB"/>
              </w:rPr>
              <w:t xml:space="preserve">Dr. Morag Griffin is a joint clinical lead of the aplastic anemia and PNH service in Leeds (UK). She is also a clinical adviser to the Aplastic Anaemia Trust (UK) and a Member of the International </w:t>
            </w:r>
            <w:r w:rsidR="00D433A6" w:rsidRPr="00D433A6">
              <w:rPr>
                <w:rFonts w:ascii="Arial" w:eastAsia="Calibri" w:hAnsi="Arial" w:cs="Arial"/>
                <w:highlight w:val="yellow"/>
                <w:lang w:val="en-GB" w:eastAsia="en-GB"/>
              </w:rPr>
              <w:t>PNH</w:t>
            </w:r>
            <w:r w:rsidR="00D433A6" w:rsidRPr="00D433A6">
              <w:rPr>
                <w:rFonts w:ascii="Arial" w:eastAsia="Calibri" w:hAnsi="Arial" w:cs="Arial"/>
                <w:lang w:val="en-GB" w:eastAsia="en-GB"/>
              </w:rPr>
              <w:t xml:space="preserve"> Interest Group (IPIG) and Severe Aplastic Anemia Working Party (SAAWP).</w:t>
            </w:r>
          </w:p>
          <w:p w14:paraId="650C865D" w14:textId="77777777" w:rsidR="00D433A6" w:rsidRPr="00D433A6" w:rsidRDefault="00D433A6" w:rsidP="00D433A6">
            <w:pPr>
              <w:contextualSpacing/>
              <w:rPr>
                <w:rFonts w:ascii="Arial" w:eastAsia="Calibri" w:hAnsi="Arial" w:cs="Arial"/>
                <w:lang w:val="en-GB" w:eastAsia="en-GB"/>
              </w:rPr>
            </w:pPr>
          </w:p>
          <w:p w14:paraId="4F672BDB" w14:textId="77777777" w:rsidR="00D433A6" w:rsidRDefault="00D433A6" w:rsidP="00D433A6">
            <w:pPr>
              <w:contextualSpacing/>
              <w:rPr>
                <w:rFonts w:ascii="Arial" w:eastAsia="Calibri" w:hAnsi="Arial" w:cs="Arial"/>
                <w:lang w:val="en-GB" w:eastAsia="en-GB"/>
              </w:rPr>
            </w:pPr>
            <w:r w:rsidRPr="00D433A6">
              <w:rPr>
                <w:rFonts w:ascii="Arial" w:eastAsia="Calibri" w:hAnsi="Arial" w:cs="Arial"/>
                <w:lang w:val="en-GB" w:eastAsia="en-GB"/>
              </w:rPr>
              <w:t xml:space="preserve">Dr. Griffin qualified in 2006 from Dundee University. She completed her hematology training in Sheffield and was awarded an MSc in medical leadership at the same time. </w:t>
            </w:r>
          </w:p>
          <w:p w14:paraId="7FD78B81" w14:textId="77777777" w:rsidR="00D433A6" w:rsidRPr="00D433A6" w:rsidRDefault="00D433A6" w:rsidP="00D433A6">
            <w:pPr>
              <w:contextualSpacing/>
              <w:rPr>
                <w:rFonts w:ascii="Arial" w:eastAsia="Calibri" w:hAnsi="Arial" w:cs="Arial"/>
                <w:lang w:val="en-GB" w:eastAsia="en-GB"/>
              </w:rPr>
            </w:pPr>
          </w:p>
          <w:p w14:paraId="440A588F" w14:textId="77777777" w:rsidR="00D433A6" w:rsidRPr="00D433A6" w:rsidRDefault="00D433A6" w:rsidP="00D433A6">
            <w:pPr>
              <w:contextualSpacing/>
              <w:rPr>
                <w:rFonts w:ascii="Arial" w:eastAsia="Calibri" w:hAnsi="Arial" w:cs="Arial"/>
                <w:lang w:val="en-GB" w:eastAsia="en-GB"/>
              </w:rPr>
            </w:pPr>
            <w:r w:rsidRPr="00D433A6">
              <w:rPr>
                <w:rFonts w:ascii="Arial" w:eastAsia="Calibri" w:hAnsi="Arial" w:cs="Arial"/>
                <w:lang w:val="en-GB" w:eastAsia="en-GB"/>
              </w:rPr>
              <w:t xml:space="preserve">Dr. Griffin is active in clinical trials and has completed the </w:t>
            </w:r>
            <w:r w:rsidRPr="00D433A6">
              <w:rPr>
                <w:rFonts w:ascii="Arial" w:eastAsia="Calibri" w:hAnsi="Arial" w:cs="Arial"/>
                <w:highlight w:val="yellow"/>
                <w:lang w:val="en-GB" w:eastAsia="en-GB"/>
              </w:rPr>
              <w:t>EHA</w:t>
            </w:r>
            <w:r w:rsidRPr="00D433A6">
              <w:rPr>
                <w:rFonts w:ascii="Arial" w:eastAsia="Calibri" w:hAnsi="Arial" w:cs="Arial"/>
                <w:lang w:val="en-GB" w:eastAsia="en-GB"/>
              </w:rPr>
              <w:t xml:space="preserve"> Clinical Research Training in Hematology (CRTH) program, serving as </w:t>
            </w:r>
            <w:r w:rsidRPr="00D433A6">
              <w:rPr>
                <w:rFonts w:ascii="Arial" w:eastAsia="Calibri" w:hAnsi="Arial" w:cs="Arial"/>
                <w:highlight w:val="yellow"/>
                <w:lang w:val="en-GB" w:eastAsia="en-GB"/>
              </w:rPr>
              <w:t>CI</w:t>
            </w:r>
            <w:r w:rsidRPr="00D433A6">
              <w:rPr>
                <w:rFonts w:ascii="Arial" w:eastAsia="Calibri" w:hAnsi="Arial" w:cs="Arial"/>
                <w:lang w:val="en-GB" w:eastAsia="en-GB"/>
              </w:rPr>
              <w:t xml:space="preserve"> and </w:t>
            </w:r>
            <w:r w:rsidRPr="00D433A6">
              <w:rPr>
                <w:rFonts w:ascii="Arial" w:eastAsia="Calibri" w:hAnsi="Arial" w:cs="Arial"/>
                <w:highlight w:val="yellow"/>
                <w:lang w:val="en-GB" w:eastAsia="en-GB"/>
              </w:rPr>
              <w:t>PI</w:t>
            </w:r>
            <w:r w:rsidRPr="00D433A6">
              <w:rPr>
                <w:rFonts w:ascii="Arial" w:eastAsia="Calibri" w:hAnsi="Arial" w:cs="Arial"/>
                <w:lang w:val="en-GB" w:eastAsia="en-GB"/>
              </w:rPr>
              <w:t xml:space="preserve"> for phase 1-3 trials in aplastic anemia and </w:t>
            </w:r>
            <w:r w:rsidRPr="00D433A6">
              <w:rPr>
                <w:rFonts w:ascii="Arial" w:eastAsia="Calibri" w:hAnsi="Arial" w:cs="Arial"/>
                <w:highlight w:val="yellow"/>
                <w:lang w:val="en-GB" w:eastAsia="en-GB"/>
              </w:rPr>
              <w:t>PNH</w:t>
            </w:r>
            <w:r w:rsidRPr="00D433A6">
              <w:rPr>
                <w:rFonts w:ascii="Arial" w:eastAsia="Calibri" w:hAnsi="Arial" w:cs="Arial"/>
                <w:lang w:val="en-GB" w:eastAsia="en-GB"/>
              </w:rPr>
              <w:t>.</w:t>
            </w:r>
          </w:p>
          <w:p w14:paraId="41B2DBF0" w14:textId="5BF44448" w:rsidR="00961580" w:rsidRPr="00F23087" w:rsidRDefault="00961580" w:rsidP="00961580">
            <w:pPr>
              <w:widowControl w:val="0"/>
              <w:adjustRightInd w:val="0"/>
              <w:spacing w:before="20" w:after="40" w:line="240" w:lineRule="auto"/>
              <w:textAlignment w:val="baseline"/>
              <w:rPr>
                <w:rFonts w:ascii="Arial" w:eastAsia="Times New Roman" w:hAnsi="Arial" w:cs="Arial"/>
                <w:bCs/>
              </w:rPr>
            </w:pPr>
          </w:p>
          <w:p w14:paraId="05AC4ECC" w14:textId="77777777" w:rsidR="00961580" w:rsidRDefault="00961580" w:rsidP="00961580">
            <w:pPr>
              <w:widowControl w:val="0"/>
              <w:adjustRightInd w:val="0"/>
              <w:spacing w:before="20" w:after="40" w:line="240" w:lineRule="auto"/>
              <w:textAlignment w:val="baseline"/>
              <w:rPr>
                <w:rFonts w:ascii="Arial" w:eastAsia="Times New Roman" w:hAnsi="Arial" w:cs="Arial"/>
                <w:b/>
              </w:rPr>
            </w:pPr>
            <w:r w:rsidRPr="00F23087">
              <w:rPr>
                <w:rFonts w:ascii="Arial" w:eastAsia="Times New Roman" w:hAnsi="Arial" w:cs="Arial"/>
                <w:bCs/>
              </w:rPr>
              <w:t>{</w:t>
            </w:r>
            <w:r>
              <w:rPr>
                <w:rFonts w:ascii="Arial" w:eastAsia="Times New Roman" w:hAnsi="Arial" w:cs="Arial"/>
                <w:bCs/>
              </w:rPr>
              <w:t>Button 1 label</w:t>
            </w:r>
            <w:r w:rsidRPr="00F23087">
              <w:rPr>
                <w:rFonts w:ascii="Arial" w:eastAsia="Times New Roman" w:hAnsi="Arial" w:cs="Arial"/>
                <w:bCs/>
              </w:rPr>
              <w:t xml:space="preserve">} </w:t>
            </w:r>
            <w:r w:rsidRPr="000B7120">
              <w:rPr>
                <w:rFonts w:ascii="Arial" w:eastAsia="Times New Roman" w:hAnsi="Arial" w:cs="Arial"/>
                <w:bCs/>
              </w:rPr>
              <w:t>Disclosures</w:t>
            </w:r>
          </w:p>
          <w:p w14:paraId="3E579BF6" w14:textId="77777777" w:rsidR="00961580" w:rsidRPr="00436E03" w:rsidRDefault="00961580" w:rsidP="00961580">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{Button 1 text} </w:t>
            </w:r>
            <w:r w:rsidRPr="00D36499">
              <w:rPr>
                <w:rFonts w:ascii="Arial" w:eastAsia="Times New Roman" w:hAnsi="Arial" w:cs="Arial"/>
                <w:b/>
              </w:rPr>
              <w:t>Consult</w:t>
            </w:r>
            <w:r>
              <w:rPr>
                <w:rFonts w:ascii="Arial" w:eastAsia="Times New Roman" w:hAnsi="Arial" w:cs="Arial"/>
                <w:b/>
              </w:rPr>
              <w:t>ing</w:t>
            </w:r>
            <w:r w:rsidRPr="00D36499">
              <w:rPr>
                <w:rFonts w:ascii="Arial" w:eastAsia="Times New Roman" w:hAnsi="Arial" w:cs="Arial"/>
                <w:b/>
              </w:rPr>
              <w:t>/</w:t>
            </w:r>
            <w:r>
              <w:rPr>
                <w:rFonts w:ascii="Arial" w:eastAsia="Times New Roman" w:hAnsi="Arial" w:cs="Arial"/>
                <w:b/>
              </w:rPr>
              <w:t>speaker (symposium):</w:t>
            </w:r>
            <w:r>
              <w:rPr>
                <w:rFonts w:ascii="Arial" w:eastAsia="Times New Roman" w:hAnsi="Arial" w:cs="Arial"/>
                <w:b/>
              </w:rPr>
              <w:br/>
            </w:r>
            <w:r>
              <w:rPr>
                <w:rFonts w:ascii="Arial" w:eastAsia="Times New Roman" w:hAnsi="Arial" w:cs="Arial"/>
                <w:bCs/>
              </w:rPr>
              <w:t>Alexion, Novartis, Omeros, Pfizer, Regen</w:t>
            </w:r>
          </w:p>
          <w:p w14:paraId="63AAB89C" w14:textId="77777777" w:rsidR="00283228" w:rsidRPr="006C7FFB" w:rsidRDefault="00283228" w:rsidP="008756A0">
            <w:pPr>
              <w:widowControl w:val="0"/>
              <w:adjustRightInd w:val="0"/>
              <w:spacing w:before="20" w:after="40" w:line="240" w:lineRule="auto"/>
              <w:textAlignment w:val="baseline"/>
              <w:rPr>
                <w:rFonts w:ascii="Arial" w:eastAsia="Times New Roman" w:hAnsi="Arial" w:cs="Arial"/>
                <w:b/>
              </w:rPr>
            </w:pPr>
          </w:p>
        </w:tc>
        <w:tc>
          <w:tcPr>
            <w:tcW w:w="6275"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D6CEA54" w14:textId="21B8D667" w:rsidR="00793F96" w:rsidRDefault="00793F96" w:rsidP="47F04613">
            <w:pPr>
              <w:contextualSpacing/>
              <w:rPr>
                <w:rFonts w:ascii="Arial" w:eastAsia="Calibri" w:hAnsi="Arial" w:cs="Arial"/>
                <w:lang w:eastAsia="en-GB"/>
              </w:rPr>
            </w:pPr>
            <w:r w:rsidRPr="47F04613">
              <w:rPr>
                <w:rFonts w:ascii="Arial" w:eastAsia="Calibri" w:hAnsi="Arial" w:cs="Arial"/>
                <w:lang w:eastAsia="en-GB"/>
              </w:rPr>
              <w:t>[</w:t>
            </w:r>
            <w:r w:rsidR="73F9A8E5" w:rsidRPr="47F04613">
              <w:rPr>
                <w:rFonts w:ascii="Arial" w:eastAsia="Calibri" w:hAnsi="Arial" w:cs="Arial"/>
                <w:lang w:eastAsia="en-GB"/>
              </w:rPr>
              <w:t>M</w:t>
            </w:r>
            <w:r w:rsidRPr="47F04613">
              <w:rPr>
                <w:rFonts w:ascii="Arial" w:eastAsia="Calibri" w:hAnsi="Arial" w:cs="Arial"/>
                <w:lang w:eastAsia="en-GB"/>
              </w:rPr>
              <w:t>orag</w:t>
            </w:r>
            <w:r w:rsidR="00A84705" w:rsidRPr="47F04613">
              <w:rPr>
                <w:rFonts w:ascii="Arial" w:eastAsia="Calibri" w:hAnsi="Arial" w:cs="Arial"/>
                <w:lang w:eastAsia="en-GB"/>
              </w:rPr>
              <w:t xml:space="preserve"> picture]</w:t>
            </w:r>
          </w:p>
          <w:p w14:paraId="4DD963EF" w14:textId="77777777" w:rsidR="00283228" w:rsidRDefault="00793F96" w:rsidP="005D4BAB">
            <w:pPr>
              <w:contextualSpacing/>
              <w:rPr>
                <w:rFonts w:ascii="Arial" w:eastAsia="Calibri" w:hAnsi="Arial" w:cs="Arial"/>
                <w:bCs/>
                <w:lang w:eastAsia="en-GB"/>
              </w:rPr>
            </w:pPr>
            <w:r>
              <w:rPr>
                <w:rFonts w:ascii="Arial" w:eastAsia="Times New Roman" w:hAnsi="Arial" w:cs="Arial"/>
                <w:bCs/>
                <w:noProof/>
              </w:rPr>
              <w:drawing>
                <wp:inline distT="0" distB="0" distL="0" distR="0" wp14:anchorId="2A57B0F1" wp14:editId="50F26F8B">
                  <wp:extent cx="1743075" cy="2322811"/>
                  <wp:effectExtent l="0" t="0" r="0" b="1905"/>
                  <wp:docPr id="82898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8783" cy="2330417"/>
                          </a:xfrm>
                          <a:prstGeom prst="rect">
                            <a:avLst/>
                          </a:prstGeom>
                          <a:noFill/>
                          <a:ln>
                            <a:noFill/>
                          </a:ln>
                        </pic:spPr>
                      </pic:pic>
                    </a:graphicData>
                  </a:graphic>
                </wp:inline>
              </w:drawing>
            </w:r>
          </w:p>
          <w:p w14:paraId="277916C9" w14:textId="20BA85DA" w:rsidR="00B674F3" w:rsidRPr="006C7FFB" w:rsidRDefault="00B674F3" w:rsidP="005D4BAB">
            <w:pPr>
              <w:contextualSpacing/>
              <w:rPr>
                <w:rFonts w:ascii="Arial" w:eastAsia="Calibri" w:hAnsi="Arial" w:cs="Arial"/>
                <w:bCs/>
                <w:lang w:eastAsia="en-GB"/>
              </w:rPr>
            </w:pPr>
          </w:p>
        </w:tc>
      </w:tr>
      <w:tr w:rsidR="00283228" w:rsidRPr="006C7FFB" w14:paraId="53F7CBDE"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2F96080" w14:textId="77777777" w:rsidR="00283228" w:rsidRPr="006C7FFB" w:rsidRDefault="00283228" w:rsidP="005D4BAB">
            <w:pPr>
              <w:contextualSpacing/>
              <w:rPr>
                <w:rFonts w:ascii="Arial" w:eastAsia="Calibri" w:hAnsi="Arial" w:cs="Arial"/>
                <w:b/>
                <w:lang w:eastAsia="en-GB"/>
              </w:rPr>
            </w:pPr>
            <w:r w:rsidRPr="006C7FFB">
              <w:rPr>
                <w:rFonts w:ascii="Arial" w:eastAsia="Calibri" w:hAnsi="Arial" w:cs="Arial"/>
                <w:b/>
                <w:lang w:eastAsia="en-GB"/>
              </w:rPr>
              <w:t>Visual details</w:t>
            </w:r>
          </w:p>
        </w:tc>
      </w:tr>
      <w:tr w:rsidR="00283228" w:rsidRPr="006C7FFB" w14:paraId="256605BB"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37EB081" w14:textId="77777777" w:rsidR="001611FE" w:rsidRDefault="00DA4DBD" w:rsidP="005D4BAB">
            <w:pPr>
              <w:contextualSpacing/>
              <w:rPr>
                <w:rFonts w:ascii="Arial" w:eastAsia="Times New Roman" w:hAnsi="Arial" w:cs="Arial"/>
                <w:bCs/>
              </w:rPr>
            </w:pPr>
            <w:r>
              <w:rPr>
                <w:rFonts w:ascii="Arial" w:eastAsia="Times New Roman" w:hAnsi="Arial" w:cs="Arial"/>
                <w:bCs/>
              </w:rPr>
              <w:t xml:space="preserve">{Title} headline </w:t>
            </w:r>
            <w:r w:rsidR="000A5FBF">
              <w:rPr>
                <w:rFonts w:ascii="Arial" w:eastAsia="Times New Roman" w:hAnsi="Arial" w:cs="Arial"/>
                <w:bCs/>
              </w:rPr>
              <w:t>2</w:t>
            </w:r>
          </w:p>
          <w:p w14:paraId="1852CCBE" w14:textId="4B05FF17" w:rsidR="00300164" w:rsidRDefault="001611FE" w:rsidP="47F04613">
            <w:pPr>
              <w:contextualSpacing/>
              <w:rPr>
                <w:rFonts w:ascii="Arial" w:eastAsia="Times New Roman" w:hAnsi="Arial" w:cs="Arial"/>
              </w:rPr>
            </w:pPr>
            <w:r w:rsidRPr="47F04613">
              <w:rPr>
                <w:rFonts w:ascii="Arial" w:eastAsia="Times New Roman" w:hAnsi="Arial" w:cs="Arial"/>
              </w:rPr>
              <w:t>{Balloon} 7</w:t>
            </w:r>
            <w:r w:rsidRPr="47F04613">
              <w:rPr>
                <w:rFonts w:ascii="Arial" w:eastAsia="Times New Roman" w:hAnsi="Arial" w:cs="Arial"/>
                <w:vertAlign w:val="superscript"/>
              </w:rPr>
              <w:t>th</w:t>
            </w:r>
            <w:r w:rsidRPr="47F04613">
              <w:rPr>
                <w:rFonts w:ascii="Arial" w:eastAsia="Times New Roman" w:hAnsi="Arial" w:cs="Arial"/>
              </w:rPr>
              <w:t xml:space="preserve"> option down</w:t>
            </w:r>
            <w:r w:rsidR="00987258" w:rsidRPr="47F04613">
              <w:rPr>
                <w:rFonts w:ascii="Arial" w:eastAsia="Times New Roman" w:hAnsi="Arial" w:cs="Arial"/>
              </w:rPr>
              <w:t xml:space="preserve"> under </w:t>
            </w:r>
            <w:r w:rsidR="006B683D" w:rsidRPr="47F04613">
              <w:rPr>
                <w:rFonts w:ascii="Arial" w:eastAsia="Times New Roman" w:hAnsi="Arial" w:cs="Arial"/>
              </w:rPr>
              <w:t>avatar option</w:t>
            </w:r>
            <w:r w:rsidRPr="47F04613">
              <w:rPr>
                <w:rFonts w:ascii="Arial" w:eastAsia="Times New Roman" w:hAnsi="Arial" w:cs="Arial"/>
              </w:rPr>
              <w:t xml:space="preserve">, large </w:t>
            </w:r>
            <w:r w:rsidR="00987258" w:rsidRPr="47F04613">
              <w:rPr>
                <w:rFonts w:ascii="Arial" w:eastAsia="Times New Roman" w:hAnsi="Arial" w:cs="Arial"/>
              </w:rPr>
              <w:t>placeholder for medium on the left</w:t>
            </w:r>
            <w:r w:rsidR="009843CD" w:rsidRPr="47F04613">
              <w:rPr>
                <w:rFonts w:ascii="Arial" w:eastAsia="Times New Roman" w:hAnsi="Arial" w:cs="Arial"/>
              </w:rPr>
              <w:t>. Insert [</w:t>
            </w:r>
            <w:r w:rsidR="409434EE" w:rsidRPr="47F04613">
              <w:rPr>
                <w:rFonts w:ascii="Arial" w:eastAsia="Times New Roman" w:hAnsi="Arial" w:cs="Arial"/>
              </w:rPr>
              <w:t>M</w:t>
            </w:r>
            <w:r w:rsidR="009843CD" w:rsidRPr="47F04613">
              <w:rPr>
                <w:rFonts w:ascii="Arial" w:eastAsia="Times New Roman" w:hAnsi="Arial" w:cs="Arial"/>
              </w:rPr>
              <w:t xml:space="preserve">orag picture], as medium. </w:t>
            </w:r>
          </w:p>
          <w:p w14:paraId="3371EBB5" w14:textId="77777777" w:rsidR="0030660B" w:rsidRDefault="009843CD" w:rsidP="47F04613">
            <w:pPr>
              <w:contextualSpacing/>
              <w:rPr>
                <w:rFonts w:ascii="Arial" w:eastAsia="Times New Roman" w:hAnsi="Arial" w:cs="Arial"/>
              </w:rPr>
            </w:pPr>
            <w:r w:rsidRPr="47F04613">
              <w:rPr>
                <w:rFonts w:ascii="Arial" w:eastAsia="Times New Roman" w:hAnsi="Arial" w:cs="Arial"/>
              </w:rPr>
              <w:t>{Balloon title}</w:t>
            </w:r>
            <w:r w:rsidR="00835462" w:rsidRPr="47F04613">
              <w:rPr>
                <w:rFonts w:ascii="Arial" w:eastAsia="Times New Roman" w:hAnsi="Arial" w:cs="Arial"/>
              </w:rPr>
              <w:t xml:space="preserve"> Headline 4</w:t>
            </w:r>
            <w:r w:rsidR="0030660B">
              <w:rPr>
                <w:rFonts w:ascii="Arial" w:eastAsia="Times New Roman" w:hAnsi="Arial" w:cs="Arial"/>
              </w:rPr>
              <w:t xml:space="preserve"> bold</w:t>
            </w:r>
            <w:r w:rsidR="00835462" w:rsidRPr="47F04613">
              <w:rPr>
                <w:rFonts w:ascii="Arial" w:eastAsia="Times New Roman" w:hAnsi="Arial" w:cs="Arial"/>
              </w:rPr>
              <w:t xml:space="preserve">, </w:t>
            </w:r>
          </w:p>
          <w:p w14:paraId="16A7A622" w14:textId="3C2F8378" w:rsidR="001611FE" w:rsidRDefault="00835462" w:rsidP="47F04613">
            <w:pPr>
              <w:contextualSpacing/>
              <w:rPr>
                <w:rFonts w:ascii="Arial" w:eastAsia="Times New Roman" w:hAnsi="Arial" w:cs="Arial"/>
              </w:rPr>
            </w:pPr>
            <w:r w:rsidRPr="47F04613">
              <w:rPr>
                <w:rFonts w:ascii="Arial" w:eastAsia="Times New Roman" w:hAnsi="Arial" w:cs="Arial"/>
              </w:rPr>
              <w:t>{Balloon text</w:t>
            </w:r>
            <w:r w:rsidR="0030660B">
              <w:rPr>
                <w:rFonts w:ascii="Arial" w:eastAsia="Times New Roman" w:hAnsi="Arial" w:cs="Arial"/>
              </w:rPr>
              <w:t xml:space="preserve"> 1</w:t>
            </w:r>
            <w:r w:rsidRPr="47F04613">
              <w:rPr>
                <w:rFonts w:ascii="Arial" w:eastAsia="Times New Roman" w:hAnsi="Arial" w:cs="Arial"/>
              </w:rPr>
              <w:t xml:space="preserve">} </w:t>
            </w:r>
            <w:r w:rsidR="00F34CAA">
              <w:rPr>
                <w:rFonts w:ascii="Arial" w:eastAsia="Times New Roman" w:hAnsi="Arial" w:cs="Arial"/>
              </w:rPr>
              <w:t>headline 5</w:t>
            </w:r>
            <w:r w:rsidRPr="47F04613">
              <w:rPr>
                <w:rFonts w:ascii="Arial" w:eastAsia="Times New Roman" w:hAnsi="Arial" w:cs="Arial"/>
              </w:rPr>
              <w:t xml:space="preserve"> </w:t>
            </w:r>
          </w:p>
          <w:p w14:paraId="6454D46B" w14:textId="145B8353" w:rsidR="0030660B" w:rsidRPr="006C7FFB" w:rsidRDefault="0030660B" w:rsidP="47F04613">
            <w:pPr>
              <w:contextualSpacing/>
              <w:rPr>
                <w:rFonts w:ascii="Arial" w:eastAsia="Times New Roman" w:hAnsi="Arial" w:cs="Arial"/>
              </w:rPr>
            </w:pPr>
            <w:r w:rsidRPr="47F04613">
              <w:rPr>
                <w:rFonts w:ascii="Arial" w:eastAsia="Times New Roman" w:hAnsi="Arial" w:cs="Arial"/>
              </w:rPr>
              <w:t>{Balloon text</w:t>
            </w:r>
            <w:r>
              <w:rPr>
                <w:rFonts w:ascii="Arial" w:eastAsia="Times New Roman" w:hAnsi="Arial" w:cs="Arial"/>
              </w:rPr>
              <w:t xml:space="preserve"> 2</w:t>
            </w:r>
            <w:r w:rsidRPr="47F04613">
              <w:rPr>
                <w:rFonts w:ascii="Arial" w:eastAsia="Times New Roman" w:hAnsi="Arial" w:cs="Arial"/>
              </w:rPr>
              <w:t>} paragraph.</w:t>
            </w:r>
          </w:p>
        </w:tc>
      </w:tr>
      <w:tr w:rsidR="00283228" w:rsidRPr="006C7FFB" w14:paraId="73D44E81" w14:textId="77777777" w:rsidTr="4C57DA18">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5F6B03F" w14:textId="77777777" w:rsidR="00283228" w:rsidRPr="006C7FFB" w:rsidRDefault="00283228" w:rsidP="005D4BAB">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283228" w:rsidRPr="006C7FFB" w14:paraId="22352E33"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C44B16D" w14:textId="031C6950" w:rsidR="00283228" w:rsidRDefault="00342C41" w:rsidP="005D4BAB">
            <w:pPr>
              <w:contextualSpacing/>
              <w:rPr>
                <w:rFonts w:ascii="Arial" w:eastAsia="Calibri" w:hAnsi="Arial" w:cs="Arial"/>
                <w:bCs/>
                <w:lang w:eastAsia="en-GB"/>
              </w:rPr>
            </w:pPr>
            <w:r>
              <w:rPr>
                <w:rFonts w:ascii="Arial" w:eastAsia="Calibri" w:hAnsi="Arial" w:cs="Arial"/>
                <w:bCs/>
                <w:lang w:eastAsia="en-GB"/>
              </w:rPr>
              <w:t xml:space="preserve">Add glossary entry for </w:t>
            </w:r>
            <w:r w:rsidRPr="00835462">
              <w:rPr>
                <w:rFonts w:ascii="Arial" w:eastAsia="Calibri" w:hAnsi="Arial" w:cs="Arial"/>
                <w:bCs/>
                <w:highlight w:val="yellow"/>
                <w:lang w:eastAsia="en-GB"/>
              </w:rPr>
              <w:t>PNH</w:t>
            </w:r>
            <w:r w:rsidR="000732EA">
              <w:rPr>
                <w:rFonts w:ascii="Arial" w:eastAsia="Calibri" w:hAnsi="Arial" w:cs="Arial"/>
                <w:bCs/>
                <w:lang w:eastAsia="en-GB"/>
              </w:rPr>
              <w:t xml:space="preserve">, </w:t>
            </w:r>
            <w:r w:rsidR="000732EA" w:rsidRPr="000732EA">
              <w:rPr>
                <w:rFonts w:ascii="Arial" w:eastAsia="Calibri" w:hAnsi="Arial" w:cs="Arial"/>
                <w:bCs/>
                <w:highlight w:val="yellow"/>
                <w:lang w:eastAsia="en-GB"/>
              </w:rPr>
              <w:t>CI, PI</w:t>
            </w:r>
            <w:r w:rsidR="00743E17">
              <w:rPr>
                <w:rFonts w:ascii="Arial" w:eastAsia="Calibri" w:hAnsi="Arial" w:cs="Arial"/>
                <w:bCs/>
                <w:lang w:eastAsia="en-GB"/>
              </w:rPr>
              <w:t xml:space="preserve">, </w:t>
            </w:r>
            <w:r w:rsidR="00743E17" w:rsidRPr="00743E17">
              <w:rPr>
                <w:rFonts w:ascii="Arial" w:eastAsia="Calibri" w:hAnsi="Arial" w:cs="Arial"/>
                <w:bCs/>
                <w:highlight w:val="yellow"/>
                <w:lang w:eastAsia="en-GB"/>
              </w:rPr>
              <w:t>EHA.</w:t>
            </w:r>
          </w:p>
          <w:p w14:paraId="32D4A11A" w14:textId="036B4215" w:rsidR="00835462" w:rsidRPr="006C7FFB" w:rsidRDefault="00835462" w:rsidP="005D4BAB">
            <w:pPr>
              <w:contextualSpacing/>
              <w:rPr>
                <w:rFonts w:ascii="Arial" w:eastAsia="Calibri" w:hAnsi="Arial" w:cs="Arial"/>
                <w:bCs/>
                <w:lang w:eastAsia="en-GB"/>
              </w:rPr>
            </w:pPr>
            <w:r>
              <w:rPr>
                <w:rFonts w:ascii="Arial" w:eastAsia="Calibri" w:hAnsi="Arial" w:cs="Arial"/>
                <w:bCs/>
                <w:lang w:eastAsia="en-GB"/>
              </w:rPr>
              <w:lastRenderedPageBreak/>
              <w:t xml:space="preserve">Add </w:t>
            </w:r>
            <w:r w:rsidR="002F1303">
              <w:rPr>
                <w:rFonts w:ascii="Arial" w:eastAsia="Calibri" w:hAnsi="Arial" w:cs="Arial"/>
                <w:bCs/>
                <w:lang w:eastAsia="en-GB"/>
              </w:rPr>
              <w:t>{Button} underneath {Balloon} with disclosures.</w:t>
            </w:r>
          </w:p>
        </w:tc>
      </w:tr>
      <w:tr w:rsidR="00283228" w:rsidRPr="006C7FFB" w14:paraId="6AE403BE"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D3A2681" w14:textId="77777777" w:rsidR="00283228" w:rsidRPr="006C7FFB" w:rsidRDefault="00283228" w:rsidP="005D4BAB">
            <w:pPr>
              <w:contextualSpacing/>
              <w:rPr>
                <w:rFonts w:ascii="Arial" w:eastAsia="Calibri" w:hAnsi="Arial" w:cs="Arial"/>
                <w:b/>
                <w:lang w:eastAsia="en-GB"/>
              </w:rPr>
            </w:pPr>
            <w:r w:rsidRPr="006C7FFB">
              <w:rPr>
                <w:rFonts w:ascii="Arial" w:eastAsia="Calibri" w:hAnsi="Arial" w:cs="Arial"/>
                <w:b/>
                <w:lang w:eastAsia="en-GB"/>
              </w:rPr>
              <w:lastRenderedPageBreak/>
              <w:t xml:space="preserve">References </w:t>
            </w:r>
          </w:p>
        </w:tc>
      </w:tr>
      <w:tr w:rsidR="00283228" w:rsidRPr="006C7FFB" w14:paraId="20909BDF"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48708AFB" w14:textId="1A6EB9EA" w:rsidR="00283228" w:rsidRPr="006C7FFB" w:rsidRDefault="0065095A" w:rsidP="005D4BAB">
            <w:pPr>
              <w:contextualSpacing/>
              <w:rPr>
                <w:rFonts w:ascii="Arial" w:eastAsia="Calibri" w:hAnsi="Arial" w:cs="Arial"/>
                <w:bCs/>
                <w:lang w:eastAsia="en-GB"/>
              </w:rPr>
            </w:pPr>
            <w:r>
              <w:rPr>
                <w:rFonts w:ascii="Arial" w:eastAsia="Calibri" w:hAnsi="Arial" w:cs="Arial"/>
                <w:bCs/>
                <w:lang w:eastAsia="en-GB"/>
              </w:rPr>
              <w:t>N/A</w:t>
            </w:r>
          </w:p>
        </w:tc>
      </w:tr>
      <w:tr w:rsidR="00283228" w:rsidRPr="006C7FFB" w14:paraId="5043D86E"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6B887EF" w14:textId="77777777" w:rsidR="00283228" w:rsidRPr="006C7FFB" w:rsidRDefault="00283228" w:rsidP="005D4BAB">
            <w:pPr>
              <w:contextualSpacing/>
              <w:rPr>
                <w:rFonts w:ascii="Arial" w:eastAsia="Calibri" w:hAnsi="Arial" w:cs="Arial"/>
                <w:b/>
                <w:lang w:eastAsia="en-GB"/>
              </w:rPr>
            </w:pPr>
            <w:r w:rsidRPr="006C7FFB">
              <w:rPr>
                <w:rFonts w:ascii="Arial" w:eastAsia="Calibri" w:hAnsi="Arial" w:cs="Arial"/>
                <w:b/>
                <w:lang w:eastAsia="en-GB"/>
              </w:rPr>
              <w:t>Notes/Settings</w:t>
            </w:r>
          </w:p>
        </w:tc>
      </w:tr>
      <w:tr w:rsidR="00283228" w:rsidRPr="006C7FFB" w14:paraId="7ADBF600" w14:textId="77777777" w:rsidTr="4C57DA18">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5D2D06C" w14:textId="77777777" w:rsidR="00283228" w:rsidRPr="006C7FFB" w:rsidRDefault="00283228" w:rsidP="005D4BAB">
            <w:pPr>
              <w:spacing w:after="0" w:line="240" w:lineRule="auto"/>
              <w:rPr>
                <w:rFonts w:ascii="Arial" w:hAnsi="Arial" w:cs="Arial"/>
              </w:rPr>
            </w:pPr>
            <w:r w:rsidRPr="006C7FFB">
              <w:rPr>
                <w:rFonts w:ascii="Arial" w:hAnsi="Arial" w:cs="Arial"/>
              </w:rPr>
              <w:t>Do not show learning objective or chapter number.</w:t>
            </w:r>
          </w:p>
          <w:p w14:paraId="2B21AF00" w14:textId="4054D6C3" w:rsidR="00283228" w:rsidRDefault="00283228" w:rsidP="005D4BAB">
            <w:pPr>
              <w:spacing w:after="0" w:line="240" w:lineRule="auto"/>
              <w:contextualSpacing/>
              <w:rPr>
                <w:rFonts w:ascii="Arial" w:hAnsi="Arial" w:cs="Arial"/>
              </w:rPr>
            </w:pPr>
            <w:r w:rsidRPr="006C7FFB">
              <w:rPr>
                <w:rFonts w:ascii="Arial" w:hAnsi="Arial" w:cs="Arial"/>
              </w:rPr>
              <w:t xml:space="preserve">Note </w:t>
            </w:r>
            <w:r w:rsidR="00342C41">
              <w:rPr>
                <w:rFonts w:ascii="Arial" w:hAnsi="Arial" w:cs="Arial"/>
              </w:rPr>
              <w:t>abbreviation for PNH</w:t>
            </w:r>
            <w:r w:rsidR="005C6EE2">
              <w:rPr>
                <w:rFonts w:ascii="Arial" w:hAnsi="Arial" w:cs="Arial"/>
              </w:rPr>
              <w:t>, CI, PI, EHA</w:t>
            </w:r>
          </w:p>
          <w:p w14:paraId="13929E9F" w14:textId="22B13F0F" w:rsidR="006E5E0C" w:rsidRPr="006C7FFB" w:rsidRDefault="006E5E0C" w:rsidP="005D4BAB">
            <w:pPr>
              <w:spacing w:after="0" w:line="240" w:lineRule="auto"/>
              <w:contextualSpacing/>
              <w:rPr>
                <w:rFonts w:ascii="Arial" w:eastAsia="Calibri" w:hAnsi="Arial" w:cs="Arial"/>
                <w:bCs/>
                <w:lang w:eastAsia="en-GB"/>
              </w:rPr>
            </w:pPr>
            <w:r>
              <w:rPr>
                <w:rFonts w:ascii="Arial" w:hAnsi="Arial" w:cs="Arial"/>
                <w:lang w:eastAsia="en-GB"/>
              </w:rPr>
              <w:t>Note bold in {button} text</w:t>
            </w:r>
          </w:p>
        </w:tc>
      </w:tr>
    </w:tbl>
    <w:p w14:paraId="6B62CBD6" w14:textId="77777777" w:rsidR="00AC580E" w:rsidRDefault="00AC580E" w:rsidP="006747C4">
      <w:pPr>
        <w:rPr>
          <w:rFonts w:ascii="Arial" w:hAnsi="Arial" w:cs="Arial"/>
          <w:b/>
          <w:bCs/>
          <w:sz w:val="20"/>
          <w:szCs w:val="20"/>
          <w:u w:val="single"/>
        </w:rPr>
      </w:pPr>
    </w:p>
    <w:p w14:paraId="47B62AA9" w14:textId="45EDB3DB" w:rsidR="00213C0C" w:rsidRDefault="00213C0C" w:rsidP="00213C0C">
      <w:pPr>
        <w:rPr>
          <w:rFonts w:ascii="Arial" w:hAnsi="Arial" w:cs="Arial"/>
          <w:b/>
          <w:bCs/>
          <w:sz w:val="20"/>
          <w:szCs w:val="20"/>
          <w:u w:val="single"/>
        </w:rPr>
      </w:pPr>
    </w:p>
    <w:p w14:paraId="369F5BB3" w14:textId="4B19BFF6" w:rsidR="00213C0C" w:rsidRDefault="00213C0C">
      <w:pPr>
        <w:spacing w:line="278" w:lineRule="auto"/>
        <w:rPr>
          <w:rFonts w:ascii="Arial" w:hAnsi="Arial" w:cs="Arial"/>
          <w:b/>
          <w:bCs/>
          <w:sz w:val="20"/>
          <w:szCs w:val="20"/>
          <w:u w:val="single"/>
        </w:rPr>
      </w:pPr>
      <w:r>
        <w:rPr>
          <w:rFonts w:ascii="Arial" w:hAnsi="Arial" w:cs="Arial"/>
          <w:b/>
          <w:bCs/>
          <w:sz w:val="20"/>
          <w:szCs w:val="20"/>
          <w:u w:val="single"/>
        </w:rPr>
        <w:br w:type="page"/>
      </w:r>
    </w:p>
    <w:p w14:paraId="35E60D52" w14:textId="77777777" w:rsidR="00AC580E" w:rsidRDefault="00AC580E" w:rsidP="006747C4">
      <w:pPr>
        <w:rPr>
          <w:rFonts w:ascii="Arial" w:hAnsi="Arial" w:cs="Arial"/>
          <w:b/>
          <w:bCs/>
          <w:sz w:val="20"/>
          <w:szCs w:val="20"/>
          <w:u w:val="single"/>
        </w:rPr>
      </w:pPr>
    </w:p>
    <w:tbl>
      <w:tblPr>
        <w:tblW w:w="14008" w:type="dxa"/>
        <w:tblLook w:val="01E0" w:firstRow="1" w:lastRow="1" w:firstColumn="1" w:lastColumn="1" w:noHBand="0" w:noVBand="0"/>
      </w:tblPr>
      <w:tblGrid>
        <w:gridCol w:w="7732"/>
        <w:gridCol w:w="6276"/>
      </w:tblGrid>
      <w:tr w:rsidR="001023B8" w:rsidRPr="006C7FFB" w14:paraId="0F2B159B" w14:textId="77777777" w:rsidTr="00D6295B">
        <w:trPr>
          <w:trHeight w:val="92"/>
        </w:trPr>
        <w:tc>
          <w:tcPr>
            <w:tcW w:w="773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6F1D1AE" w14:textId="3FE5227B" w:rsidR="001023B8" w:rsidRPr="006C7FFB" w:rsidRDefault="001023B8" w:rsidP="005D4BAB">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sidR="0065095A">
              <w:rPr>
                <w:rFonts w:ascii="Arial" w:eastAsia="Calibri" w:hAnsi="Arial" w:cs="Arial"/>
                <w:b/>
                <w:bCs/>
                <w:lang w:eastAsia="en-GB"/>
              </w:rPr>
              <w:t>Learning objectives</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605FF96" w14:textId="4DA87AEB" w:rsidR="001023B8" w:rsidRPr="006C7FFB" w:rsidRDefault="001023B8" w:rsidP="005D4BAB">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4" w:name="LOs"/>
            <w:r w:rsidR="0065095A">
              <w:rPr>
                <w:rFonts w:ascii="Arial" w:eastAsia="Calibri" w:hAnsi="Arial" w:cs="Arial"/>
                <w:b/>
                <w:bCs/>
                <w:lang w:eastAsia="en-GB"/>
              </w:rPr>
              <w:t>Learning objectives</w:t>
            </w:r>
            <w:bookmarkEnd w:id="4"/>
          </w:p>
        </w:tc>
      </w:tr>
      <w:tr w:rsidR="00D6295B" w:rsidRPr="006C7FFB" w14:paraId="3EBC0A2E" w14:textId="77777777" w:rsidTr="00D6295B">
        <w:trPr>
          <w:trHeight w:val="88"/>
        </w:trPr>
        <w:tc>
          <w:tcPr>
            <w:tcW w:w="773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2E8954F" w14:textId="36065971" w:rsidR="00D6295B" w:rsidRPr="006C7FFB" w:rsidRDefault="00D6295B" w:rsidP="00D6295B">
            <w:pPr>
              <w:contextualSpacing/>
              <w:rPr>
                <w:rFonts w:ascii="Arial" w:eastAsia="Calibri" w:hAnsi="Arial" w:cs="Arial"/>
                <w:b/>
                <w:lang w:eastAsia="en-GB"/>
              </w:rPr>
            </w:pPr>
            <w:r w:rsidRPr="006C7FFB">
              <w:rPr>
                <w:rFonts w:ascii="Arial" w:eastAsia="Calibri" w:hAnsi="Arial" w:cs="Arial"/>
                <w:b/>
                <w:lang w:eastAsia="en-GB"/>
              </w:rPr>
              <w:t>Text</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FB49B71" w14:textId="5E3FB517" w:rsidR="00D6295B" w:rsidRPr="006C7FFB" w:rsidRDefault="00D6295B" w:rsidP="00D6295B">
            <w:pPr>
              <w:contextualSpacing/>
              <w:rPr>
                <w:rFonts w:ascii="Arial" w:eastAsia="Calibri" w:hAnsi="Arial" w:cs="Arial"/>
                <w:b/>
                <w:bCs/>
                <w:lang w:eastAsia="en-GB"/>
              </w:rPr>
            </w:pPr>
            <w:r w:rsidRPr="006C7FFB">
              <w:rPr>
                <w:rFonts w:ascii="Arial" w:eastAsia="Calibri" w:hAnsi="Arial" w:cs="Arial"/>
                <w:b/>
                <w:bCs/>
                <w:lang w:eastAsia="en-GB"/>
              </w:rPr>
              <w:t>Graphic/Animation/</w:t>
            </w:r>
            <w:commentRangeStart w:id="5"/>
            <w:r w:rsidRPr="006C7FFB">
              <w:rPr>
                <w:rFonts w:ascii="Arial" w:eastAsia="Calibri" w:hAnsi="Arial" w:cs="Arial"/>
                <w:b/>
                <w:bCs/>
                <w:lang w:eastAsia="en-GB"/>
              </w:rPr>
              <w:t>Video</w:t>
            </w:r>
            <w:commentRangeEnd w:id="5"/>
            <w:r>
              <w:rPr>
                <w:rStyle w:val="CommentReference"/>
              </w:rPr>
              <w:commentReference w:id="5"/>
            </w:r>
          </w:p>
        </w:tc>
      </w:tr>
      <w:tr w:rsidR="00D6295B" w:rsidRPr="006C7FFB" w14:paraId="46537A61" w14:textId="77777777" w:rsidTr="00D6295B">
        <w:trPr>
          <w:trHeight w:val="875"/>
        </w:trPr>
        <w:tc>
          <w:tcPr>
            <w:tcW w:w="773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71EAA66F" w14:textId="77777777" w:rsidR="00D6295B" w:rsidRDefault="00D6295B" w:rsidP="00D6295B">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{Title} </w:t>
            </w:r>
            <w:r w:rsidRPr="00992233">
              <w:rPr>
                <w:rFonts w:ascii="Arial" w:eastAsia="Times New Roman" w:hAnsi="Arial" w:cs="Arial"/>
                <w:bCs/>
              </w:rPr>
              <w:t>Learning objectives</w:t>
            </w:r>
          </w:p>
          <w:p w14:paraId="51FFDA0C" w14:textId="77777777" w:rsidR="00D6295B" w:rsidRDefault="00D6295B" w:rsidP="00D6295B">
            <w:pPr>
              <w:widowControl w:val="0"/>
              <w:adjustRightInd w:val="0"/>
              <w:spacing w:before="20" w:after="40" w:line="240" w:lineRule="auto"/>
              <w:textAlignment w:val="baseline"/>
              <w:rPr>
                <w:rFonts w:ascii="Arial" w:eastAsia="Times New Roman" w:hAnsi="Arial" w:cs="Arial"/>
                <w:bCs/>
              </w:rPr>
            </w:pPr>
          </w:p>
          <w:p w14:paraId="5F5CE396" w14:textId="77777777" w:rsidR="00D6295B" w:rsidRDefault="00D6295B" w:rsidP="00D6295B">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{Text} After completing this module, you will be able to:</w:t>
            </w:r>
          </w:p>
          <w:p w14:paraId="0993DA8C" w14:textId="77777777" w:rsidR="00D6295B" w:rsidRDefault="00D6295B" w:rsidP="00D6295B">
            <w:pPr>
              <w:widowControl w:val="0"/>
              <w:adjustRightInd w:val="0"/>
              <w:spacing w:before="20" w:after="40" w:line="240" w:lineRule="auto"/>
              <w:textAlignment w:val="baseline"/>
              <w:rPr>
                <w:rFonts w:ascii="Arial" w:eastAsia="Times New Roman" w:hAnsi="Arial" w:cs="Arial"/>
                <w:bCs/>
              </w:rPr>
            </w:pPr>
          </w:p>
          <w:p w14:paraId="0833D34D" w14:textId="77777777" w:rsidR="00D6295B" w:rsidRDefault="00D6295B" w:rsidP="00D6295B">
            <w:pPr>
              <w:pStyle w:val="ListParagraph"/>
              <w:numPr>
                <w:ilvl w:val="0"/>
                <w:numId w:val="4"/>
              </w:numPr>
              <w:rPr>
                <w:rFonts w:ascii="Arial" w:eastAsia="Times New Roman" w:hAnsi="Arial" w:cs="Arial"/>
              </w:rPr>
            </w:pPr>
            <w:r w:rsidRPr="47F04613">
              <w:rPr>
                <w:rFonts w:ascii="Arial" w:eastAsia="Times New Roman" w:hAnsi="Arial" w:cs="Arial"/>
              </w:rPr>
              <w:t xml:space="preserve">Recognize the importance of achieving an accurate and timely diagnosis of </w:t>
            </w:r>
            <w:r>
              <w:rPr>
                <w:rFonts w:ascii="Arial" w:eastAsia="Times New Roman" w:hAnsi="Arial" w:cs="Arial"/>
              </w:rPr>
              <w:t>aplastic anemia</w:t>
            </w:r>
          </w:p>
          <w:p w14:paraId="473DEB6B" w14:textId="77777777" w:rsidR="00D6295B" w:rsidRDefault="00D6295B" w:rsidP="00D6295B">
            <w:pPr>
              <w:pStyle w:val="ListParagraph"/>
              <w:numPr>
                <w:ilvl w:val="0"/>
                <w:numId w:val="4"/>
              </w:numPr>
              <w:rPr>
                <w:rFonts w:ascii="Arial" w:eastAsia="Times New Roman" w:hAnsi="Arial" w:cs="Arial"/>
              </w:rPr>
            </w:pPr>
            <w:r w:rsidRPr="47F04613">
              <w:rPr>
                <w:rFonts w:ascii="Arial" w:eastAsia="Times New Roman" w:hAnsi="Arial" w:cs="Arial"/>
              </w:rPr>
              <w:t xml:space="preserve">Systematically exclude other bone marrow failure (BMF) disorders to </w:t>
            </w:r>
            <w:r>
              <w:rPr>
                <w:rFonts w:ascii="Arial" w:eastAsia="Times New Roman" w:hAnsi="Arial" w:cs="Arial"/>
              </w:rPr>
              <w:t>diagnose</w:t>
            </w:r>
            <w:r w:rsidRPr="47F04613">
              <w:rPr>
                <w:rFonts w:ascii="Arial" w:eastAsia="Times New Roman" w:hAnsi="Arial" w:cs="Arial"/>
              </w:rPr>
              <w:t xml:space="preserve"> aplastic anemia</w:t>
            </w:r>
          </w:p>
          <w:p w14:paraId="2D7D356C" w14:textId="77777777" w:rsidR="00D6295B" w:rsidRPr="007168EA" w:rsidRDefault="00D6295B" w:rsidP="00D6295B">
            <w:pPr>
              <w:pStyle w:val="ListParagraph"/>
              <w:numPr>
                <w:ilvl w:val="0"/>
                <w:numId w:val="4"/>
              </w:numPr>
              <w:rPr>
                <w:rFonts w:ascii="Arial" w:eastAsia="Times New Roman" w:hAnsi="Arial" w:cs="Arial"/>
              </w:rPr>
            </w:pPr>
            <w:r w:rsidRPr="4C57DA18">
              <w:rPr>
                <w:rFonts w:ascii="Arial" w:eastAsia="Times New Roman" w:hAnsi="Arial" w:cs="Arial"/>
              </w:rPr>
              <w:t>Outline the role of supportive treatment and the multidisciplinary team (MDT) during the diagnostic process</w:t>
            </w:r>
          </w:p>
          <w:p w14:paraId="4EDF662B" w14:textId="4DD8DEE2" w:rsidR="00D6295B" w:rsidRPr="00EF44D8" w:rsidRDefault="00D6295B" w:rsidP="00D6295B">
            <w:pPr>
              <w:widowControl w:val="0"/>
              <w:adjustRightInd w:val="0"/>
              <w:spacing w:before="20" w:after="40" w:line="240" w:lineRule="auto"/>
              <w:textAlignment w:val="baseline"/>
              <w:rPr>
                <w:rFonts w:ascii="Arial" w:eastAsia="Times New Roman" w:hAnsi="Arial" w:cs="Arial"/>
                <w:bCs/>
              </w:rPr>
            </w:pPr>
          </w:p>
        </w:tc>
        <w:tc>
          <w:tcPr>
            <w:tcW w:w="6276"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B5F6931" w14:textId="765EACB3" w:rsidR="00D6295B" w:rsidRPr="006C7FFB" w:rsidRDefault="00D6295B" w:rsidP="00D6295B">
            <w:pPr>
              <w:contextualSpacing/>
              <w:rPr>
                <w:rFonts w:ascii="Arial" w:eastAsia="Calibri" w:hAnsi="Arial" w:cs="Arial"/>
                <w:bCs/>
                <w:lang w:eastAsia="en-GB"/>
              </w:rPr>
            </w:pPr>
            <w:r>
              <w:rPr>
                <w:rFonts w:ascii="Arial" w:eastAsia="Calibri" w:hAnsi="Arial" w:cs="Arial"/>
                <w:bCs/>
                <w:lang w:eastAsia="en-GB"/>
              </w:rPr>
              <w:t>Suggest PM to decide how to make this look visual</w:t>
            </w:r>
          </w:p>
        </w:tc>
      </w:tr>
      <w:tr w:rsidR="001023B8" w:rsidRPr="006C7FFB" w14:paraId="65C9F57C"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B8AC591" w14:textId="77777777" w:rsidR="001023B8" w:rsidRPr="006C7FFB" w:rsidRDefault="001023B8" w:rsidP="005D4BAB">
            <w:pPr>
              <w:contextualSpacing/>
              <w:rPr>
                <w:rFonts w:ascii="Arial" w:eastAsia="Calibri" w:hAnsi="Arial" w:cs="Arial"/>
                <w:b/>
                <w:lang w:eastAsia="en-GB"/>
              </w:rPr>
            </w:pPr>
            <w:r w:rsidRPr="006C7FFB">
              <w:rPr>
                <w:rFonts w:ascii="Arial" w:eastAsia="Calibri" w:hAnsi="Arial" w:cs="Arial"/>
                <w:b/>
                <w:lang w:eastAsia="en-GB"/>
              </w:rPr>
              <w:t>Visual details</w:t>
            </w:r>
          </w:p>
        </w:tc>
      </w:tr>
      <w:tr w:rsidR="001023B8" w:rsidRPr="006C7FFB" w14:paraId="726B5199"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192774A" w14:textId="77777777" w:rsidR="001023B8" w:rsidRDefault="00992233" w:rsidP="005D4BAB">
            <w:pPr>
              <w:contextualSpacing/>
              <w:rPr>
                <w:rFonts w:ascii="Arial" w:eastAsia="Times New Roman" w:hAnsi="Arial" w:cs="Arial"/>
                <w:bCs/>
              </w:rPr>
            </w:pPr>
            <w:r>
              <w:rPr>
                <w:rFonts w:ascii="Arial" w:eastAsia="Times New Roman" w:hAnsi="Arial" w:cs="Arial"/>
                <w:bCs/>
              </w:rPr>
              <w:t>{Title} as headline</w:t>
            </w:r>
          </w:p>
          <w:p w14:paraId="0FDB7D87" w14:textId="4AA3DFEC" w:rsidR="00992233" w:rsidRPr="006C7FFB" w:rsidRDefault="00992233" w:rsidP="005D4BAB">
            <w:pPr>
              <w:contextualSpacing/>
              <w:rPr>
                <w:rFonts w:ascii="Arial" w:eastAsia="Times New Roman" w:hAnsi="Arial" w:cs="Arial"/>
                <w:bCs/>
              </w:rPr>
            </w:pPr>
            <w:r>
              <w:rPr>
                <w:rFonts w:ascii="Arial" w:eastAsia="Times New Roman" w:hAnsi="Arial" w:cs="Arial"/>
                <w:bCs/>
              </w:rPr>
              <w:t>{text} top line paragraph, bullets as unordered list.</w:t>
            </w:r>
          </w:p>
        </w:tc>
      </w:tr>
      <w:tr w:rsidR="001023B8" w:rsidRPr="006C7FFB" w14:paraId="4939C803" w14:textId="77777777" w:rsidTr="4C57DA18">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A264535" w14:textId="77777777" w:rsidR="001023B8" w:rsidRPr="006C7FFB" w:rsidRDefault="001023B8" w:rsidP="005D4BAB">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1023B8" w:rsidRPr="006C7FFB" w14:paraId="47F13905"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8BAF90D" w14:textId="53F75E13" w:rsidR="001023B8" w:rsidRPr="006C7FFB" w:rsidRDefault="00992233" w:rsidP="005D4BAB">
            <w:pPr>
              <w:contextualSpacing/>
              <w:rPr>
                <w:rFonts w:ascii="Arial" w:eastAsia="Calibri" w:hAnsi="Arial" w:cs="Arial"/>
                <w:bCs/>
                <w:lang w:eastAsia="en-GB"/>
              </w:rPr>
            </w:pPr>
            <w:r>
              <w:rPr>
                <w:rFonts w:ascii="Arial" w:eastAsia="Calibri" w:hAnsi="Arial" w:cs="Arial"/>
                <w:bCs/>
                <w:lang w:eastAsia="en-GB"/>
              </w:rPr>
              <w:t>N/A</w:t>
            </w:r>
          </w:p>
        </w:tc>
      </w:tr>
      <w:tr w:rsidR="001023B8" w:rsidRPr="006C7FFB" w14:paraId="0EBD2F67"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C2551BB" w14:textId="77777777" w:rsidR="001023B8" w:rsidRPr="006C7FFB" w:rsidRDefault="001023B8" w:rsidP="005D4BAB">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1023B8" w:rsidRPr="006C7FFB" w14:paraId="740BDD31"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0AD04C4D" w14:textId="7F4762EB" w:rsidR="001023B8" w:rsidRPr="006C7FFB" w:rsidRDefault="00992233" w:rsidP="005D4BAB">
            <w:pPr>
              <w:contextualSpacing/>
              <w:rPr>
                <w:rFonts w:ascii="Arial" w:eastAsia="Calibri" w:hAnsi="Arial" w:cs="Arial"/>
                <w:bCs/>
                <w:lang w:eastAsia="en-GB"/>
              </w:rPr>
            </w:pPr>
            <w:r>
              <w:rPr>
                <w:rFonts w:ascii="Arial" w:eastAsia="Calibri" w:hAnsi="Arial" w:cs="Arial"/>
                <w:bCs/>
                <w:lang w:eastAsia="en-GB"/>
              </w:rPr>
              <w:t>N/A</w:t>
            </w:r>
          </w:p>
        </w:tc>
      </w:tr>
      <w:tr w:rsidR="001023B8" w:rsidRPr="006C7FFB" w14:paraId="3839DDB3"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6319BFD" w14:textId="77777777" w:rsidR="001023B8" w:rsidRPr="006C7FFB" w:rsidRDefault="001023B8" w:rsidP="005D4BAB">
            <w:pPr>
              <w:contextualSpacing/>
              <w:rPr>
                <w:rFonts w:ascii="Arial" w:eastAsia="Calibri" w:hAnsi="Arial" w:cs="Arial"/>
                <w:b/>
                <w:lang w:eastAsia="en-GB"/>
              </w:rPr>
            </w:pPr>
            <w:r w:rsidRPr="006C7FFB">
              <w:rPr>
                <w:rFonts w:ascii="Arial" w:eastAsia="Calibri" w:hAnsi="Arial" w:cs="Arial"/>
                <w:b/>
                <w:lang w:eastAsia="en-GB"/>
              </w:rPr>
              <w:t>Notes/Settings</w:t>
            </w:r>
          </w:p>
        </w:tc>
      </w:tr>
      <w:tr w:rsidR="001023B8" w:rsidRPr="006C7FFB" w14:paraId="2327C9CB" w14:textId="77777777" w:rsidTr="4C57DA18">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DC82B09" w14:textId="5047D586" w:rsidR="001023B8" w:rsidRPr="00E829CB" w:rsidRDefault="001023B8" w:rsidP="005D4BAB">
            <w:pPr>
              <w:spacing w:after="0" w:line="240" w:lineRule="auto"/>
              <w:rPr>
                <w:rFonts w:ascii="Arial" w:hAnsi="Arial" w:cs="Arial"/>
              </w:rPr>
            </w:pPr>
            <w:r w:rsidRPr="006C7FFB">
              <w:rPr>
                <w:rFonts w:ascii="Arial" w:hAnsi="Arial" w:cs="Arial"/>
              </w:rPr>
              <w:t>Do not show learning objective or chapter number.</w:t>
            </w:r>
          </w:p>
        </w:tc>
      </w:tr>
    </w:tbl>
    <w:p w14:paraId="267C3D97" w14:textId="77777777" w:rsidR="002D1086" w:rsidRDefault="002D1086" w:rsidP="006747C4">
      <w:pPr>
        <w:rPr>
          <w:rFonts w:ascii="Arial" w:hAnsi="Arial" w:cs="Arial"/>
          <w:b/>
          <w:bCs/>
          <w:sz w:val="20"/>
          <w:szCs w:val="20"/>
          <w:u w:val="single"/>
        </w:rPr>
      </w:pPr>
    </w:p>
    <w:p w14:paraId="2E9EF6A1" w14:textId="77777777" w:rsidR="002D1086" w:rsidRDefault="002D1086" w:rsidP="006747C4">
      <w:pPr>
        <w:rPr>
          <w:rFonts w:ascii="Arial" w:hAnsi="Arial" w:cs="Arial"/>
          <w:b/>
          <w:bCs/>
          <w:sz w:val="20"/>
          <w:szCs w:val="20"/>
          <w:u w:val="single"/>
        </w:rPr>
      </w:pPr>
    </w:p>
    <w:p w14:paraId="756D5C0C" w14:textId="77777777" w:rsidR="002D1086" w:rsidRDefault="002D1086" w:rsidP="006747C4">
      <w:pPr>
        <w:rPr>
          <w:rFonts w:ascii="Arial" w:hAnsi="Arial" w:cs="Arial"/>
          <w:b/>
          <w:bCs/>
          <w:sz w:val="20"/>
          <w:szCs w:val="20"/>
          <w:u w:val="single"/>
        </w:rPr>
      </w:pPr>
    </w:p>
    <w:p w14:paraId="08141C4C" w14:textId="227E08F4" w:rsidR="002D1086" w:rsidRDefault="002D1086" w:rsidP="004D3321">
      <w:pPr>
        <w:spacing w:line="278" w:lineRule="auto"/>
        <w:rPr>
          <w:rFonts w:ascii="Arial" w:hAnsi="Arial" w:cs="Arial"/>
          <w:b/>
          <w:bCs/>
          <w:sz w:val="20"/>
          <w:szCs w:val="20"/>
          <w:u w:val="single"/>
        </w:rPr>
      </w:pPr>
    </w:p>
    <w:p w14:paraId="6838668C" w14:textId="77777777" w:rsidR="004D3321" w:rsidRDefault="004D3321" w:rsidP="004D3321">
      <w:pPr>
        <w:spacing w:line="278" w:lineRule="auto"/>
        <w:rPr>
          <w:rFonts w:ascii="Arial" w:hAnsi="Arial" w:cs="Arial"/>
          <w:b/>
          <w:bCs/>
          <w:sz w:val="20"/>
          <w:szCs w:val="20"/>
          <w:u w:val="single"/>
        </w:rPr>
      </w:pPr>
    </w:p>
    <w:tbl>
      <w:tblPr>
        <w:tblW w:w="14272" w:type="dxa"/>
        <w:tblLook w:val="01E0" w:firstRow="1" w:lastRow="1" w:firstColumn="1" w:lastColumn="1" w:noHBand="0" w:noVBand="0"/>
      </w:tblPr>
      <w:tblGrid>
        <w:gridCol w:w="5715"/>
        <w:gridCol w:w="8557"/>
      </w:tblGrid>
      <w:tr w:rsidR="00F31BE1" w:rsidRPr="00C578F0" w14:paraId="638601B1" w14:textId="77777777" w:rsidTr="00F31BE1">
        <w:trPr>
          <w:trHeight w:val="290"/>
        </w:trPr>
        <w:tc>
          <w:tcPr>
            <w:tcW w:w="571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CADC52A" w14:textId="60BCDF57" w:rsidR="00F31BE1" w:rsidRPr="00C578F0" w:rsidRDefault="00F31BE1" w:rsidP="00F31BE1">
            <w:pPr>
              <w:contextualSpacing/>
              <w:rPr>
                <w:rFonts w:ascii="Arial" w:eastAsia="Calibri" w:hAnsi="Arial" w:cs="Arial"/>
                <w:b/>
                <w:bCs/>
                <w:lang w:eastAsia="en-GB"/>
              </w:rPr>
            </w:pPr>
            <w:r w:rsidRPr="00986137">
              <w:rPr>
                <w:rFonts w:ascii="Arial" w:eastAsia="Calibri" w:hAnsi="Arial" w:cs="Arial"/>
                <w:b/>
                <w:bCs/>
                <w:lang w:eastAsia="en-GB"/>
              </w:rPr>
              <w:lastRenderedPageBreak/>
              <w:t xml:space="preserve">Chapter: </w:t>
            </w:r>
            <w:r>
              <w:rPr>
                <w:rFonts w:ascii="Arial" w:eastAsia="Calibri" w:hAnsi="Arial" w:cs="Arial"/>
                <w:b/>
                <w:bCs/>
                <w:lang w:eastAsia="en-GB"/>
              </w:rPr>
              <w:t>Preassessment questions</w:t>
            </w:r>
          </w:p>
        </w:tc>
        <w:tc>
          <w:tcPr>
            <w:tcW w:w="855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171BDAA" w14:textId="2D56806E" w:rsidR="00F31BE1" w:rsidRPr="00C578F0" w:rsidRDefault="00F31BE1" w:rsidP="00F31BE1">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Pr>
                <w:rFonts w:ascii="Arial" w:eastAsia="Calibri" w:hAnsi="Arial" w:cs="Arial"/>
                <w:b/>
                <w:bCs/>
                <w:lang w:eastAsia="en-GB"/>
              </w:rPr>
              <w:t xml:space="preserve">Preassessment question 1 </w:t>
            </w:r>
          </w:p>
        </w:tc>
      </w:tr>
      <w:tr w:rsidR="00F31BE1" w:rsidRPr="00C578F0" w14:paraId="235FF692" w14:textId="77777777" w:rsidTr="00F31BE1">
        <w:trPr>
          <w:trHeight w:val="278"/>
        </w:trPr>
        <w:tc>
          <w:tcPr>
            <w:tcW w:w="14272"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6FBC276" w14:textId="1455D05C" w:rsidR="00F31BE1" w:rsidRPr="00C578F0" w:rsidRDefault="00F31BE1" w:rsidP="00F31BE1">
            <w:pPr>
              <w:contextualSpacing/>
              <w:rPr>
                <w:rFonts w:ascii="Arial" w:eastAsia="Calibri" w:hAnsi="Arial" w:cs="Arial"/>
                <w:b/>
                <w:bCs/>
                <w:lang w:eastAsia="en-GB"/>
              </w:rPr>
            </w:pPr>
            <w:r w:rsidRPr="00C578F0">
              <w:rPr>
                <w:rFonts w:ascii="Arial" w:eastAsia="Calibri" w:hAnsi="Arial" w:cs="Arial"/>
                <w:b/>
                <w:lang w:eastAsia="en-GB"/>
              </w:rPr>
              <w:t>Text</w:t>
            </w:r>
          </w:p>
        </w:tc>
      </w:tr>
      <w:tr w:rsidR="00F31BE1" w:rsidRPr="00C578F0" w14:paraId="5B6A8384" w14:textId="77777777" w:rsidTr="00F31BE1">
        <w:trPr>
          <w:trHeight w:val="701"/>
        </w:trPr>
        <w:tc>
          <w:tcPr>
            <w:tcW w:w="14272"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B271F55" w14:textId="77777777" w:rsidR="00F31BE1" w:rsidRDefault="00F31BE1" w:rsidP="00F31BE1">
            <w:pPr>
              <w:contextualSpacing/>
              <w:rPr>
                <w:rFonts w:ascii="Arial" w:eastAsia="Times New Roman" w:hAnsi="Arial" w:cs="Arial"/>
                <w:bCs/>
              </w:rPr>
            </w:pPr>
            <w:r>
              <w:rPr>
                <w:rFonts w:ascii="Arial" w:eastAsia="Times New Roman" w:hAnsi="Arial" w:cs="Arial"/>
                <w:bCs/>
              </w:rPr>
              <w:t>A 50-year-old patient with fatigue and repeated illness is found to be severely cytopenic after a full blood count (FBC). What is the best course of action while a diagnosis is being determined for this patient?</w:t>
            </w:r>
          </w:p>
          <w:tbl>
            <w:tblPr>
              <w:tblW w:w="14050" w:type="dxa"/>
              <w:tblLook w:val="01E0" w:firstRow="1" w:lastRow="1" w:firstColumn="1" w:lastColumn="1" w:noHBand="0" w:noVBand="0"/>
            </w:tblPr>
            <w:tblGrid>
              <w:gridCol w:w="5364"/>
              <w:gridCol w:w="3340"/>
              <w:gridCol w:w="5346"/>
            </w:tblGrid>
            <w:tr w:rsidR="00F31BE1" w:rsidRPr="00C578F0" w14:paraId="1FB5553F"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6E9C569" w14:textId="77777777" w:rsidR="00F31BE1" w:rsidRPr="00C578F0" w:rsidRDefault="00F31BE1" w:rsidP="00F31BE1">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34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31473C90" w14:textId="77777777" w:rsidR="00F31BE1" w:rsidRPr="00C578F0" w:rsidRDefault="00F31BE1" w:rsidP="00F31BE1">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4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14EB3DFA" w14:textId="77777777" w:rsidR="00F31BE1" w:rsidRPr="00C578F0" w:rsidRDefault="00F31BE1" w:rsidP="00F31BE1">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F31BE1" w:rsidRPr="00C578F0" w14:paraId="53B6C37D"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A9418EC" w14:textId="77777777" w:rsidR="00F31BE1" w:rsidRPr="0072707D" w:rsidRDefault="00F31BE1" w:rsidP="00F31BE1">
                  <w:pPr>
                    <w:rPr>
                      <w:rFonts w:ascii="Arial" w:eastAsia="Calibri" w:hAnsi="Arial" w:cs="Arial"/>
                      <w:lang w:eastAsia="en-GB"/>
                    </w:rPr>
                  </w:pPr>
                  <w:r w:rsidRPr="4C57DA18">
                    <w:rPr>
                      <w:rFonts w:ascii="Arial" w:eastAsia="Calibri" w:hAnsi="Arial" w:cs="Arial"/>
                      <w:lang w:eastAsia="en-GB"/>
                    </w:rPr>
                    <w:t>Immediately start looking for a transplant donor and start them on immunosuppressive therapy.</w:t>
                  </w:r>
                </w:p>
              </w:tc>
              <w:tc>
                <w:tcPr>
                  <w:tcW w:w="3340" w:type="dxa"/>
                  <w:tcBorders>
                    <w:top w:val="single" w:sz="4" w:space="0" w:color="auto"/>
                    <w:left w:val="single" w:sz="4" w:space="0" w:color="auto"/>
                    <w:bottom w:val="single" w:sz="4" w:space="0" w:color="auto"/>
                    <w:right w:val="single" w:sz="4" w:space="0" w:color="auto"/>
                  </w:tcBorders>
                </w:tcPr>
                <w:p w14:paraId="6E8CD0B3" w14:textId="77777777" w:rsidR="00F31BE1" w:rsidRPr="0072707D" w:rsidRDefault="00F31BE1" w:rsidP="00F31BE1">
                  <w:pPr>
                    <w:contextualSpacing/>
                    <w:rPr>
                      <w:rFonts w:ascii="Arial" w:eastAsia="Calibri" w:hAnsi="Arial" w:cs="Arial"/>
                      <w:bCs/>
                      <w:lang w:eastAsia="en-GB"/>
                    </w:rPr>
                  </w:pPr>
                </w:p>
              </w:tc>
              <w:tc>
                <w:tcPr>
                  <w:tcW w:w="5346" w:type="dxa"/>
                  <w:tcBorders>
                    <w:top w:val="single" w:sz="4" w:space="0" w:color="auto"/>
                    <w:left w:val="single" w:sz="4" w:space="0" w:color="auto"/>
                    <w:bottom w:val="single" w:sz="4" w:space="0" w:color="auto"/>
                    <w:right w:val="single" w:sz="4" w:space="0" w:color="auto"/>
                  </w:tcBorders>
                </w:tcPr>
                <w:p w14:paraId="2B2F615C" w14:textId="77777777" w:rsidR="00F31BE1" w:rsidRPr="0072707D" w:rsidRDefault="00F31BE1" w:rsidP="00F31BE1">
                  <w:pPr>
                    <w:contextualSpacing/>
                    <w:rPr>
                      <w:rFonts w:ascii="Arial" w:eastAsia="Calibri" w:hAnsi="Arial" w:cs="Arial"/>
                      <w:bCs/>
                      <w:lang w:eastAsia="en-GB"/>
                    </w:rPr>
                  </w:pPr>
                  <w:r w:rsidRPr="0072707D">
                    <w:rPr>
                      <w:rFonts w:ascii="Arial" w:eastAsia="Calibri" w:hAnsi="Arial" w:cs="Arial"/>
                      <w:bCs/>
                      <w:lang w:eastAsia="en-GB"/>
                    </w:rPr>
                    <w:t>This is not the correct approach as</w:t>
                  </w:r>
                  <w:r>
                    <w:rPr>
                      <w:rFonts w:ascii="Arial" w:eastAsia="Calibri" w:hAnsi="Arial" w:cs="Arial"/>
                      <w:bCs/>
                      <w:lang w:eastAsia="en-GB"/>
                    </w:rPr>
                    <w:t xml:space="preserve"> a diagnosis should be confirmed by experienced physicians before treatment planning. </w:t>
                  </w:r>
                </w:p>
              </w:tc>
            </w:tr>
            <w:tr w:rsidR="00F31BE1" w:rsidRPr="009E681D" w14:paraId="0D794CB5"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5766DAD" w14:textId="77777777" w:rsidR="00F31BE1" w:rsidRPr="004E364B" w:rsidRDefault="00F31BE1" w:rsidP="00F31BE1">
                  <w:pPr>
                    <w:rPr>
                      <w:rFonts w:ascii="Arial" w:eastAsia="Calibri" w:hAnsi="Arial" w:cs="Arial"/>
                      <w:bCs/>
                      <w:lang w:eastAsia="en-GB"/>
                    </w:rPr>
                  </w:pPr>
                  <w:r w:rsidRPr="005A3E7D">
                    <w:rPr>
                      <w:rFonts w:ascii="Arial" w:eastAsia="Calibri" w:hAnsi="Arial" w:cs="Arial"/>
                      <w:bCs/>
                      <w:color w:val="4EA72E" w:themeColor="accent6"/>
                      <w:lang w:eastAsia="en-GB"/>
                    </w:rPr>
                    <w:t xml:space="preserve">Refer to an experienced center for </w:t>
                  </w:r>
                  <w:r>
                    <w:rPr>
                      <w:rFonts w:ascii="Arial" w:eastAsia="Calibri" w:hAnsi="Arial" w:cs="Arial"/>
                      <w:bCs/>
                      <w:color w:val="4EA72E" w:themeColor="accent6"/>
                      <w:lang w:eastAsia="en-GB"/>
                    </w:rPr>
                    <w:t xml:space="preserve">further diagnostic tests and </w:t>
                  </w:r>
                  <w:r w:rsidRPr="005A3E7D">
                    <w:rPr>
                      <w:rFonts w:ascii="Arial" w:eastAsia="Calibri" w:hAnsi="Arial" w:cs="Arial"/>
                      <w:bCs/>
                      <w:color w:val="4EA72E" w:themeColor="accent6"/>
                      <w:lang w:eastAsia="en-GB"/>
                    </w:rPr>
                    <w:t>initiate supportive care</w:t>
                  </w:r>
                  <w:r>
                    <w:rPr>
                      <w:rFonts w:ascii="Arial" w:eastAsia="Calibri" w:hAnsi="Arial" w:cs="Arial"/>
                      <w:bCs/>
                      <w:color w:val="4EA72E" w:themeColor="accent6"/>
                      <w:lang w:eastAsia="en-GB"/>
                    </w:rPr>
                    <w:t>.</w:t>
                  </w:r>
                </w:p>
              </w:tc>
              <w:tc>
                <w:tcPr>
                  <w:tcW w:w="3340" w:type="dxa"/>
                  <w:tcBorders>
                    <w:top w:val="single" w:sz="4" w:space="0" w:color="auto"/>
                    <w:left w:val="single" w:sz="4" w:space="0" w:color="auto"/>
                    <w:bottom w:val="single" w:sz="4" w:space="0" w:color="auto"/>
                    <w:right w:val="single" w:sz="4" w:space="0" w:color="auto"/>
                  </w:tcBorders>
                </w:tcPr>
                <w:p w14:paraId="4B5A4277" w14:textId="77777777" w:rsidR="00F31BE1" w:rsidRPr="005A3E7D" w:rsidRDefault="00F31BE1" w:rsidP="00F31BE1">
                  <w:pPr>
                    <w:contextualSpacing/>
                    <w:rPr>
                      <w:rFonts w:ascii="Arial" w:eastAsia="Calibri" w:hAnsi="Arial" w:cs="Arial"/>
                      <w:bCs/>
                      <w:lang w:eastAsia="en-GB"/>
                    </w:rPr>
                  </w:pPr>
                  <w:r w:rsidRPr="005A3E7D">
                    <w:rPr>
                      <w:rFonts w:ascii="Arial" w:eastAsia="Calibri" w:hAnsi="Arial" w:cs="Arial"/>
                      <w:bCs/>
                      <w:lang w:eastAsia="en-GB"/>
                    </w:rPr>
                    <w:t xml:space="preserve">This is the correct approach as it ensures an </w:t>
                  </w:r>
                  <w:r w:rsidRPr="005A3E7D">
                    <w:rPr>
                      <w:rFonts w:ascii="Arial" w:eastAsia="Calibri" w:hAnsi="Arial" w:cs="Arial"/>
                      <w:bCs/>
                      <w:highlight w:val="yellow"/>
                      <w:lang w:eastAsia="en-GB"/>
                    </w:rPr>
                    <w:t>MDT</w:t>
                  </w:r>
                  <w:r w:rsidRPr="005A3E7D">
                    <w:rPr>
                      <w:rFonts w:ascii="Arial" w:eastAsia="Calibri" w:hAnsi="Arial" w:cs="Arial"/>
                      <w:bCs/>
                      <w:lang w:eastAsia="en-GB"/>
                    </w:rPr>
                    <w:t>, diagnosis-driven approach while starting the patient on appropriate supportive treatments.</w:t>
                  </w:r>
                </w:p>
              </w:tc>
              <w:tc>
                <w:tcPr>
                  <w:tcW w:w="5346" w:type="dxa"/>
                  <w:tcBorders>
                    <w:top w:val="single" w:sz="4" w:space="0" w:color="auto"/>
                    <w:left w:val="single" w:sz="4" w:space="0" w:color="auto"/>
                    <w:bottom w:val="single" w:sz="4" w:space="0" w:color="auto"/>
                    <w:right w:val="single" w:sz="4" w:space="0" w:color="auto"/>
                  </w:tcBorders>
                </w:tcPr>
                <w:p w14:paraId="60B4A70B" w14:textId="77777777" w:rsidR="00F31BE1" w:rsidRPr="0072707D" w:rsidRDefault="00F31BE1" w:rsidP="00F31BE1">
                  <w:pPr>
                    <w:contextualSpacing/>
                    <w:rPr>
                      <w:rFonts w:ascii="Arial" w:eastAsia="Calibri" w:hAnsi="Arial" w:cs="Arial"/>
                      <w:bCs/>
                      <w:lang w:eastAsia="en-GB"/>
                    </w:rPr>
                  </w:pPr>
                </w:p>
              </w:tc>
            </w:tr>
            <w:tr w:rsidR="00F31BE1" w:rsidRPr="009E681D" w14:paraId="6A38AFA8"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1806AF6" w14:textId="77777777" w:rsidR="00F31BE1" w:rsidRPr="0072707D" w:rsidRDefault="00F31BE1" w:rsidP="00F31BE1">
                  <w:pPr>
                    <w:contextualSpacing/>
                    <w:rPr>
                      <w:rFonts w:ascii="Arial" w:eastAsia="Calibri" w:hAnsi="Arial" w:cs="Arial"/>
                      <w:lang w:eastAsia="en-GB"/>
                    </w:rPr>
                  </w:pPr>
                  <w:r>
                    <w:rPr>
                      <w:rFonts w:ascii="Arial" w:eastAsia="Calibri" w:hAnsi="Arial" w:cs="Arial"/>
                      <w:lang w:eastAsia="en-GB"/>
                    </w:rPr>
                    <w:t xml:space="preserve">Suspect an inherited </w:t>
                  </w:r>
                  <w:r w:rsidRPr="0098735E">
                    <w:rPr>
                      <w:rFonts w:ascii="Arial" w:eastAsia="Calibri" w:hAnsi="Arial" w:cs="Arial"/>
                      <w:highlight w:val="yellow"/>
                      <w:lang w:eastAsia="en-GB"/>
                    </w:rPr>
                    <w:t>BMF</w:t>
                  </w:r>
                  <w:r>
                    <w:rPr>
                      <w:rFonts w:ascii="Arial" w:eastAsia="Calibri" w:hAnsi="Arial" w:cs="Arial"/>
                      <w:lang w:eastAsia="en-GB"/>
                    </w:rPr>
                    <w:t xml:space="preserve"> disorder and insist on genetic testing.</w:t>
                  </w:r>
                </w:p>
              </w:tc>
              <w:tc>
                <w:tcPr>
                  <w:tcW w:w="3340" w:type="dxa"/>
                  <w:tcBorders>
                    <w:top w:val="single" w:sz="4" w:space="0" w:color="auto"/>
                    <w:left w:val="single" w:sz="4" w:space="0" w:color="auto"/>
                    <w:bottom w:val="single" w:sz="4" w:space="0" w:color="auto"/>
                    <w:right w:val="single" w:sz="4" w:space="0" w:color="auto"/>
                  </w:tcBorders>
                </w:tcPr>
                <w:p w14:paraId="3694237A" w14:textId="77777777" w:rsidR="00F31BE1" w:rsidRPr="0072707D" w:rsidRDefault="00F31BE1" w:rsidP="00F31BE1">
                  <w:pPr>
                    <w:contextualSpacing/>
                    <w:rPr>
                      <w:rFonts w:ascii="Arial" w:eastAsia="Calibri" w:hAnsi="Arial" w:cs="Arial"/>
                      <w:bCs/>
                      <w:lang w:eastAsia="en-GB"/>
                    </w:rPr>
                  </w:pPr>
                </w:p>
              </w:tc>
              <w:tc>
                <w:tcPr>
                  <w:tcW w:w="5346" w:type="dxa"/>
                  <w:tcBorders>
                    <w:top w:val="single" w:sz="4" w:space="0" w:color="auto"/>
                    <w:left w:val="single" w:sz="4" w:space="0" w:color="auto"/>
                    <w:bottom w:val="single" w:sz="4" w:space="0" w:color="auto"/>
                    <w:right w:val="single" w:sz="4" w:space="0" w:color="auto"/>
                  </w:tcBorders>
                </w:tcPr>
                <w:p w14:paraId="6C21DD6E" w14:textId="77777777" w:rsidR="00F31BE1" w:rsidRPr="0072707D" w:rsidRDefault="00F31BE1" w:rsidP="00F31BE1">
                  <w:pPr>
                    <w:contextualSpacing/>
                    <w:rPr>
                      <w:rFonts w:ascii="Arial" w:hAnsi="Arial" w:cs="Arial"/>
                    </w:rPr>
                  </w:pPr>
                  <w:r>
                    <w:rPr>
                      <w:rFonts w:ascii="Arial" w:eastAsia="Calibri" w:hAnsi="Arial" w:cs="Arial"/>
                      <w:bCs/>
                      <w:lang w:eastAsia="en-GB"/>
                    </w:rPr>
                    <w:t>Although an inherited BMF should not be ruled out, getting a BM biopsy should take priority.</w:t>
                  </w:r>
                </w:p>
              </w:tc>
            </w:tr>
            <w:tr w:rsidR="00F31BE1" w:rsidRPr="009E681D" w14:paraId="6BEFB928"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BB7B30C" w14:textId="77777777" w:rsidR="00F31BE1" w:rsidRPr="00F12E5D" w:rsidRDefault="00F31BE1" w:rsidP="00F31BE1">
                  <w:pPr>
                    <w:rPr>
                      <w:rFonts w:ascii="Arial" w:eastAsia="Calibri" w:hAnsi="Arial" w:cs="Arial"/>
                      <w:lang w:eastAsia="en-GB"/>
                    </w:rPr>
                  </w:pPr>
                  <w:r>
                    <w:rPr>
                      <w:rFonts w:ascii="Arial" w:eastAsia="Calibri" w:hAnsi="Arial" w:cs="Arial"/>
                      <w:bCs/>
                      <w:lang w:eastAsia="en-GB"/>
                    </w:rPr>
                    <w:t xml:space="preserve">Prescribe prophylactic antimicrobial treatment and immediately administer a live influenza vaccine for winter.  </w:t>
                  </w:r>
                </w:p>
              </w:tc>
              <w:tc>
                <w:tcPr>
                  <w:tcW w:w="3340" w:type="dxa"/>
                  <w:tcBorders>
                    <w:top w:val="single" w:sz="4" w:space="0" w:color="auto"/>
                    <w:left w:val="single" w:sz="4" w:space="0" w:color="auto"/>
                    <w:bottom w:val="single" w:sz="4" w:space="0" w:color="auto"/>
                    <w:right w:val="single" w:sz="4" w:space="0" w:color="auto"/>
                  </w:tcBorders>
                </w:tcPr>
                <w:p w14:paraId="715CA63A" w14:textId="77777777" w:rsidR="00F31BE1" w:rsidRPr="0072707D" w:rsidRDefault="00F31BE1" w:rsidP="00F31BE1">
                  <w:pPr>
                    <w:contextualSpacing/>
                    <w:rPr>
                      <w:rFonts w:ascii="Arial" w:eastAsia="Calibri" w:hAnsi="Arial" w:cs="Arial"/>
                      <w:bCs/>
                      <w:lang w:eastAsia="en-GB"/>
                    </w:rPr>
                  </w:pPr>
                </w:p>
              </w:tc>
              <w:tc>
                <w:tcPr>
                  <w:tcW w:w="5346" w:type="dxa"/>
                  <w:tcBorders>
                    <w:top w:val="single" w:sz="4" w:space="0" w:color="auto"/>
                    <w:left w:val="single" w:sz="4" w:space="0" w:color="auto"/>
                    <w:bottom w:val="single" w:sz="4" w:space="0" w:color="auto"/>
                    <w:right w:val="single" w:sz="4" w:space="0" w:color="auto"/>
                  </w:tcBorders>
                </w:tcPr>
                <w:p w14:paraId="0A61FB3B" w14:textId="77777777" w:rsidR="00F31BE1" w:rsidRPr="0072707D" w:rsidRDefault="00F31BE1" w:rsidP="00F31BE1">
                  <w:pPr>
                    <w:contextualSpacing/>
                    <w:rPr>
                      <w:rFonts w:ascii="Arial" w:hAnsi="Arial" w:cs="Arial"/>
                    </w:rPr>
                  </w:pPr>
                  <w:r>
                    <w:rPr>
                      <w:rFonts w:ascii="Arial" w:eastAsia="Calibri" w:hAnsi="Arial" w:cs="Arial"/>
                      <w:bCs/>
                      <w:lang w:eastAsia="en-GB"/>
                    </w:rPr>
                    <w:t>Although supportive antimicrobial treatment is recommended for neutropenic individuals, the patient’s</w:t>
                  </w:r>
                  <w:r w:rsidRPr="0072707D">
                    <w:rPr>
                      <w:rFonts w:ascii="Arial" w:eastAsia="Calibri" w:hAnsi="Arial" w:cs="Arial"/>
                      <w:bCs/>
                      <w:lang w:eastAsia="en-GB"/>
                    </w:rPr>
                    <w:t xml:space="preserve"> </w:t>
                  </w:r>
                  <w:r>
                    <w:rPr>
                      <w:rFonts w:ascii="Arial" w:eastAsia="Calibri" w:hAnsi="Arial" w:cs="Arial"/>
                      <w:bCs/>
                      <w:lang w:eastAsia="en-GB"/>
                    </w:rPr>
                    <w:t xml:space="preserve">severe </w:t>
                  </w:r>
                  <w:r w:rsidRPr="0072707D">
                    <w:rPr>
                      <w:rFonts w:ascii="Arial" w:eastAsia="Calibri" w:hAnsi="Arial" w:cs="Arial"/>
                      <w:bCs/>
                      <w:lang w:eastAsia="en-GB"/>
                    </w:rPr>
                    <w:t>cytopenia needs to be investigated.</w:t>
                  </w:r>
                  <w:r>
                    <w:rPr>
                      <w:rFonts w:ascii="Arial" w:eastAsia="Calibri" w:hAnsi="Arial" w:cs="Arial"/>
                      <w:bCs/>
                      <w:lang w:eastAsia="en-GB"/>
                    </w:rPr>
                    <w:t xml:space="preserve"> Live vaccines should not be administered to patients with compromised immunity.</w:t>
                  </w:r>
                </w:p>
              </w:tc>
            </w:tr>
          </w:tbl>
          <w:p w14:paraId="73674261" w14:textId="77777777" w:rsidR="00F31BE1" w:rsidRPr="003B3281" w:rsidRDefault="00F31BE1" w:rsidP="00F31BE1">
            <w:pPr>
              <w:contextualSpacing/>
              <w:rPr>
                <w:rFonts w:ascii="Arial" w:eastAsia="Times New Roman" w:hAnsi="Arial" w:cs="Arial"/>
                <w:bCs/>
              </w:rPr>
            </w:pPr>
          </w:p>
        </w:tc>
      </w:tr>
      <w:tr w:rsidR="00F31BE1" w:rsidRPr="00C578F0" w14:paraId="7415977C" w14:textId="77777777" w:rsidTr="00F31BE1">
        <w:trPr>
          <w:trHeight w:val="278"/>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0443798" w14:textId="4129C320" w:rsidR="00F31BE1" w:rsidRPr="00C578F0" w:rsidRDefault="00F31BE1" w:rsidP="00F31BE1">
            <w:pPr>
              <w:contextualSpacing/>
              <w:rPr>
                <w:rFonts w:ascii="Arial" w:eastAsia="Calibri" w:hAnsi="Arial" w:cs="Arial"/>
                <w:b/>
                <w:lang w:eastAsia="en-GB"/>
              </w:rPr>
            </w:pPr>
            <w:r w:rsidRPr="00C578F0">
              <w:rPr>
                <w:rFonts w:ascii="Arial" w:eastAsia="Calibri" w:hAnsi="Arial" w:cs="Arial"/>
                <w:b/>
                <w:lang w:eastAsia="en-GB"/>
              </w:rPr>
              <w:t xml:space="preserve">Solution </w:t>
            </w:r>
          </w:p>
        </w:tc>
      </w:tr>
      <w:tr w:rsidR="00F31BE1" w:rsidRPr="00C578F0" w14:paraId="07B5C379" w14:textId="77777777" w:rsidTr="00F31BE1">
        <w:trPr>
          <w:trHeight w:val="278"/>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83190A7" w14:textId="77777777" w:rsidR="00F31BE1" w:rsidRDefault="00F31BE1" w:rsidP="00F31BE1">
            <w:pPr>
              <w:contextualSpacing/>
              <w:rPr>
                <w:rFonts w:ascii="Arial" w:eastAsia="Calibri" w:hAnsi="Arial" w:cs="Arial"/>
                <w:bCs/>
                <w:lang w:eastAsia="en-GB"/>
              </w:rPr>
            </w:pPr>
            <w:r w:rsidRPr="005C7739">
              <w:rPr>
                <w:rFonts w:ascii="Arial" w:eastAsia="Calibri" w:hAnsi="Arial" w:cs="Arial"/>
                <w:bCs/>
                <w:highlight w:val="yellow"/>
                <w:lang w:eastAsia="en-GB"/>
              </w:rPr>
              <w:t>DO NOT SHOW SOLUTION IN PREASSESSMENT</w:t>
            </w:r>
          </w:p>
          <w:p w14:paraId="626CEC65" w14:textId="7086FE74" w:rsidR="00F31BE1" w:rsidRPr="00C578F0" w:rsidRDefault="00F31BE1" w:rsidP="00F31BE1">
            <w:pPr>
              <w:contextualSpacing/>
              <w:rPr>
                <w:rFonts w:ascii="Arial" w:eastAsia="Calibri" w:hAnsi="Arial" w:cs="Arial"/>
                <w:lang w:eastAsia="en-GB"/>
              </w:rPr>
            </w:pPr>
            <w:r w:rsidRPr="4C57DA18">
              <w:rPr>
                <w:rFonts w:ascii="Arial" w:eastAsia="Calibri" w:hAnsi="Arial" w:cs="Arial"/>
                <w:lang w:eastAsia="en-GB"/>
              </w:rPr>
              <w:t xml:space="preserve">It is important for diagnosis and treatment to be managed by an </w:t>
            </w:r>
            <w:r w:rsidRPr="4C57DA18">
              <w:rPr>
                <w:rFonts w:ascii="Arial" w:eastAsia="Calibri" w:hAnsi="Arial" w:cs="Arial"/>
                <w:highlight w:val="yellow"/>
                <w:lang w:eastAsia="en-GB"/>
              </w:rPr>
              <w:t>MDT</w:t>
            </w:r>
            <w:r w:rsidRPr="4C57DA18">
              <w:rPr>
                <w:rFonts w:ascii="Arial" w:eastAsia="Calibri" w:hAnsi="Arial" w:cs="Arial"/>
                <w:lang w:eastAsia="en-GB"/>
              </w:rPr>
              <w:t xml:space="preserve"> </w:t>
            </w:r>
            <w:r>
              <w:rPr>
                <w:rFonts w:ascii="Arial" w:eastAsia="Calibri" w:hAnsi="Arial" w:cs="Arial"/>
                <w:lang w:eastAsia="en-GB"/>
              </w:rPr>
              <w:t xml:space="preserve">who have experience </w:t>
            </w:r>
            <w:r w:rsidRPr="4C57DA18">
              <w:rPr>
                <w:rFonts w:ascii="Arial" w:eastAsia="Calibri" w:hAnsi="Arial" w:cs="Arial"/>
                <w:lang w:eastAsia="en-GB"/>
              </w:rPr>
              <w:t xml:space="preserve">in aplastic anemia. </w:t>
            </w:r>
            <w:r w:rsidRPr="006625B9">
              <w:rPr>
                <w:rFonts w:ascii="Arial" w:eastAsia="Calibri" w:hAnsi="Arial" w:cs="Arial"/>
                <w:lang w:eastAsia="en-GB"/>
              </w:rPr>
              <w:t>Despite the patient's</w:t>
            </w:r>
            <w:r>
              <w:rPr>
                <w:rFonts w:ascii="Arial" w:eastAsia="Calibri" w:hAnsi="Arial" w:cs="Arial"/>
                <w:lang w:eastAsia="en-GB"/>
              </w:rPr>
              <w:t xml:space="preserve"> age</w:t>
            </w:r>
            <w:r w:rsidRPr="006625B9">
              <w:rPr>
                <w:rFonts w:ascii="Arial" w:eastAsia="Calibri" w:hAnsi="Arial" w:cs="Arial"/>
                <w:lang w:eastAsia="en-GB"/>
              </w:rPr>
              <w:t xml:space="preserve">, inherited BMF </w:t>
            </w:r>
            <w:r>
              <w:rPr>
                <w:rFonts w:ascii="Arial" w:eastAsia="Calibri" w:hAnsi="Arial" w:cs="Arial"/>
                <w:lang w:eastAsia="en-GB"/>
              </w:rPr>
              <w:t>should not</w:t>
            </w:r>
            <w:r w:rsidRPr="006625B9">
              <w:rPr>
                <w:rFonts w:ascii="Arial" w:eastAsia="Calibri" w:hAnsi="Arial" w:cs="Arial"/>
                <w:lang w:eastAsia="en-GB"/>
              </w:rPr>
              <w:t xml:space="preserve"> be ruled out, </w:t>
            </w:r>
            <w:r>
              <w:rPr>
                <w:rFonts w:ascii="Arial" w:eastAsia="Calibri" w:hAnsi="Arial" w:cs="Arial"/>
                <w:lang w:eastAsia="en-GB"/>
              </w:rPr>
              <w:t xml:space="preserve">but the priority should be </w:t>
            </w:r>
            <w:r w:rsidRPr="006625B9">
              <w:rPr>
                <w:rFonts w:ascii="Arial" w:eastAsia="Calibri" w:hAnsi="Arial" w:cs="Arial"/>
                <w:lang w:eastAsia="en-GB"/>
              </w:rPr>
              <w:t xml:space="preserve">to investigate </w:t>
            </w:r>
            <w:r>
              <w:rPr>
                <w:rFonts w:ascii="Arial" w:eastAsia="Calibri" w:hAnsi="Arial" w:cs="Arial"/>
                <w:lang w:eastAsia="en-GB"/>
              </w:rPr>
              <w:t xml:space="preserve">his </w:t>
            </w:r>
            <w:r w:rsidRPr="006625B9">
              <w:rPr>
                <w:rFonts w:ascii="Arial" w:eastAsia="Calibri" w:hAnsi="Arial" w:cs="Arial"/>
                <w:lang w:eastAsia="en-GB"/>
              </w:rPr>
              <w:t>severe cytopenia.</w:t>
            </w:r>
            <w:r w:rsidRPr="00E01FC2">
              <w:rPr>
                <w:rFonts w:ascii="Arial" w:eastAsia="Calibri" w:hAnsi="Arial" w:cs="Arial"/>
                <w:lang w:eastAsia="en-GB"/>
              </w:rPr>
              <w:t xml:space="preserve"> Supportive antimicrobial treatment is recommended</w:t>
            </w:r>
            <w:r>
              <w:rPr>
                <w:rFonts w:ascii="Arial" w:eastAsia="Calibri" w:hAnsi="Arial" w:cs="Arial"/>
                <w:lang w:eastAsia="en-GB"/>
              </w:rPr>
              <w:t xml:space="preserve"> to prevent infection</w:t>
            </w:r>
            <w:r w:rsidRPr="00E01FC2">
              <w:rPr>
                <w:rFonts w:ascii="Arial" w:eastAsia="Calibri" w:hAnsi="Arial" w:cs="Arial"/>
                <w:lang w:eastAsia="en-GB"/>
              </w:rPr>
              <w:t xml:space="preserve"> </w:t>
            </w:r>
            <w:r>
              <w:rPr>
                <w:rFonts w:ascii="Arial" w:eastAsia="Calibri" w:hAnsi="Arial" w:cs="Arial"/>
                <w:lang w:eastAsia="en-GB"/>
              </w:rPr>
              <w:t>in</w:t>
            </w:r>
            <w:r w:rsidRPr="00E01FC2">
              <w:rPr>
                <w:rFonts w:ascii="Arial" w:eastAsia="Calibri" w:hAnsi="Arial" w:cs="Arial"/>
                <w:lang w:eastAsia="en-GB"/>
              </w:rPr>
              <w:t xml:space="preserve"> neutropenic patients</w:t>
            </w:r>
            <w:r>
              <w:rPr>
                <w:rFonts w:ascii="Arial" w:eastAsia="Calibri" w:hAnsi="Arial" w:cs="Arial"/>
                <w:lang w:eastAsia="en-GB"/>
              </w:rPr>
              <w:t xml:space="preserve"> and inactive vaccination should be approached with caution </w:t>
            </w:r>
            <w:r w:rsidRPr="00CB2EAA">
              <w:rPr>
                <w:rFonts w:ascii="Arial" w:eastAsia="Calibri" w:hAnsi="Arial" w:cs="Arial"/>
                <w:b/>
                <w:bCs/>
                <w:lang w:eastAsia="en-GB"/>
              </w:rPr>
              <w:t>- live vaccines are contraindicated in immunocompromised patients</w:t>
            </w:r>
            <w:r w:rsidRPr="00E01FC2">
              <w:rPr>
                <w:rFonts w:ascii="Arial" w:eastAsia="Calibri" w:hAnsi="Arial" w:cs="Arial"/>
                <w:lang w:eastAsia="en-GB"/>
              </w:rPr>
              <w:t xml:space="preserve">. </w:t>
            </w:r>
            <w:r>
              <w:rPr>
                <w:rFonts w:ascii="Arial" w:eastAsia="Calibri" w:hAnsi="Arial" w:cs="Arial"/>
                <w:lang w:eastAsia="en-GB"/>
              </w:rPr>
              <w:t>P</w:t>
            </w:r>
            <w:r w:rsidRPr="00E01FC2">
              <w:rPr>
                <w:rFonts w:ascii="Arial" w:eastAsia="Calibri" w:hAnsi="Arial" w:cs="Arial"/>
                <w:lang w:eastAsia="en-GB"/>
              </w:rPr>
              <w:t>sychological support during diagnosi</w:t>
            </w:r>
            <w:r>
              <w:rPr>
                <w:rFonts w:ascii="Arial" w:eastAsia="Calibri" w:hAnsi="Arial" w:cs="Arial"/>
                <w:lang w:eastAsia="en-GB"/>
              </w:rPr>
              <w:t>s and referral to a local patient support group should also be considered</w:t>
            </w:r>
            <w:r w:rsidRPr="4C57DA18">
              <w:rPr>
                <w:rFonts w:ascii="Arial" w:eastAsia="Calibri" w:hAnsi="Arial" w:cs="Arial"/>
                <w:lang w:eastAsia="en-GB"/>
              </w:rPr>
              <w:t>.</w:t>
            </w:r>
            <w:r>
              <w:rPr>
                <w:rFonts w:ascii="Arial" w:eastAsia="Calibri" w:hAnsi="Arial" w:cs="Arial"/>
                <w:lang w:eastAsia="en-GB"/>
              </w:rPr>
              <w:t xml:space="preserve"> </w:t>
            </w:r>
          </w:p>
        </w:tc>
      </w:tr>
      <w:tr w:rsidR="00F31BE1" w:rsidRPr="00C578F0" w14:paraId="465F3BB1" w14:textId="77777777" w:rsidTr="00F31BE1">
        <w:trPr>
          <w:trHeight w:val="130"/>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318B832" w14:textId="7A0B4E21" w:rsidR="00F31BE1" w:rsidRPr="00C578F0" w:rsidRDefault="00F31BE1" w:rsidP="00F31BE1">
            <w:pPr>
              <w:contextualSpacing/>
              <w:rPr>
                <w:rFonts w:ascii="Arial" w:eastAsia="Calibri" w:hAnsi="Arial" w:cs="Arial"/>
                <w:b/>
                <w:lang w:eastAsia="en-GB"/>
              </w:rPr>
            </w:pPr>
            <w:r w:rsidRPr="00C578F0">
              <w:rPr>
                <w:rFonts w:ascii="Arial" w:eastAsia="Calibri" w:hAnsi="Arial" w:cs="Arial"/>
                <w:b/>
                <w:lang w:eastAsia="en-GB"/>
              </w:rPr>
              <w:t xml:space="preserve">References </w:t>
            </w:r>
          </w:p>
        </w:tc>
      </w:tr>
      <w:tr w:rsidR="00F31BE1" w:rsidRPr="00C578F0" w14:paraId="32DDD341" w14:textId="77777777" w:rsidTr="00F31BE1">
        <w:trPr>
          <w:trHeight w:val="141"/>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5A9819A" w14:textId="75521045" w:rsidR="00F31BE1" w:rsidRPr="00C578F0" w:rsidRDefault="00F31BE1" w:rsidP="00F31BE1">
            <w:pPr>
              <w:contextualSpacing/>
              <w:rPr>
                <w:rFonts w:ascii="Arial" w:eastAsia="Calibri" w:hAnsi="Arial" w:cs="Arial"/>
                <w:bCs/>
                <w:lang w:eastAsia="en-GB"/>
              </w:rPr>
            </w:pPr>
            <w:hyperlink r:id="rId16" w:history="1">
              <w:r w:rsidRPr="005E42FA">
                <w:rPr>
                  <w:rStyle w:val="Hyperlink"/>
                  <w:rFonts w:ascii="Arial" w:eastAsia="Calibri" w:hAnsi="Arial" w:cs="Arial"/>
                  <w:bCs/>
                  <w:lang w:val="de-CH" w:eastAsia="en-GB"/>
                </w:rPr>
                <w:t>Kulasekararaj A, et al</w:t>
              </w:r>
              <w:r w:rsidRPr="005E42FA">
                <w:rPr>
                  <w:rStyle w:val="Hyperlink"/>
                  <w:rFonts w:ascii="Arial" w:eastAsia="Calibri" w:hAnsi="Arial" w:cs="Arial"/>
                  <w:bCs/>
                  <w:i/>
                  <w:iCs/>
                  <w:lang w:val="de-CH" w:eastAsia="en-GB"/>
                </w:rPr>
                <w:t xml:space="preserve">. Br J Haematol  </w:t>
              </w:r>
              <w:r w:rsidRPr="005E42FA">
                <w:rPr>
                  <w:rStyle w:val="Hyperlink"/>
                  <w:rFonts w:ascii="Arial" w:eastAsia="Calibri" w:hAnsi="Arial" w:cs="Arial"/>
                  <w:bCs/>
                  <w:lang w:val="de-CH" w:eastAsia="en-GB"/>
                </w:rPr>
                <w:t>2024;204(3):784–804.</w:t>
              </w:r>
            </w:hyperlink>
          </w:p>
        </w:tc>
      </w:tr>
      <w:tr w:rsidR="00F31BE1" w:rsidRPr="00C578F0" w14:paraId="6ABAE755" w14:textId="77777777" w:rsidTr="00F31BE1">
        <w:trPr>
          <w:trHeight w:val="179"/>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2FE2415" w14:textId="0BA38070" w:rsidR="00F31BE1" w:rsidRPr="00C578F0" w:rsidRDefault="00F31BE1" w:rsidP="00F31BE1">
            <w:pPr>
              <w:contextualSpacing/>
              <w:rPr>
                <w:rFonts w:ascii="Arial" w:eastAsia="Calibri" w:hAnsi="Arial" w:cs="Arial"/>
                <w:b/>
                <w:lang w:eastAsia="en-GB"/>
              </w:rPr>
            </w:pPr>
            <w:r w:rsidRPr="00986137">
              <w:rPr>
                <w:rFonts w:ascii="Arial" w:eastAsia="Calibri" w:hAnsi="Arial" w:cs="Arial"/>
                <w:b/>
                <w:bCs/>
                <w:lang w:eastAsia="en-GB"/>
              </w:rPr>
              <w:t xml:space="preserve">Chapter: </w:t>
            </w:r>
            <w:r>
              <w:rPr>
                <w:rFonts w:ascii="Arial" w:eastAsia="Calibri" w:hAnsi="Arial" w:cs="Arial"/>
                <w:b/>
                <w:bCs/>
                <w:lang w:eastAsia="en-GB"/>
              </w:rPr>
              <w:t>Preassessment questions</w:t>
            </w:r>
          </w:p>
        </w:tc>
      </w:tr>
      <w:tr w:rsidR="00F31BE1" w:rsidRPr="00C578F0" w14:paraId="669CE37E" w14:textId="77777777" w:rsidTr="00F31BE1">
        <w:trPr>
          <w:trHeight w:val="154"/>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1F49A071" w14:textId="2CC05810" w:rsidR="00F31BE1" w:rsidRPr="00C578F0" w:rsidRDefault="00F31BE1" w:rsidP="00F31BE1">
            <w:pPr>
              <w:contextualSpacing/>
              <w:rPr>
                <w:rFonts w:ascii="Arial" w:eastAsia="Calibri" w:hAnsi="Arial" w:cs="Arial"/>
                <w:bCs/>
                <w:lang w:eastAsia="en-GB"/>
              </w:rPr>
            </w:pPr>
            <w:r w:rsidRPr="00C578F0">
              <w:rPr>
                <w:rFonts w:ascii="Arial" w:eastAsia="Calibri" w:hAnsi="Arial" w:cs="Arial"/>
                <w:b/>
                <w:lang w:eastAsia="en-GB"/>
              </w:rPr>
              <w:t>Text</w:t>
            </w:r>
          </w:p>
        </w:tc>
      </w:tr>
      <w:tr w:rsidR="00A01F82" w:rsidRPr="00C578F0" w14:paraId="7145F3C2" w14:textId="77777777" w:rsidTr="00F31BE1">
        <w:trPr>
          <w:trHeight w:val="179"/>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BD04DD0" w14:textId="77777777" w:rsidR="00A01F82" w:rsidRPr="00C578F0" w:rsidRDefault="00A01F82" w:rsidP="005A0CE4">
            <w:pPr>
              <w:contextualSpacing/>
              <w:rPr>
                <w:rFonts w:ascii="Arial" w:eastAsia="Calibri" w:hAnsi="Arial" w:cs="Arial"/>
                <w:b/>
                <w:lang w:eastAsia="en-GB"/>
              </w:rPr>
            </w:pPr>
            <w:r w:rsidRPr="00C578F0">
              <w:rPr>
                <w:rFonts w:ascii="Arial" w:eastAsia="Calibri" w:hAnsi="Arial" w:cs="Arial"/>
                <w:b/>
                <w:lang w:eastAsia="en-GB"/>
              </w:rPr>
              <w:lastRenderedPageBreak/>
              <w:t>Notes/Settings</w:t>
            </w:r>
          </w:p>
        </w:tc>
      </w:tr>
      <w:tr w:rsidR="00A01F82" w:rsidRPr="00C578F0" w14:paraId="19659A46" w14:textId="77777777" w:rsidTr="00F31BE1">
        <w:trPr>
          <w:trHeight w:val="432"/>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3A55975" w14:textId="77777777" w:rsidR="00A01F82" w:rsidRPr="003B6F28" w:rsidRDefault="00A01F82" w:rsidP="005A0CE4">
            <w:pPr>
              <w:contextualSpacing/>
              <w:rPr>
                <w:rFonts w:ascii="Arial" w:eastAsia="Calibri" w:hAnsi="Arial" w:cs="Arial"/>
                <w:bCs/>
                <w:lang w:eastAsia="en-GB"/>
              </w:rPr>
            </w:pPr>
            <w:r>
              <w:rPr>
                <w:rFonts w:ascii="Arial" w:eastAsia="Calibri" w:hAnsi="Arial" w:cs="Arial"/>
                <w:bCs/>
                <w:lang w:eastAsia="en-GB"/>
              </w:rPr>
              <w:t xml:space="preserve">Use drag and drop question (text to text)  </w:t>
            </w:r>
          </w:p>
        </w:tc>
      </w:tr>
    </w:tbl>
    <w:p w14:paraId="1DFD118A" w14:textId="77777777" w:rsidR="002D1086" w:rsidRDefault="002D1086" w:rsidP="006747C4">
      <w:pPr>
        <w:rPr>
          <w:rFonts w:ascii="Arial" w:hAnsi="Arial" w:cs="Arial"/>
          <w:b/>
          <w:bCs/>
          <w:sz w:val="20"/>
          <w:szCs w:val="20"/>
          <w:u w:val="single"/>
        </w:rPr>
      </w:pPr>
    </w:p>
    <w:p w14:paraId="2F551F37" w14:textId="179443D6" w:rsidR="4C57DA18" w:rsidRDefault="4C57DA18">
      <w:pPr>
        <w:rPr>
          <w:del w:id="6" w:author="Rebecca Cox" w:date="2025-01-09T15:14:00Z" w16du:dateUtc="2025-01-09T15:14:10Z"/>
        </w:rPr>
      </w:pPr>
    </w:p>
    <w:p w14:paraId="3B48A8A5" w14:textId="77777777" w:rsidR="001F414D" w:rsidRDefault="001F414D">
      <w:pPr>
        <w:spacing w:line="278" w:lineRule="auto"/>
        <w:rPr>
          <w:rFonts w:ascii="Arial" w:hAnsi="Arial" w:cs="Arial"/>
          <w:b/>
          <w:bCs/>
          <w:sz w:val="20"/>
          <w:szCs w:val="20"/>
          <w:u w:val="single"/>
        </w:rPr>
      </w:pPr>
    </w:p>
    <w:p w14:paraId="12F3A220" w14:textId="77777777" w:rsidR="001F414D" w:rsidRDefault="001F414D">
      <w:pPr>
        <w:spacing w:line="278" w:lineRule="auto"/>
        <w:rPr>
          <w:rFonts w:ascii="Arial" w:hAnsi="Arial" w:cs="Arial"/>
          <w:b/>
          <w:bCs/>
          <w:sz w:val="20"/>
          <w:szCs w:val="20"/>
          <w:u w:val="single"/>
        </w:rPr>
      </w:pPr>
    </w:p>
    <w:tbl>
      <w:tblPr>
        <w:tblW w:w="14404" w:type="dxa"/>
        <w:tblLook w:val="01E0" w:firstRow="1" w:lastRow="1" w:firstColumn="1" w:lastColumn="1" w:noHBand="0" w:noVBand="0"/>
      </w:tblPr>
      <w:tblGrid>
        <w:gridCol w:w="5768"/>
        <w:gridCol w:w="8636"/>
      </w:tblGrid>
      <w:tr w:rsidR="00540E51" w:rsidRPr="00C578F0" w14:paraId="0CEE93AC" w14:textId="77777777" w:rsidTr="00540E51">
        <w:trPr>
          <w:trHeight w:val="290"/>
        </w:trPr>
        <w:tc>
          <w:tcPr>
            <w:tcW w:w="576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79F647E" w14:textId="79F71AFD" w:rsidR="00540E51" w:rsidRPr="00C578F0" w:rsidRDefault="00540E51" w:rsidP="00540E51">
            <w:pPr>
              <w:contextualSpacing/>
              <w:rPr>
                <w:rFonts w:ascii="Arial" w:eastAsia="Calibri" w:hAnsi="Arial" w:cs="Arial"/>
                <w:b/>
                <w:bCs/>
                <w:lang w:eastAsia="en-GB"/>
              </w:rPr>
            </w:pPr>
            <w:r w:rsidRPr="00986137">
              <w:rPr>
                <w:rFonts w:ascii="Arial" w:eastAsia="Calibri" w:hAnsi="Arial" w:cs="Arial"/>
                <w:b/>
                <w:bCs/>
                <w:lang w:eastAsia="en-GB"/>
              </w:rPr>
              <w:t xml:space="preserve">Chapter: </w:t>
            </w:r>
            <w:r>
              <w:rPr>
                <w:rFonts w:ascii="Arial" w:eastAsia="Calibri" w:hAnsi="Arial" w:cs="Arial"/>
                <w:b/>
                <w:bCs/>
                <w:lang w:eastAsia="en-GB"/>
              </w:rPr>
              <w:t>Preassessment questions</w:t>
            </w:r>
          </w:p>
        </w:tc>
        <w:tc>
          <w:tcPr>
            <w:tcW w:w="863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8DEF876" w14:textId="1F59DAB3" w:rsidR="00540E51" w:rsidRPr="00C578F0" w:rsidRDefault="00540E51" w:rsidP="00540E51">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Pr>
                <w:rFonts w:ascii="Arial" w:eastAsia="Calibri" w:hAnsi="Arial" w:cs="Arial"/>
                <w:b/>
                <w:bCs/>
                <w:lang w:eastAsia="en-GB"/>
              </w:rPr>
              <w:t>Preassessment question 2</w:t>
            </w:r>
          </w:p>
        </w:tc>
      </w:tr>
      <w:tr w:rsidR="00540E51" w:rsidRPr="00C578F0" w14:paraId="26056303" w14:textId="77777777" w:rsidTr="00540E51">
        <w:trPr>
          <w:trHeight w:val="278"/>
        </w:trPr>
        <w:tc>
          <w:tcPr>
            <w:tcW w:w="14404"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7A3E7EE" w14:textId="72F47AF8" w:rsidR="00540E51" w:rsidRPr="00C578F0" w:rsidRDefault="00540E51" w:rsidP="00540E51">
            <w:pPr>
              <w:contextualSpacing/>
              <w:rPr>
                <w:rFonts w:ascii="Arial" w:eastAsia="Calibri" w:hAnsi="Arial" w:cs="Arial"/>
                <w:b/>
                <w:bCs/>
                <w:lang w:eastAsia="en-GB"/>
              </w:rPr>
            </w:pPr>
            <w:r w:rsidRPr="00C578F0">
              <w:rPr>
                <w:rFonts w:ascii="Arial" w:eastAsia="Calibri" w:hAnsi="Arial" w:cs="Arial"/>
                <w:b/>
                <w:lang w:eastAsia="en-GB"/>
              </w:rPr>
              <w:t>Text</w:t>
            </w:r>
          </w:p>
        </w:tc>
      </w:tr>
      <w:tr w:rsidR="00540E51" w:rsidRPr="00C578F0" w14:paraId="79EA4006" w14:textId="77777777" w:rsidTr="00540E51">
        <w:trPr>
          <w:trHeight w:val="701"/>
        </w:trPr>
        <w:tc>
          <w:tcPr>
            <w:tcW w:w="14404"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81E6718" w14:textId="77777777" w:rsidR="00540E51" w:rsidRDefault="00540E51" w:rsidP="00540E51">
            <w:pPr>
              <w:contextualSpacing/>
              <w:rPr>
                <w:rFonts w:ascii="Arial" w:eastAsia="Times New Roman" w:hAnsi="Arial" w:cs="Arial"/>
                <w:bCs/>
              </w:rPr>
            </w:pPr>
            <w:r w:rsidRPr="00B2458D">
              <w:rPr>
                <w:rFonts w:ascii="Arial" w:eastAsia="Times New Roman" w:hAnsi="Arial" w:cs="Arial"/>
                <w:bCs/>
              </w:rPr>
              <w:t xml:space="preserve">Which of the following patients is most likely to have acquired </w:t>
            </w:r>
            <w:r>
              <w:rPr>
                <w:rFonts w:ascii="Arial" w:eastAsia="Times New Roman" w:hAnsi="Arial" w:cs="Arial"/>
                <w:bCs/>
              </w:rPr>
              <w:t>AA</w:t>
            </w:r>
            <w:r w:rsidRPr="00B2458D">
              <w:rPr>
                <w:rFonts w:ascii="Arial" w:eastAsia="Times New Roman" w:hAnsi="Arial" w:cs="Arial"/>
                <w:bCs/>
              </w:rPr>
              <w:t xml:space="preserve"> rather than an inherited </w:t>
            </w:r>
            <w:r w:rsidRPr="00E60041">
              <w:rPr>
                <w:rFonts w:ascii="Arial" w:eastAsia="Times New Roman" w:hAnsi="Arial" w:cs="Arial"/>
                <w:bCs/>
                <w:highlight w:val="yellow"/>
              </w:rPr>
              <w:t>BMF</w:t>
            </w:r>
            <w:r w:rsidRPr="00B2458D">
              <w:rPr>
                <w:rFonts w:ascii="Arial" w:eastAsia="Times New Roman" w:hAnsi="Arial" w:cs="Arial"/>
                <w:bCs/>
              </w:rPr>
              <w:t xml:space="preserve"> syndrome?</w:t>
            </w:r>
          </w:p>
          <w:tbl>
            <w:tblPr>
              <w:tblW w:w="14182" w:type="dxa"/>
              <w:tblLook w:val="01E0" w:firstRow="1" w:lastRow="1" w:firstColumn="1" w:lastColumn="1" w:noHBand="0" w:noVBand="0"/>
            </w:tblPr>
            <w:tblGrid>
              <w:gridCol w:w="5272"/>
              <w:gridCol w:w="3514"/>
              <w:gridCol w:w="5396"/>
            </w:tblGrid>
            <w:tr w:rsidR="00540E51" w:rsidRPr="00C578F0" w14:paraId="20EC4752"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165C5E2" w14:textId="77777777" w:rsidR="00540E51" w:rsidRPr="00C578F0" w:rsidRDefault="00540E51" w:rsidP="00540E51">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51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2865317D" w14:textId="77777777" w:rsidR="00540E51" w:rsidRPr="00C578F0" w:rsidRDefault="00540E51" w:rsidP="00540E51">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9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4D285FB3" w14:textId="77777777" w:rsidR="00540E51" w:rsidRPr="00C578F0" w:rsidRDefault="00540E51" w:rsidP="00540E51">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540E51" w:rsidRPr="00C578F0" w14:paraId="5DD10782"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378E0D8" w14:textId="77777777" w:rsidR="00540E51" w:rsidRPr="0072707D" w:rsidRDefault="00540E51" w:rsidP="00540E51">
                  <w:pPr>
                    <w:rPr>
                      <w:rFonts w:ascii="Arial" w:eastAsia="Calibri" w:hAnsi="Arial" w:cs="Arial"/>
                      <w:lang w:eastAsia="en-GB"/>
                    </w:rPr>
                  </w:pPr>
                  <w:r>
                    <w:rPr>
                      <w:rFonts w:ascii="Arial" w:eastAsia="Calibri" w:hAnsi="Arial" w:cs="Arial"/>
                      <w:lang w:eastAsia="en-GB"/>
                    </w:rPr>
                    <w:t xml:space="preserve">Patient A: 25-year-old with pancytopenia, </w:t>
                  </w:r>
                  <w:r w:rsidRPr="00157DE8">
                    <w:rPr>
                      <w:rFonts w:ascii="Arial" w:eastAsia="Calibri" w:hAnsi="Arial" w:cs="Arial"/>
                      <w:lang w:eastAsia="en-GB"/>
                    </w:rPr>
                    <w:t>mild skeletal abnormalitie</w:t>
                  </w:r>
                  <w:r>
                    <w:rPr>
                      <w:rFonts w:ascii="Arial" w:eastAsia="Calibri" w:hAnsi="Arial" w:cs="Arial"/>
                      <w:lang w:eastAsia="en-GB"/>
                    </w:rPr>
                    <w:t>s,</w:t>
                  </w:r>
                  <w:r w:rsidRPr="00157DE8">
                    <w:rPr>
                      <w:rFonts w:ascii="Arial" w:eastAsia="Calibri" w:hAnsi="Arial" w:cs="Arial"/>
                      <w:lang w:eastAsia="en-GB"/>
                    </w:rPr>
                    <w:t xml:space="preserve"> a family history of anemia</w:t>
                  </w:r>
                  <w:r>
                    <w:rPr>
                      <w:rFonts w:ascii="Arial" w:eastAsia="Calibri" w:hAnsi="Arial" w:cs="Arial"/>
                      <w:lang w:eastAsia="en-GB"/>
                    </w:rPr>
                    <w:t>, recently diagnosed with severe atopic dermatitis.</w:t>
                  </w:r>
                </w:p>
              </w:tc>
              <w:tc>
                <w:tcPr>
                  <w:tcW w:w="3514" w:type="dxa"/>
                  <w:tcBorders>
                    <w:top w:val="single" w:sz="4" w:space="0" w:color="auto"/>
                    <w:left w:val="single" w:sz="4" w:space="0" w:color="auto"/>
                    <w:bottom w:val="single" w:sz="4" w:space="0" w:color="auto"/>
                    <w:right w:val="single" w:sz="4" w:space="0" w:color="auto"/>
                  </w:tcBorders>
                </w:tcPr>
                <w:p w14:paraId="6F567FF4" w14:textId="77777777" w:rsidR="00540E51" w:rsidRPr="0072707D" w:rsidRDefault="00540E51" w:rsidP="00540E51">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6477AA66" w14:textId="77777777" w:rsidR="00540E51" w:rsidRPr="0072707D" w:rsidRDefault="00540E51" w:rsidP="00540E51">
                  <w:pPr>
                    <w:contextualSpacing/>
                    <w:rPr>
                      <w:rFonts w:ascii="Arial" w:eastAsia="Calibri" w:hAnsi="Arial" w:cs="Arial"/>
                      <w:bCs/>
                      <w:lang w:eastAsia="en-GB"/>
                    </w:rPr>
                  </w:pPr>
                  <w:r w:rsidRPr="00723873">
                    <w:rPr>
                      <w:rFonts w:ascii="Arial" w:eastAsia="Calibri" w:hAnsi="Arial" w:cs="Arial"/>
                      <w:bCs/>
                      <w:lang w:eastAsia="en-GB"/>
                    </w:rPr>
                    <w:t>While this patient may have an inherited disorder, the presence of skeletal abnormalities and a family history of anemia make acquired aplastic anemia less likely</w:t>
                  </w:r>
                  <w:r>
                    <w:rPr>
                      <w:rFonts w:ascii="Arial" w:eastAsia="Calibri" w:hAnsi="Arial" w:cs="Arial"/>
                      <w:bCs/>
                      <w:lang w:eastAsia="en-GB"/>
                    </w:rPr>
                    <w:t>.</w:t>
                  </w:r>
                </w:p>
              </w:tc>
            </w:tr>
            <w:tr w:rsidR="00540E51" w:rsidRPr="009E681D" w14:paraId="415BFD48"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719FB1E" w14:textId="77777777" w:rsidR="00540E51" w:rsidRPr="004E364B" w:rsidRDefault="00540E51" w:rsidP="00540E51">
                  <w:pPr>
                    <w:rPr>
                      <w:rFonts w:ascii="Arial" w:eastAsia="Calibri" w:hAnsi="Arial" w:cs="Arial"/>
                      <w:lang w:eastAsia="en-GB"/>
                    </w:rPr>
                  </w:pPr>
                  <w:r w:rsidRPr="4C57DA18">
                    <w:rPr>
                      <w:rFonts w:ascii="Arial" w:eastAsia="Calibri" w:hAnsi="Arial" w:cs="Arial"/>
                      <w:lang w:eastAsia="en-GB"/>
                    </w:rPr>
                    <w:t>Patient B: 12-year-old with pancytopenia, café-au-lait spots, hypoplastic thumbs</w:t>
                  </w:r>
                  <w:ins w:id="7" w:author="Rebecca Cox" w:date="2025-01-09T15:21:00Z">
                    <w:r w:rsidRPr="4C57DA18">
                      <w:rPr>
                        <w:rFonts w:ascii="Arial" w:eastAsia="Calibri" w:hAnsi="Arial" w:cs="Arial"/>
                        <w:lang w:eastAsia="en-GB"/>
                      </w:rPr>
                      <w:t>,</w:t>
                    </w:r>
                  </w:ins>
                  <w:r w:rsidRPr="4C57DA18">
                    <w:rPr>
                      <w:rFonts w:ascii="Arial" w:eastAsia="Calibri" w:hAnsi="Arial" w:cs="Arial"/>
                      <w:lang w:eastAsia="en-GB"/>
                    </w:rPr>
                    <w:t xml:space="preserve"> and a sibling with similar features.</w:t>
                  </w:r>
                </w:p>
              </w:tc>
              <w:tc>
                <w:tcPr>
                  <w:tcW w:w="3514" w:type="dxa"/>
                  <w:tcBorders>
                    <w:top w:val="single" w:sz="4" w:space="0" w:color="auto"/>
                    <w:left w:val="single" w:sz="4" w:space="0" w:color="auto"/>
                    <w:bottom w:val="single" w:sz="4" w:space="0" w:color="auto"/>
                    <w:right w:val="single" w:sz="4" w:space="0" w:color="auto"/>
                  </w:tcBorders>
                </w:tcPr>
                <w:p w14:paraId="7AC36F28" w14:textId="77777777" w:rsidR="00540E51" w:rsidRPr="0072707D" w:rsidRDefault="00540E51" w:rsidP="00540E51">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368C59C0" w14:textId="77777777" w:rsidR="00540E51" w:rsidRPr="0072707D" w:rsidRDefault="00540E51" w:rsidP="00540E51">
                  <w:pPr>
                    <w:contextualSpacing/>
                    <w:rPr>
                      <w:rFonts w:ascii="Arial" w:eastAsia="Calibri" w:hAnsi="Arial" w:cs="Arial"/>
                      <w:bCs/>
                      <w:lang w:eastAsia="en-GB"/>
                    </w:rPr>
                  </w:pPr>
                  <w:r w:rsidRPr="00EE16EB">
                    <w:rPr>
                      <w:rFonts w:ascii="Arial" w:eastAsia="Calibri" w:hAnsi="Arial" w:cs="Arial"/>
                      <w:bCs/>
                      <w:lang w:eastAsia="en-GB"/>
                    </w:rPr>
                    <w:t xml:space="preserve">The clinical features in this patient, such as café-au-lait spots and hypoplastic thumbs, strongly suggest </w:t>
                  </w:r>
                  <w:r>
                    <w:rPr>
                      <w:rFonts w:ascii="Arial" w:eastAsia="Calibri" w:hAnsi="Arial" w:cs="Arial"/>
                      <w:bCs/>
                      <w:lang w:eastAsia="en-GB"/>
                    </w:rPr>
                    <w:t>an inherited disorder</w:t>
                  </w:r>
                  <w:r w:rsidRPr="00EE16EB">
                    <w:rPr>
                      <w:rFonts w:ascii="Arial" w:eastAsia="Calibri" w:hAnsi="Arial" w:cs="Arial"/>
                      <w:bCs/>
                      <w:lang w:eastAsia="en-GB"/>
                    </w:rPr>
                    <w:t>, not acquired aplastic anemia.</w:t>
                  </w:r>
                </w:p>
              </w:tc>
            </w:tr>
            <w:tr w:rsidR="00540E51" w:rsidRPr="009E681D" w14:paraId="03116152"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1108788" w14:textId="77777777" w:rsidR="00540E51" w:rsidRPr="0072707D" w:rsidRDefault="00540E51" w:rsidP="00540E51">
                  <w:pPr>
                    <w:contextualSpacing/>
                    <w:rPr>
                      <w:rFonts w:ascii="Arial" w:eastAsia="Calibri" w:hAnsi="Arial" w:cs="Arial"/>
                      <w:lang w:eastAsia="en-GB"/>
                    </w:rPr>
                  </w:pPr>
                  <w:r w:rsidRPr="4C57DA18">
                    <w:rPr>
                      <w:rFonts w:ascii="Arial" w:eastAsia="Calibri" w:hAnsi="Arial" w:cs="Arial"/>
                      <w:lang w:eastAsia="en-GB"/>
                    </w:rPr>
                    <w:t xml:space="preserve">Patient C: 30-year-old with pancytopenia, macrocytic </w:t>
                  </w:r>
                  <w:r w:rsidRPr="4C57DA18">
                    <w:rPr>
                      <w:rFonts w:ascii="Arial" w:eastAsia="Calibri" w:hAnsi="Arial" w:cs="Arial"/>
                      <w:highlight w:val="yellow"/>
                      <w:lang w:eastAsia="en-GB"/>
                    </w:rPr>
                    <w:t>RBC</w:t>
                  </w:r>
                  <w:r w:rsidRPr="4C57DA18">
                    <w:rPr>
                      <w:rFonts w:ascii="Arial" w:eastAsia="Calibri" w:hAnsi="Arial" w:cs="Arial"/>
                      <w:lang w:eastAsia="en-GB"/>
                    </w:rPr>
                    <w:t>s</w:t>
                  </w:r>
                  <w:ins w:id="8" w:author="Rebecca Cox" w:date="2025-01-09T15:21:00Z">
                    <w:r w:rsidRPr="4C57DA18">
                      <w:rPr>
                        <w:rFonts w:ascii="Arial" w:eastAsia="Calibri" w:hAnsi="Arial" w:cs="Arial"/>
                        <w:lang w:eastAsia="en-GB"/>
                      </w:rPr>
                      <w:t>,</w:t>
                    </w:r>
                  </w:ins>
                  <w:r w:rsidRPr="4C57DA18">
                    <w:rPr>
                      <w:rFonts w:ascii="Arial" w:eastAsia="Calibri" w:hAnsi="Arial" w:cs="Arial"/>
                      <w:lang w:eastAsia="en-GB"/>
                    </w:rPr>
                    <w:t xml:space="preserve"> and a family history of fatigue and anemia in multiple generations.</w:t>
                  </w:r>
                </w:p>
              </w:tc>
              <w:tc>
                <w:tcPr>
                  <w:tcW w:w="3514" w:type="dxa"/>
                  <w:tcBorders>
                    <w:top w:val="single" w:sz="4" w:space="0" w:color="auto"/>
                    <w:left w:val="single" w:sz="4" w:space="0" w:color="auto"/>
                    <w:bottom w:val="single" w:sz="4" w:space="0" w:color="auto"/>
                    <w:right w:val="single" w:sz="4" w:space="0" w:color="auto"/>
                  </w:tcBorders>
                </w:tcPr>
                <w:p w14:paraId="722C0DBF" w14:textId="77777777" w:rsidR="00540E51" w:rsidRPr="0072707D" w:rsidRDefault="00540E51" w:rsidP="00540E51">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1F185213" w14:textId="77777777" w:rsidR="00540E51" w:rsidRPr="0072707D" w:rsidRDefault="00540E51" w:rsidP="00540E51">
                  <w:pPr>
                    <w:contextualSpacing/>
                    <w:rPr>
                      <w:rFonts w:ascii="Arial" w:hAnsi="Arial" w:cs="Arial"/>
                    </w:rPr>
                  </w:pPr>
                  <w:r w:rsidRPr="001B4763">
                    <w:rPr>
                      <w:rFonts w:ascii="Arial" w:hAnsi="Arial" w:cs="Arial"/>
                    </w:rPr>
                    <w:t>The macrocytic red blood cells and a strong family history of anemia make an inherited disorder more likely than acquired aplastic anemia</w:t>
                  </w:r>
                  <w:r>
                    <w:rPr>
                      <w:rFonts w:ascii="Arial" w:hAnsi="Arial" w:cs="Arial"/>
                    </w:rPr>
                    <w:t>.</w:t>
                  </w:r>
                </w:p>
              </w:tc>
            </w:tr>
            <w:tr w:rsidR="00540E51" w:rsidRPr="009E681D" w14:paraId="7B0A270E"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CCF4607" w14:textId="77777777" w:rsidR="00540E51" w:rsidRPr="00F12E5D" w:rsidRDefault="00540E51" w:rsidP="00540E51">
                  <w:pPr>
                    <w:rPr>
                      <w:rFonts w:ascii="Arial" w:eastAsia="Calibri" w:hAnsi="Arial" w:cs="Arial"/>
                      <w:lang w:eastAsia="en-GB"/>
                    </w:rPr>
                  </w:pPr>
                  <w:r w:rsidRPr="4C57DA18">
                    <w:rPr>
                      <w:rFonts w:ascii="Arial" w:eastAsia="Calibri" w:hAnsi="Arial" w:cs="Arial"/>
                      <w:color w:val="4EA72E" w:themeColor="accent6"/>
                      <w:lang w:eastAsia="en-GB"/>
                    </w:rPr>
                    <w:t>Patient D: 40-year-old with pancytopenia, normal physical exam findings, no family history</w:t>
                  </w:r>
                  <w:ins w:id="9" w:author="Rebecca Cox" w:date="2025-01-09T15:21:00Z">
                    <w:r w:rsidRPr="4C57DA18">
                      <w:rPr>
                        <w:rFonts w:ascii="Arial" w:eastAsia="Calibri" w:hAnsi="Arial" w:cs="Arial"/>
                        <w:color w:val="4EA72E" w:themeColor="accent6"/>
                        <w:lang w:eastAsia="en-GB"/>
                      </w:rPr>
                      <w:t>,</w:t>
                    </w:r>
                  </w:ins>
                  <w:r w:rsidRPr="4C57DA18">
                    <w:rPr>
                      <w:rFonts w:ascii="Arial" w:eastAsia="Calibri" w:hAnsi="Arial" w:cs="Arial"/>
                      <w:color w:val="4EA72E" w:themeColor="accent6"/>
                      <w:lang w:eastAsia="en-GB"/>
                    </w:rPr>
                    <w:t xml:space="preserve"> and recently started on </w:t>
                  </w:r>
                  <w:commentRangeStart w:id="10"/>
                  <w:commentRangeStart w:id="11"/>
                  <w:r w:rsidRPr="4C57DA18">
                    <w:rPr>
                      <w:rFonts w:ascii="Arial" w:eastAsia="Calibri" w:hAnsi="Arial" w:cs="Arial"/>
                      <w:color w:val="4EA72E" w:themeColor="accent6"/>
                      <w:lang w:eastAsia="en-GB"/>
                    </w:rPr>
                    <w:t xml:space="preserve">azathioprine for </w:t>
                  </w:r>
                  <w:r>
                    <w:rPr>
                      <w:rFonts w:ascii="Arial" w:eastAsia="Calibri" w:hAnsi="Arial" w:cs="Arial"/>
                      <w:color w:val="4EA72E" w:themeColor="accent6"/>
                      <w:lang w:eastAsia="en-GB"/>
                    </w:rPr>
                    <w:t xml:space="preserve">their </w:t>
                  </w:r>
                  <w:r w:rsidRPr="4C57DA18">
                    <w:rPr>
                      <w:rFonts w:ascii="Arial" w:eastAsia="Calibri" w:hAnsi="Arial" w:cs="Arial"/>
                      <w:color w:val="4EA72E" w:themeColor="accent6"/>
                      <w:lang w:eastAsia="en-GB"/>
                    </w:rPr>
                    <w:t xml:space="preserve">Crohn’s </w:t>
                  </w:r>
                  <w:r>
                    <w:rPr>
                      <w:rFonts w:ascii="Arial" w:eastAsia="Calibri" w:hAnsi="Arial" w:cs="Arial"/>
                      <w:color w:val="4EA72E" w:themeColor="accent6"/>
                      <w:lang w:eastAsia="en-GB"/>
                    </w:rPr>
                    <w:t>d</w:t>
                  </w:r>
                  <w:r w:rsidRPr="4C57DA18">
                    <w:rPr>
                      <w:rFonts w:ascii="Arial" w:eastAsia="Calibri" w:hAnsi="Arial" w:cs="Arial"/>
                      <w:color w:val="4EA72E" w:themeColor="accent6"/>
                      <w:lang w:eastAsia="en-GB"/>
                    </w:rPr>
                    <w:t>isease</w:t>
                  </w:r>
                  <w:commentRangeEnd w:id="10"/>
                  <w:r>
                    <w:rPr>
                      <w:rStyle w:val="CommentReference"/>
                    </w:rPr>
                    <w:commentReference w:id="10"/>
                  </w:r>
                  <w:commentRangeEnd w:id="11"/>
                  <w:r>
                    <w:rPr>
                      <w:rStyle w:val="CommentReference"/>
                    </w:rPr>
                    <w:commentReference w:id="11"/>
                  </w:r>
                  <w:r w:rsidRPr="4C57DA18">
                    <w:rPr>
                      <w:rFonts w:ascii="Arial" w:eastAsia="Calibri" w:hAnsi="Arial" w:cs="Arial"/>
                      <w:color w:val="4EA72E" w:themeColor="accent6"/>
                      <w:lang w:eastAsia="en-GB"/>
                    </w:rPr>
                    <w:t>.</w:t>
                  </w:r>
                </w:p>
              </w:tc>
              <w:tc>
                <w:tcPr>
                  <w:tcW w:w="3514" w:type="dxa"/>
                  <w:tcBorders>
                    <w:top w:val="single" w:sz="4" w:space="0" w:color="auto"/>
                    <w:left w:val="single" w:sz="4" w:space="0" w:color="auto"/>
                    <w:bottom w:val="single" w:sz="4" w:space="0" w:color="auto"/>
                    <w:right w:val="single" w:sz="4" w:space="0" w:color="auto"/>
                  </w:tcBorders>
                </w:tcPr>
                <w:p w14:paraId="46BE6013" w14:textId="77777777" w:rsidR="00540E51" w:rsidRPr="0072707D" w:rsidRDefault="00540E51" w:rsidP="00540E51">
                  <w:pPr>
                    <w:contextualSpacing/>
                    <w:rPr>
                      <w:rFonts w:ascii="Arial" w:eastAsia="Calibri" w:hAnsi="Arial" w:cs="Arial"/>
                      <w:bCs/>
                      <w:lang w:eastAsia="en-GB"/>
                    </w:rPr>
                  </w:pPr>
                  <w:r w:rsidRPr="00EE16EB">
                    <w:rPr>
                      <w:rFonts w:ascii="Arial" w:hAnsi="Arial" w:cs="Arial"/>
                    </w:rPr>
                    <w:t>The absence of inherited syndrome markers and the presence of a clear environmental trigger (</w:t>
                  </w:r>
                  <w:r>
                    <w:rPr>
                      <w:rFonts w:ascii="Arial" w:hAnsi="Arial" w:cs="Arial"/>
                    </w:rPr>
                    <w:t>azathioprine</w:t>
                  </w:r>
                  <w:r w:rsidRPr="00EE16EB">
                    <w:rPr>
                      <w:rFonts w:ascii="Arial" w:hAnsi="Arial" w:cs="Arial"/>
                    </w:rPr>
                    <w:t>) point to acquired aplastic anemia</w:t>
                  </w:r>
                  <w:r>
                    <w:rPr>
                      <w:rFonts w:ascii="Arial" w:hAnsi="Arial" w:cs="Arial"/>
                    </w:rPr>
                    <w:t>.</w:t>
                  </w:r>
                </w:p>
              </w:tc>
              <w:tc>
                <w:tcPr>
                  <w:tcW w:w="5396" w:type="dxa"/>
                  <w:tcBorders>
                    <w:top w:val="single" w:sz="4" w:space="0" w:color="auto"/>
                    <w:left w:val="single" w:sz="4" w:space="0" w:color="auto"/>
                    <w:bottom w:val="single" w:sz="4" w:space="0" w:color="auto"/>
                    <w:right w:val="single" w:sz="4" w:space="0" w:color="auto"/>
                  </w:tcBorders>
                </w:tcPr>
                <w:p w14:paraId="1078881B" w14:textId="77777777" w:rsidR="00540E51" w:rsidRPr="0072707D" w:rsidRDefault="00540E51" w:rsidP="00540E51">
                  <w:pPr>
                    <w:contextualSpacing/>
                    <w:rPr>
                      <w:rFonts w:ascii="Arial" w:hAnsi="Arial" w:cs="Arial"/>
                    </w:rPr>
                  </w:pPr>
                </w:p>
              </w:tc>
            </w:tr>
          </w:tbl>
          <w:p w14:paraId="229CF185" w14:textId="77777777" w:rsidR="00540E51" w:rsidRPr="003B3281" w:rsidRDefault="00540E51" w:rsidP="00540E51">
            <w:pPr>
              <w:contextualSpacing/>
              <w:rPr>
                <w:rFonts w:ascii="Arial" w:eastAsia="Times New Roman" w:hAnsi="Arial" w:cs="Arial"/>
                <w:bCs/>
              </w:rPr>
            </w:pPr>
          </w:p>
        </w:tc>
      </w:tr>
      <w:tr w:rsidR="00540E51" w:rsidRPr="00C578F0" w14:paraId="66F74C1C" w14:textId="77777777" w:rsidTr="00540E51">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AA715AD" w14:textId="6970A414" w:rsidR="00540E51" w:rsidRPr="00C578F0" w:rsidRDefault="00540E51" w:rsidP="00540E51">
            <w:pPr>
              <w:contextualSpacing/>
              <w:rPr>
                <w:rFonts w:ascii="Arial" w:eastAsia="Calibri" w:hAnsi="Arial" w:cs="Arial"/>
                <w:b/>
                <w:lang w:eastAsia="en-GB"/>
              </w:rPr>
            </w:pPr>
            <w:r w:rsidRPr="00C578F0">
              <w:rPr>
                <w:rFonts w:ascii="Arial" w:eastAsia="Calibri" w:hAnsi="Arial" w:cs="Arial"/>
                <w:b/>
                <w:lang w:eastAsia="en-GB"/>
              </w:rPr>
              <w:t xml:space="preserve">Solution </w:t>
            </w:r>
          </w:p>
        </w:tc>
      </w:tr>
      <w:tr w:rsidR="00540E51" w:rsidRPr="00C578F0" w14:paraId="1CB9AE4D" w14:textId="77777777" w:rsidTr="00540E51">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A0EA527" w14:textId="77777777" w:rsidR="00540E51" w:rsidRDefault="00540E51" w:rsidP="00540E51">
            <w:pPr>
              <w:contextualSpacing/>
              <w:rPr>
                <w:rFonts w:ascii="Arial" w:eastAsia="Calibri" w:hAnsi="Arial" w:cs="Arial"/>
                <w:bCs/>
                <w:lang w:eastAsia="en-GB"/>
              </w:rPr>
            </w:pPr>
            <w:r w:rsidRPr="005C7739">
              <w:rPr>
                <w:rFonts w:ascii="Arial" w:eastAsia="Calibri" w:hAnsi="Arial" w:cs="Arial"/>
                <w:bCs/>
                <w:highlight w:val="yellow"/>
                <w:lang w:eastAsia="en-GB"/>
              </w:rPr>
              <w:t>DO NOT SHOW SOLUTION IN PREASSESSMENT</w:t>
            </w:r>
          </w:p>
          <w:p w14:paraId="382FCC34" w14:textId="3EE2936C" w:rsidR="00540E51" w:rsidRPr="00C578F0" w:rsidRDefault="00540E51" w:rsidP="00540E51">
            <w:pPr>
              <w:contextualSpacing/>
              <w:rPr>
                <w:rFonts w:ascii="Arial" w:eastAsia="Calibri" w:hAnsi="Arial" w:cs="Arial"/>
                <w:bCs/>
                <w:lang w:eastAsia="en-GB"/>
              </w:rPr>
            </w:pPr>
            <w:r w:rsidRPr="00240D4C">
              <w:rPr>
                <w:rFonts w:ascii="Arial" w:eastAsia="Calibri" w:hAnsi="Arial" w:cs="Arial"/>
                <w:bCs/>
                <w:lang w:eastAsia="en-GB"/>
              </w:rPr>
              <w:lastRenderedPageBreak/>
              <w:t xml:space="preserve">Acquired aplastic anemia is typically distinguished by pancytopenia without physical abnormalities or a family history of </w:t>
            </w:r>
            <w:r>
              <w:rPr>
                <w:rFonts w:ascii="Arial" w:eastAsia="Calibri" w:hAnsi="Arial" w:cs="Arial"/>
                <w:bCs/>
                <w:lang w:eastAsia="en-GB"/>
              </w:rPr>
              <w:t>BMF</w:t>
            </w:r>
            <w:r w:rsidRPr="00240D4C">
              <w:rPr>
                <w:rFonts w:ascii="Arial" w:eastAsia="Calibri" w:hAnsi="Arial" w:cs="Arial"/>
                <w:bCs/>
                <w:lang w:eastAsia="en-GB"/>
              </w:rPr>
              <w:t xml:space="preserve"> syndromes.</w:t>
            </w:r>
            <w:r>
              <w:rPr>
                <w:rFonts w:ascii="Arial" w:eastAsia="Calibri" w:hAnsi="Arial" w:cs="Arial"/>
                <w:bCs/>
                <w:lang w:eastAsia="en-GB"/>
              </w:rPr>
              <w:t xml:space="preserve"> Patients A, B and C all have indicators of inherited disorders, while patient D does not and has a clear environmental trigger. </w:t>
            </w:r>
          </w:p>
        </w:tc>
      </w:tr>
      <w:tr w:rsidR="001F414D" w:rsidRPr="00C578F0" w14:paraId="01D22D99" w14:textId="77777777" w:rsidTr="00540E51">
        <w:trPr>
          <w:trHeight w:val="130"/>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A60776C" w14:textId="77777777" w:rsidR="001F414D" w:rsidRPr="00C578F0" w:rsidRDefault="001F414D" w:rsidP="005A0CE4">
            <w:pPr>
              <w:contextualSpacing/>
              <w:rPr>
                <w:rFonts w:ascii="Arial" w:eastAsia="Calibri" w:hAnsi="Arial" w:cs="Arial"/>
                <w:b/>
                <w:lang w:eastAsia="en-GB"/>
              </w:rPr>
            </w:pPr>
            <w:r w:rsidRPr="00C578F0">
              <w:rPr>
                <w:rFonts w:ascii="Arial" w:eastAsia="Calibri" w:hAnsi="Arial" w:cs="Arial"/>
                <w:b/>
                <w:lang w:eastAsia="en-GB"/>
              </w:rPr>
              <w:lastRenderedPageBreak/>
              <w:t>Interactivity/buttons</w:t>
            </w:r>
          </w:p>
        </w:tc>
      </w:tr>
      <w:tr w:rsidR="001F414D" w:rsidRPr="00C578F0" w14:paraId="46B28225" w14:textId="77777777" w:rsidTr="00540E51">
        <w:trPr>
          <w:trHeight w:val="141"/>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72C055E" w14:textId="77777777" w:rsidR="001F414D" w:rsidRDefault="001F414D" w:rsidP="005A0CE4">
            <w:pPr>
              <w:contextualSpacing/>
              <w:rPr>
                <w:rFonts w:ascii="Arial" w:eastAsia="Calibri" w:hAnsi="Arial" w:cs="Arial"/>
                <w:bCs/>
                <w:lang w:eastAsia="en-GB"/>
              </w:rPr>
            </w:pPr>
            <w:r>
              <w:rPr>
                <w:rFonts w:ascii="Arial" w:eastAsia="Calibri" w:hAnsi="Arial" w:cs="Arial"/>
                <w:bCs/>
                <w:lang w:eastAsia="en-GB"/>
              </w:rPr>
              <w:t>Add references button</w:t>
            </w:r>
          </w:p>
          <w:p w14:paraId="6ED6EF98" w14:textId="3A5200E4" w:rsidR="001F414D" w:rsidRPr="00C578F0" w:rsidRDefault="001F414D" w:rsidP="005A0CE4">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F12E5D">
              <w:rPr>
                <w:rFonts w:ascii="Arial" w:eastAsia="Calibri" w:hAnsi="Arial" w:cs="Arial"/>
                <w:bCs/>
                <w:highlight w:val="yellow"/>
                <w:lang w:eastAsia="en-GB"/>
              </w:rPr>
              <w:t>BM</w:t>
            </w:r>
            <w:r>
              <w:rPr>
                <w:rFonts w:ascii="Arial" w:eastAsia="Calibri" w:hAnsi="Arial" w:cs="Arial"/>
                <w:bCs/>
                <w:lang w:eastAsia="en-GB"/>
              </w:rPr>
              <w:t xml:space="preserve">, </w:t>
            </w:r>
            <w:r w:rsidRPr="00A60FD0">
              <w:rPr>
                <w:rFonts w:ascii="Arial" w:eastAsia="Calibri" w:hAnsi="Arial" w:cs="Arial"/>
                <w:bCs/>
                <w:highlight w:val="yellow"/>
                <w:lang w:eastAsia="en-GB"/>
              </w:rPr>
              <w:t>BMF,</w:t>
            </w:r>
            <w:r w:rsidR="00E60041">
              <w:rPr>
                <w:rFonts w:ascii="Arial" w:eastAsia="Calibri" w:hAnsi="Arial" w:cs="Arial"/>
                <w:bCs/>
                <w:lang w:eastAsia="en-GB"/>
              </w:rPr>
              <w:t xml:space="preserve"> </w:t>
            </w:r>
            <w:r w:rsidR="00E60041" w:rsidRPr="00E60041">
              <w:rPr>
                <w:rFonts w:ascii="Arial" w:eastAsia="Calibri" w:hAnsi="Arial" w:cs="Arial"/>
                <w:bCs/>
                <w:highlight w:val="yellow"/>
                <w:lang w:eastAsia="en-GB"/>
              </w:rPr>
              <w:t>RBC</w:t>
            </w:r>
          </w:p>
        </w:tc>
      </w:tr>
      <w:tr w:rsidR="001F414D" w:rsidRPr="00C578F0" w14:paraId="758A62F7" w14:textId="77777777" w:rsidTr="00540E51">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9379CE2" w14:textId="77777777" w:rsidR="001F414D" w:rsidRPr="00C578F0" w:rsidRDefault="001F414D" w:rsidP="005A0CE4">
            <w:pPr>
              <w:contextualSpacing/>
              <w:rPr>
                <w:rFonts w:ascii="Arial" w:eastAsia="Calibri" w:hAnsi="Arial" w:cs="Arial"/>
                <w:b/>
                <w:lang w:eastAsia="en-GB"/>
              </w:rPr>
            </w:pPr>
            <w:r w:rsidRPr="00C578F0">
              <w:rPr>
                <w:rFonts w:ascii="Arial" w:eastAsia="Calibri" w:hAnsi="Arial" w:cs="Arial"/>
                <w:b/>
                <w:lang w:eastAsia="en-GB"/>
              </w:rPr>
              <w:t xml:space="preserve">References </w:t>
            </w:r>
          </w:p>
        </w:tc>
      </w:tr>
      <w:tr w:rsidR="001F414D" w:rsidRPr="00C578F0" w14:paraId="77819197" w14:textId="77777777" w:rsidTr="00540E51">
        <w:trPr>
          <w:trHeight w:val="154"/>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590387E7" w14:textId="02DA5248" w:rsidR="001F414D" w:rsidRPr="00C578F0" w:rsidRDefault="00540E51" w:rsidP="005A0CE4">
            <w:pPr>
              <w:contextualSpacing/>
              <w:rPr>
                <w:rFonts w:ascii="Arial" w:eastAsia="Calibri" w:hAnsi="Arial" w:cs="Arial"/>
                <w:bCs/>
                <w:lang w:eastAsia="en-GB"/>
              </w:rPr>
            </w:pPr>
            <w:r>
              <w:rPr>
                <w:rFonts w:ascii="Arial" w:eastAsia="Calibri" w:hAnsi="Arial" w:cs="Arial"/>
                <w:bCs/>
                <w:lang w:eastAsia="en-GB"/>
              </w:rPr>
              <w:t>N/A</w:t>
            </w:r>
          </w:p>
        </w:tc>
      </w:tr>
      <w:tr w:rsidR="001F414D" w:rsidRPr="00C578F0" w14:paraId="6B41578B" w14:textId="77777777" w:rsidTr="00540E51">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0BB448B" w14:textId="77777777" w:rsidR="001F414D" w:rsidRPr="00C578F0" w:rsidRDefault="001F414D" w:rsidP="005A0CE4">
            <w:pPr>
              <w:contextualSpacing/>
              <w:rPr>
                <w:rFonts w:ascii="Arial" w:eastAsia="Calibri" w:hAnsi="Arial" w:cs="Arial"/>
                <w:b/>
                <w:lang w:eastAsia="en-GB"/>
              </w:rPr>
            </w:pPr>
            <w:r w:rsidRPr="00C578F0">
              <w:rPr>
                <w:rFonts w:ascii="Arial" w:eastAsia="Calibri" w:hAnsi="Arial" w:cs="Arial"/>
                <w:b/>
                <w:lang w:eastAsia="en-GB"/>
              </w:rPr>
              <w:t>Notes/Settings</w:t>
            </w:r>
          </w:p>
        </w:tc>
      </w:tr>
      <w:tr w:rsidR="001F414D" w:rsidRPr="00C578F0" w14:paraId="5652B04A" w14:textId="77777777" w:rsidTr="00540E51">
        <w:trPr>
          <w:trHeight w:val="432"/>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4C86189" w14:textId="75AB1CA7" w:rsidR="001F414D" w:rsidRPr="003B6F28" w:rsidRDefault="00540E51" w:rsidP="005A0CE4">
            <w:pPr>
              <w:contextualSpacing/>
              <w:rPr>
                <w:rFonts w:ascii="Arial" w:eastAsia="Calibri" w:hAnsi="Arial" w:cs="Arial"/>
                <w:bCs/>
                <w:lang w:eastAsia="en-GB"/>
              </w:rPr>
            </w:pPr>
            <w:r>
              <w:rPr>
                <w:rFonts w:ascii="Arial" w:eastAsia="Calibri" w:hAnsi="Arial" w:cs="Arial"/>
                <w:bCs/>
                <w:lang w:eastAsia="en-GB"/>
              </w:rPr>
              <w:t>N/A</w:t>
            </w:r>
          </w:p>
        </w:tc>
      </w:tr>
    </w:tbl>
    <w:p w14:paraId="7EA41D67" w14:textId="6D7A96AF" w:rsidR="001F414D" w:rsidRDefault="001F414D">
      <w:pPr>
        <w:spacing w:line="278" w:lineRule="auto"/>
        <w:rPr>
          <w:rFonts w:ascii="Arial" w:hAnsi="Arial" w:cs="Arial"/>
          <w:b/>
          <w:bCs/>
          <w:sz w:val="20"/>
          <w:szCs w:val="20"/>
          <w:u w:val="single"/>
        </w:rPr>
      </w:pPr>
      <w:r>
        <w:rPr>
          <w:rFonts w:ascii="Arial" w:hAnsi="Arial" w:cs="Arial"/>
          <w:b/>
          <w:bCs/>
          <w:sz w:val="20"/>
          <w:szCs w:val="20"/>
          <w:u w:val="single"/>
        </w:rPr>
        <w:br w:type="page"/>
      </w:r>
    </w:p>
    <w:tbl>
      <w:tblPr>
        <w:tblW w:w="14404" w:type="dxa"/>
        <w:tblLook w:val="01E0" w:firstRow="1" w:lastRow="1" w:firstColumn="1" w:lastColumn="1" w:noHBand="0" w:noVBand="0"/>
      </w:tblPr>
      <w:tblGrid>
        <w:gridCol w:w="5768"/>
        <w:gridCol w:w="8636"/>
      </w:tblGrid>
      <w:tr w:rsidR="00AC65C4" w:rsidRPr="00C578F0" w14:paraId="07553796" w14:textId="77777777" w:rsidTr="00AC65C4">
        <w:trPr>
          <w:trHeight w:val="290"/>
        </w:trPr>
        <w:tc>
          <w:tcPr>
            <w:tcW w:w="576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A909531" w14:textId="3A2C1193" w:rsidR="00AC65C4" w:rsidRPr="00C578F0" w:rsidRDefault="00AC65C4" w:rsidP="00AC65C4">
            <w:pPr>
              <w:contextualSpacing/>
              <w:rPr>
                <w:rFonts w:ascii="Arial" w:eastAsia="Calibri" w:hAnsi="Arial" w:cs="Arial"/>
                <w:b/>
                <w:bCs/>
                <w:lang w:eastAsia="en-GB"/>
              </w:rPr>
            </w:pPr>
            <w:r w:rsidRPr="00986137">
              <w:rPr>
                <w:rFonts w:ascii="Arial" w:eastAsia="Calibri" w:hAnsi="Arial" w:cs="Arial"/>
                <w:b/>
                <w:bCs/>
                <w:lang w:eastAsia="en-GB"/>
              </w:rPr>
              <w:lastRenderedPageBreak/>
              <w:t xml:space="preserve">Chapter: </w:t>
            </w:r>
            <w:r>
              <w:rPr>
                <w:rFonts w:ascii="Arial" w:eastAsia="Calibri" w:hAnsi="Arial" w:cs="Arial"/>
                <w:b/>
                <w:bCs/>
                <w:lang w:eastAsia="en-GB"/>
              </w:rPr>
              <w:t>Preassessment questions</w:t>
            </w:r>
          </w:p>
        </w:tc>
        <w:tc>
          <w:tcPr>
            <w:tcW w:w="863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7B8605A" w14:textId="2B17FFB7" w:rsidR="00AC65C4" w:rsidRPr="00C578F0" w:rsidRDefault="00AC65C4" w:rsidP="00AC65C4">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Pr>
                <w:rFonts w:ascii="Arial" w:eastAsia="Calibri" w:hAnsi="Arial" w:cs="Arial"/>
                <w:b/>
                <w:bCs/>
                <w:lang w:eastAsia="en-GB"/>
              </w:rPr>
              <w:t>Preassessment question 3</w:t>
            </w:r>
          </w:p>
        </w:tc>
      </w:tr>
      <w:tr w:rsidR="00AC65C4" w:rsidRPr="00C578F0" w14:paraId="66104DE8" w14:textId="77777777" w:rsidTr="00AC65C4">
        <w:trPr>
          <w:trHeight w:val="278"/>
        </w:trPr>
        <w:tc>
          <w:tcPr>
            <w:tcW w:w="14404"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B4235A1" w14:textId="0728FF64" w:rsidR="00AC65C4" w:rsidRPr="00C578F0" w:rsidRDefault="00AC65C4" w:rsidP="00AC65C4">
            <w:pPr>
              <w:contextualSpacing/>
              <w:rPr>
                <w:rFonts w:ascii="Arial" w:eastAsia="Calibri" w:hAnsi="Arial" w:cs="Arial"/>
                <w:b/>
                <w:bCs/>
                <w:lang w:eastAsia="en-GB"/>
              </w:rPr>
            </w:pPr>
            <w:r w:rsidRPr="00C578F0">
              <w:rPr>
                <w:rFonts w:ascii="Arial" w:eastAsia="Calibri" w:hAnsi="Arial" w:cs="Arial"/>
                <w:b/>
                <w:lang w:eastAsia="en-GB"/>
              </w:rPr>
              <w:t>Text</w:t>
            </w:r>
          </w:p>
        </w:tc>
      </w:tr>
      <w:tr w:rsidR="00AC65C4" w:rsidRPr="00C578F0" w14:paraId="52170D79" w14:textId="77777777" w:rsidTr="00AC65C4">
        <w:trPr>
          <w:trHeight w:val="701"/>
        </w:trPr>
        <w:tc>
          <w:tcPr>
            <w:tcW w:w="14404"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ADA50B5" w14:textId="77777777" w:rsidR="00AC65C4" w:rsidRDefault="00AC65C4" w:rsidP="00AC65C4">
            <w:pPr>
              <w:contextualSpacing/>
              <w:rPr>
                <w:rFonts w:ascii="Arial" w:eastAsia="Times New Roman" w:hAnsi="Arial" w:cs="Arial"/>
                <w:bCs/>
              </w:rPr>
            </w:pPr>
            <w:r>
              <w:rPr>
                <w:rFonts w:ascii="Arial" w:eastAsia="Times New Roman" w:hAnsi="Arial" w:cs="Arial"/>
                <w:bCs/>
              </w:rPr>
              <w:t>What is the best supportive treatment regimen for a pancytopenic patient with suspected AA whose diagnosis is yet to be determined?</w:t>
            </w:r>
          </w:p>
          <w:tbl>
            <w:tblPr>
              <w:tblW w:w="14182" w:type="dxa"/>
              <w:tblLook w:val="01E0" w:firstRow="1" w:lastRow="1" w:firstColumn="1" w:lastColumn="1" w:noHBand="0" w:noVBand="0"/>
            </w:tblPr>
            <w:tblGrid>
              <w:gridCol w:w="5272"/>
              <w:gridCol w:w="3514"/>
              <w:gridCol w:w="5396"/>
            </w:tblGrid>
            <w:tr w:rsidR="00AC65C4" w:rsidRPr="00C578F0" w14:paraId="6B0B3C8B"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456FE21" w14:textId="77777777" w:rsidR="00AC65C4" w:rsidRPr="00C578F0" w:rsidRDefault="00AC65C4" w:rsidP="00AC65C4">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51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86011AE" w14:textId="77777777" w:rsidR="00AC65C4" w:rsidRPr="00C578F0" w:rsidRDefault="00AC65C4" w:rsidP="00AC65C4">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9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689303F2" w14:textId="77777777" w:rsidR="00AC65C4" w:rsidRPr="00C578F0" w:rsidRDefault="00AC65C4" w:rsidP="00AC65C4">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AC65C4" w:rsidRPr="00C578F0" w14:paraId="2538596C"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91E9456" w14:textId="77777777" w:rsidR="00AC65C4" w:rsidRPr="0072707D" w:rsidRDefault="00AC65C4" w:rsidP="00AC65C4">
                  <w:pPr>
                    <w:rPr>
                      <w:rFonts w:ascii="Arial" w:eastAsia="Calibri" w:hAnsi="Arial" w:cs="Arial"/>
                      <w:lang w:eastAsia="en-GB"/>
                    </w:rPr>
                  </w:pPr>
                  <w:r>
                    <w:rPr>
                      <w:rFonts w:ascii="Arial" w:eastAsia="Calibri" w:hAnsi="Arial" w:cs="Arial"/>
                      <w:lang w:eastAsia="en-GB"/>
                    </w:rPr>
                    <w:t>Ideally supportive care should be delayed until a concrete diagnosis is made.</w:t>
                  </w:r>
                </w:p>
              </w:tc>
              <w:tc>
                <w:tcPr>
                  <w:tcW w:w="3514" w:type="dxa"/>
                  <w:tcBorders>
                    <w:top w:val="single" w:sz="4" w:space="0" w:color="auto"/>
                    <w:left w:val="single" w:sz="4" w:space="0" w:color="auto"/>
                    <w:bottom w:val="single" w:sz="4" w:space="0" w:color="auto"/>
                    <w:right w:val="single" w:sz="4" w:space="0" w:color="auto"/>
                  </w:tcBorders>
                </w:tcPr>
                <w:p w14:paraId="152D7A31" w14:textId="77777777" w:rsidR="00AC65C4" w:rsidRPr="0072707D" w:rsidRDefault="00AC65C4" w:rsidP="00AC65C4">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0CB56034" w14:textId="77777777" w:rsidR="00AC65C4" w:rsidRPr="0072707D" w:rsidRDefault="00AC65C4" w:rsidP="00AC65C4">
                  <w:pPr>
                    <w:contextualSpacing/>
                    <w:rPr>
                      <w:rFonts w:ascii="Arial" w:eastAsia="Calibri" w:hAnsi="Arial" w:cs="Arial"/>
                      <w:bCs/>
                      <w:lang w:eastAsia="en-GB"/>
                    </w:rPr>
                  </w:pPr>
                  <w:r w:rsidRPr="00A76F2B">
                    <w:rPr>
                      <w:rFonts w:ascii="Arial" w:eastAsia="Calibri" w:hAnsi="Arial" w:cs="Arial"/>
                      <w:bCs/>
                      <w:lang w:eastAsia="en-GB"/>
                    </w:rPr>
                    <w:t>Supportive care should never be delayed, as early intervention prevents life-threatening complications</w:t>
                  </w:r>
                  <w:r>
                    <w:rPr>
                      <w:rFonts w:ascii="Arial" w:eastAsia="Calibri" w:hAnsi="Arial" w:cs="Arial"/>
                      <w:bCs/>
                      <w:lang w:eastAsia="en-GB"/>
                    </w:rPr>
                    <w:t>.</w:t>
                  </w:r>
                </w:p>
              </w:tc>
            </w:tr>
            <w:tr w:rsidR="00AC65C4" w:rsidRPr="009E681D" w14:paraId="469C8508"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DCB565A" w14:textId="77777777" w:rsidR="00AC65C4" w:rsidRPr="004E364B" w:rsidRDefault="00AC65C4" w:rsidP="00AC65C4">
                  <w:pPr>
                    <w:rPr>
                      <w:rFonts w:ascii="Arial" w:eastAsia="Calibri" w:hAnsi="Arial" w:cs="Arial"/>
                      <w:bCs/>
                      <w:lang w:eastAsia="en-GB"/>
                    </w:rPr>
                  </w:pPr>
                  <w:r w:rsidRPr="00643792">
                    <w:rPr>
                      <w:rFonts w:ascii="Arial" w:eastAsia="Calibri" w:hAnsi="Arial" w:cs="Arial"/>
                      <w:lang w:eastAsia="en-GB"/>
                    </w:rPr>
                    <w:t>Initiate broad-spectrum antibiotics and corticosteroids, defer transfusions to minimize risks, and schedule vaccinations immediately</w:t>
                  </w:r>
                  <w:r>
                    <w:rPr>
                      <w:rFonts w:ascii="Arial" w:eastAsia="Calibri" w:hAnsi="Arial" w:cs="Arial"/>
                      <w:lang w:eastAsia="en-GB"/>
                    </w:rPr>
                    <w:t>.</w:t>
                  </w:r>
                </w:p>
              </w:tc>
              <w:tc>
                <w:tcPr>
                  <w:tcW w:w="3514" w:type="dxa"/>
                  <w:tcBorders>
                    <w:top w:val="single" w:sz="4" w:space="0" w:color="auto"/>
                    <w:left w:val="single" w:sz="4" w:space="0" w:color="auto"/>
                    <w:bottom w:val="single" w:sz="4" w:space="0" w:color="auto"/>
                    <w:right w:val="single" w:sz="4" w:space="0" w:color="auto"/>
                  </w:tcBorders>
                </w:tcPr>
                <w:p w14:paraId="7CBCBDE4" w14:textId="77777777" w:rsidR="00AC65C4" w:rsidRPr="0072707D" w:rsidRDefault="00AC65C4" w:rsidP="00AC65C4">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6FCDD620" w14:textId="77777777" w:rsidR="00AC65C4" w:rsidRPr="0072707D" w:rsidRDefault="00AC65C4" w:rsidP="00AC65C4">
                  <w:pPr>
                    <w:contextualSpacing/>
                    <w:rPr>
                      <w:rFonts w:ascii="Arial" w:eastAsia="Calibri" w:hAnsi="Arial" w:cs="Arial"/>
                      <w:bCs/>
                      <w:lang w:eastAsia="en-GB"/>
                    </w:rPr>
                  </w:pPr>
                  <w:r w:rsidRPr="00A76F2B">
                    <w:rPr>
                      <w:rFonts w:ascii="Arial" w:eastAsia="Calibri" w:hAnsi="Arial" w:cs="Arial"/>
                      <w:bCs/>
                      <w:lang w:eastAsia="en-GB"/>
                    </w:rPr>
                    <w:t>Corticosteroids and immediate vaccinations are inappropriate, and transfusions should not be deferred</w:t>
                  </w:r>
                  <w:r>
                    <w:rPr>
                      <w:rFonts w:ascii="Arial" w:eastAsia="Calibri" w:hAnsi="Arial" w:cs="Arial"/>
                      <w:bCs/>
                      <w:lang w:eastAsia="en-GB"/>
                    </w:rPr>
                    <w:t>.</w:t>
                  </w:r>
                </w:p>
              </w:tc>
            </w:tr>
            <w:tr w:rsidR="00AC65C4" w:rsidRPr="009E681D" w14:paraId="2131591B"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DA86409" w14:textId="77777777" w:rsidR="00AC65C4" w:rsidRPr="0072707D" w:rsidRDefault="00AC65C4" w:rsidP="00AC65C4">
                  <w:pPr>
                    <w:contextualSpacing/>
                    <w:rPr>
                      <w:rFonts w:ascii="Arial" w:eastAsia="Calibri" w:hAnsi="Arial" w:cs="Arial"/>
                      <w:lang w:eastAsia="en-GB"/>
                    </w:rPr>
                  </w:pPr>
                  <w:r w:rsidRPr="00A24D8F">
                    <w:rPr>
                      <w:rFonts w:ascii="Arial" w:eastAsia="Calibri" w:hAnsi="Arial" w:cs="Arial"/>
                      <w:lang w:eastAsia="en-GB"/>
                    </w:rPr>
                    <w:t>Start live vaccines to boost immunity, provide routine blood transfusions, and manage the patient independently without specialist involvement.</w:t>
                  </w:r>
                </w:p>
              </w:tc>
              <w:tc>
                <w:tcPr>
                  <w:tcW w:w="3514" w:type="dxa"/>
                  <w:tcBorders>
                    <w:top w:val="single" w:sz="4" w:space="0" w:color="auto"/>
                    <w:left w:val="single" w:sz="4" w:space="0" w:color="auto"/>
                    <w:bottom w:val="single" w:sz="4" w:space="0" w:color="auto"/>
                    <w:right w:val="single" w:sz="4" w:space="0" w:color="auto"/>
                  </w:tcBorders>
                </w:tcPr>
                <w:p w14:paraId="4012AF32" w14:textId="77777777" w:rsidR="00AC65C4" w:rsidRPr="0072707D" w:rsidRDefault="00AC65C4" w:rsidP="00AC65C4">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27D7E9CE" w14:textId="77777777" w:rsidR="00AC65C4" w:rsidRPr="0072707D" w:rsidRDefault="00AC65C4" w:rsidP="00AC65C4">
                  <w:pPr>
                    <w:contextualSpacing/>
                    <w:rPr>
                      <w:rFonts w:ascii="Arial" w:hAnsi="Arial" w:cs="Arial"/>
                    </w:rPr>
                  </w:pPr>
                  <w:r w:rsidRPr="00665BEE">
                    <w:rPr>
                      <w:rFonts w:ascii="Arial" w:hAnsi="Arial" w:cs="Arial"/>
                    </w:rPr>
                    <w:t>Live vaccines are contraindicated, and manag</w:t>
                  </w:r>
                  <w:r>
                    <w:rPr>
                      <w:rFonts w:ascii="Arial" w:hAnsi="Arial" w:cs="Arial"/>
                    </w:rPr>
                    <w:t xml:space="preserve">ement </w:t>
                  </w:r>
                  <w:r w:rsidRPr="00665BEE">
                    <w:rPr>
                      <w:rFonts w:ascii="Arial" w:hAnsi="Arial" w:cs="Arial"/>
                    </w:rPr>
                    <w:t>without MDT involvement overlooks the complexity of care</w:t>
                  </w:r>
                  <w:r>
                    <w:rPr>
                      <w:rFonts w:ascii="Arial" w:hAnsi="Arial" w:cs="Arial"/>
                    </w:rPr>
                    <w:t>.</w:t>
                  </w:r>
                </w:p>
              </w:tc>
            </w:tr>
            <w:tr w:rsidR="00AC65C4" w:rsidRPr="009E681D" w14:paraId="461F126D"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D342F68" w14:textId="77777777" w:rsidR="00AC65C4" w:rsidRPr="00F12E5D" w:rsidRDefault="00AC65C4" w:rsidP="00AC65C4">
                  <w:pPr>
                    <w:rPr>
                      <w:rFonts w:ascii="Arial" w:eastAsia="Calibri" w:hAnsi="Arial" w:cs="Arial"/>
                      <w:lang w:eastAsia="en-GB"/>
                    </w:rPr>
                  </w:pPr>
                  <w:r>
                    <w:rPr>
                      <w:rFonts w:ascii="Arial" w:eastAsia="Calibri" w:hAnsi="Arial" w:cs="Arial"/>
                      <w:bCs/>
                      <w:lang w:eastAsia="en-GB"/>
                    </w:rPr>
                    <w:t>Administer prophylactic antimicrobials and blood transfusions. Consider vaccination (avoiding live vaccines) and refer for psychological support.</w:t>
                  </w:r>
                </w:p>
              </w:tc>
              <w:tc>
                <w:tcPr>
                  <w:tcW w:w="3514" w:type="dxa"/>
                  <w:tcBorders>
                    <w:top w:val="single" w:sz="4" w:space="0" w:color="auto"/>
                    <w:left w:val="single" w:sz="4" w:space="0" w:color="auto"/>
                    <w:bottom w:val="single" w:sz="4" w:space="0" w:color="auto"/>
                    <w:right w:val="single" w:sz="4" w:space="0" w:color="auto"/>
                  </w:tcBorders>
                </w:tcPr>
                <w:p w14:paraId="560B9760" w14:textId="77777777" w:rsidR="00AC65C4" w:rsidRPr="0072707D" w:rsidRDefault="00AC65C4" w:rsidP="00AC65C4">
                  <w:pPr>
                    <w:contextualSpacing/>
                    <w:rPr>
                      <w:rFonts w:ascii="Arial" w:eastAsia="Calibri" w:hAnsi="Arial" w:cs="Arial"/>
                      <w:bCs/>
                      <w:lang w:eastAsia="en-GB"/>
                    </w:rPr>
                  </w:pPr>
                  <w:r w:rsidRPr="00665BEE">
                    <w:rPr>
                      <w:rFonts w:ascii="Arial" w:eastAsia="Calibri" w:hAnsi="Arial" w:cs="Arial"/>
                      <w:bCs/>
                      <w:lang w:eastAsia="en-GB"/>
                    </w:rPr>
                    <w:t>This approach includes essential supportive care, adheres to vaccination guidelines, and involves MDT collaboration</w:t>
                  </w:r>
                  <w:r>
                    <w:rPr>
                      <w:rFonts w:ascii="Arial" w:eastAsia="Calibri" w:hAnsi="Arial" w:cs="Arial"/>
                      <w:bCs/>
                      <w:lang w:eastAsia="en-GB"/>
                    </w:rPr>
                    <w:t>.</w:t>
                  </w:r>
                </w:p>
              </w:tc>
              <w:tc>
                <w:tcPr>
                  <w:tcW w:w="5396" w:type="dxa"/>
                  <w:tcBorders>
                    <w:top w:val="single" w:sz="4" w:space="0" w:color="auto"/>
                    <w:left w:val="single" w:sz="4" w:space="0" w:color="auto"/>
                    <w:bottom w:val="single" w:sz="4" w:space="0" w:color="auto"/>
                    <w:right w:val="single" w:sz="4" w:space="0" w:color="auto"/>
                  </w:tcBorders>
                </w:tcPr>
                <w:p w14:paraId="15BB1B9D" w14:textId="77777777" w:rsidR="00AC65C4" w:rsidRPr="0072707D" w:rsidRDefault="00AC65C4" w:rsidP="00AC65C4">
                  <w:pPr>
                    <w:contextualSpacing/>
                    <w:rPr>
                      <w:rFonts w:ascii="Arial" w:hAnsi="Arial" w:cs="Arial"/>
                    </w:rPr>
                  </w:pPr>
                </w:p>
              </w:tc>
            </w:tr>
          </w:tbl>
          <w:p w14:paraId="2371715F" w14:textId="77777777" w:rsidR="00AC65C4" w:rsidRPr="003B3281" w:rsidRDefault="00AC65C4" w:rsidP="00AC65C4">
            <w:pPr>
              <w:contextualSpacing/>
              <w:rPr>
                <w:rFonts w:ascii="Arial" w:eastAsia="Times New Roman" w:hAnsi="Arial" w:cs="Arial"/>
                <w:bCs/>
              </w:rPr>
            </w:pPr>
          </w:p>
        </w:tc>
      </w:tr>
      <w:tr w:rsidR="00AC65C4" w:rsidRPr="00C578F0" w14:paraId="3C6070C3" w14:textId="77777777" w:rsidTr="00AC65C4">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96CC222" w14:textId="38B0F4B8" w:rsidR="00AC65C4" w:rsidRPr="00C578F0" w:rsidRDefault="00AC65C4" w:rsidP="00AC65C4">
            <w:pPr>
              <w:contextualSpacing/>
              <w:rPr>
                <w:rFonts w:ascii="Arial" w:eastAsia="Calibri" w:hAnsi="Arial" w:cs="Arial"/>
                <w:b/>
                <w:lang w:eastAsia="en-GB"/>
              </w:rPr>
            </w:pPr>
            <w:r w:rsidRPr="00C578F0">
              <w:rPr>
                <w:rFonts w:ascii="Arial" w:eastAsia="Calibri" w:hAnsi="Arial" w:cs="Arial"/>
                <w:b/>
                <w:lang w:eastAsia="en-GB"/>
              </w:rPr>
              <w:t xml:space="preserve">Solution </w:t>
            </w:r>
          </w:p>
        </w:tc>
      </w:tr>
      <w:tr w:rsidR="00AC65C4" w:rsidRPr="00C578F0" w14:paraId="1A27BCEE" w14:textId="77777777" w:rsidTr="00AC65C4">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B22E48F" w14:textId="77777777" w:rsidR="00AC65C4" w:rsidRDefault="00AC65C4" w:rsidP="00AC65C4">
            <w:pPr>
              <w:contextualSpacing/>
              <w:rPr>
                <w:rFonts w:ascii="Arial" w:eastAsia="Calibri" w:hAnsi="Arial" w:cs="Arial"/>
                <w:bCs/>
                <w:lang w:eastAsia="en-GB"/>
              </w:rPr>
            </w:pPr>
            <w:r w:rsidRPr="005C7739">
              <w:rPr>
                <w:rFonts w:ascii="Arial" w:eastAsia="Calibri" w:hAnsi="Arial" w:cs="Arial"/>
                <w:bCs/>
                <w:highlight w:val="yellow"/>
                <w:lang w:eastAsia="en-GB"/>
              </w:rPr>
              <w:t>DO NOT SHOW SOLUTION IN PREASSESSMENT</w:t>
            </w:r>
          </w:p>
          <w:p w14:paraId="61BFE7AD" w14:textId="74A7114C" w:rsidR="00AC65C4" w:rsidRPr="00C578F0" w:rsidRDefault="00AC65C4" w:rsidP="00AC65C4">
            <w:pPr>
              <w:contextualSpacing/>
              <w:rPr>
                <w:rFonts w:ascii="Arial" w:eastAsia="Calibri" w:hAnsi="Arial" w:cs="Arial"/>
                <w:bCs/>
                <w:lang w:eastAsia="en-GB"/>
              </w:rPr>
            </w:pPr>
            <w:r w:rsidRPr="00460757">
              <w:rPr>
                <w:rFonts w:ascii="Arial" w:eastAsia="Calibri" w:hAnsi="Arial" w:cs="Arial"/>
                <w:bCs/>
                <w:lang w:eastAsia="en-GB"/>
              </w:rPr>
              <w:t>Supportive care during the diagnostic phase stabilizes the patient and prevents complications. Key measures include prophylactic anti</w:t>
            </w:r>
            <w:r>
              <w:rPr>
                <w:rFonts w:ascii="Arial" w:eastAsia="Calibri" w:hAnsi="Arial" w:cs="Arial"/>
                <w:bCs/>
                <w:lang w:eastAsia="en-GB"/>
              </w:rPr>
              <w:t>biotic, antiviral and antifungal treatment</w:t>
            </w:r>
            <w:r w:rsidRPr="00460757">
              <w:rPr>
                <w:rFonts w:ascii="Arial" w:eastAsia="Calibri" w:hAnsi="Arial" w:cs="Arial"/>
                <w:bCs/>
                <w:lang w:eastAsia="en-GB"/>
              </w:rPr>
              <w:t xml:space="preserve"> for neutropenia, </w:t>
            </w:r>
            <w:r>
              <w:rPr>
                <w:rFonts w:ascii="Arial" w:eastAsia="Calibri" w:hAnsi="Arial" w:cs="Arial"/>
                <w:bCs/>
                <w:lang w:eastAsia="en-GB"/>
              </w:rPr>
              <w:t>blood transfusions to manage severe anemia</w:t>
            </w:r>
            <w:r w:rsidRPr="00460757">
              <w:rPr>
                <w:rFonts w:ascii="Arial" w:eastAsia="Calibri" w:hAnsi="Arial" w:cs="Arial"/>
                <w:bCs/>
                <w:lang w:eastAsia="en-GB"/>
              </w:rPr>
              <w:t xml:space="preserve">, avoiding live vaccines, and psychological support. </w:t>
            </w:r>
            <w:r w:rsidRPr="00AC65C4">
              <w:rPr>
                <w:rFonts w:ascii="Arial" w:eastAsia="Calibri" w:hAnsi="Arial" w:cs="Arial"/>
                <w:bCs/>
                <w:highlight w:val="yellow"/>
                <w:lang w:eastAsia="en-GB"/>
              </w:rPr>
              <w:t>MDT</w:t>
            </w:r>
            <w:r w:rsidRPr="00460757">
              <w:rPr>
                <w:rFonts w:ascii="Arial" w:eastAsia="Calibri" w:hAnsi="Arial" w:cs="Arial"/>
                <w:bCs/>
                <w:lang w:eastAsia="en-GB"/>
              </w:rPr>
              <w:t xml:space="preserve"> collaboration ensures comprehensive management, making </w:t>
            </w:r>
            <w:r w:rsidRPr="00460757">
              <w:rPr>
                <w:rFonts w:ascii="Arial" w:eastAsia="Calibri" w:hAnsi="Arial" w:cs="Arial"/>
                <w:b/>
                <w:bCs/>
                <w:lang w:eastAsia="en-GB"/>
              </w:rPr>
              <w:t>Option 4</w:t>
            </w:r>
            <w:r w:rsidRPr="00460757">
              <w:rPr>
                <w:rFonts w:ascii="Arial" w:eastAsia="Calibri" w:hAnsi="Arial" w:cs="Arial"/>
                <w:bCs/>
                <w:lang w:eastAsia="en-GB"/>
              </w:rPr>
              <w:t xml:space="preserve"> the best choice.</w:t>
            </w:r>
          </w:p>
        </w:tc>
      </w:tr>
      <w:tr w:rsidR="004528F8" w:rsidRPr="00C578F0" w14:paraId="4CC00BA9" w14:textId="77777777" w:rsidTr="00AC65C4">
        <w:trPr>
          <w:trHeight w:val="130"/>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187AB37" w14:textId="77777777" w:rsidR="004528F8" w:rsidRPr="00C578F0" w:rsidRDefault="004528F8" w:rsidP="005A0CE4">
            <w:pPr>
              <w:contextualSpacing/>
              <w:rPr>
                <w:rFonts w:ascii="Arial" w:eastAsia="Calibri" w:hAnsi="Arial" w:cs="Arial"/>
                <w:b/>
                <w:lang w:eastAsia="en-GB"/>
              </w:rPr>
            </w:pPr>
            <w:r w:rsidRPr="00C578F0">
              <w:rPr>
                <w:rFonts w:ascii="Arial" w:eastAsia="Calibri" w:hAnsi="Arial" w:cs="Arial"/>
                <w:b/>
                <w:lang w:eastAsia="en-GB"/>
              </w:rPr>
              <w:t>Interactivity/buttons</w:t>
            </w:r>
          </w:p>
        </w:tc>
      </w:tr>
      <w:tr w:rsidR="004528F8" w:rsidRPr="00C578F0" w14:paraId="1DDBB546" w14:textId="77777777" w:rsidTr="00AC65C4">
        <w:trPr>
          <w:trHeight w:val="141"/>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E8C3273" w14:textId="77777777" w:rsidR="004528F8" w:rsidRDefault="004528F8" w:rsidP="005A0CE4">
            <w:pPr>
              <w:contextualSpacing/>
              <w:rPr>
                <w:rFonts w:ascii="Arial" w:eastAsia="Calibri" w:hAnsi="Arial" w:cs="Arial"/>
                <w:bCs/>
                <w:lang w:eastAsia="en-GB"/>
              </w:rPr>
            </w:pPr>
            <w:r>
              <w:rPr>
                <w:rFonts w:ascii="Arial" w:eastAsia="Calibri" w:hAnsi="Arial" w:cs="Arial"/>
                <w:bCs/>
                <w:lang w:eastAsia="en-GB"/>
              </w:rPr>
              <w:t>Add references button</w:t>
            </w:r>
          </w:p>
          <w:p w14:paraId="63786C32" w14:textId="659CA984" w:rsidR="004528F8" w:rsidRPr="00C578F0" w:rsidRDefault="004528F8" w:rsidP="005A0CE4">
            <w:pPr>
              <w:contextualSpacing/>
              <w:rPr>
                <w:rFonts w:ascii="Arial" w:eastAsia="Calibri" w:hAnsi="Arial" w:cs="Arial"/>
                <w:bCs/>
                <w:lang w:eastAsia="en-GB"/>
              </w:rPr>
            </w:pPr>
            <w:r>
              <w:rPr>
                <w:rFonts w:ascii="Arial" w:eastAsia="Calibri" w:hAnsi="Arial" w:cs="Arial"/>
                <w:bCs/>
                <w:lang w:eastAsia="en-GB"/>
              </w:rPr>
              <w:t xml:space="preserve">Add glossary entries for </w:t>
            </w:r>
            <w:r w:rsidR="00AC65C4" w:rsidRPr="00AC65C4">
              <w:rPr>
                <w:rFonts w:ascii="Arial" w:eastAsia="Calibri" w:hAnsi="Arial" w:cs="Arial"/>
                <w:bCs/>
                <w:highlight w:val="yellow"/>
                <w:lang w:eastAsia="en-GB"/>
              </w:rPr>
              <w:t>MDT</w:t>
            </w:r>
          </w:p>
        </w:tc>
      </w:tr>
      <w:tr w:rsidR="004528F8" w:rsidRPr="00C578F0" w14:paraId="175F261E" w14:textId="77777777" w:rsidTr="00AC65C4">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0C6029E" w14:textId="77777777" w:rsidR="004528F8" w:rsidRPr="00C578F0" w:rsidRDefault="004528F8" w:rsidP="005A0CE4">
            <w:pPr>
              <w:contextualSpacing/>
              <w:rPr>
                <w:rFonts w:ascii="Arial" w:eastAsia="Calibri" w:hAnsi="Arial" w:cs="Arial"/>
                <w:b/>
                <w:lang w:eastAsia="en-GB"/>
              </w:rPr>
            </w:pPr>
            <w:r w:rsidRPr="00C578F0">
              <w:rPr>
                <w:rFonts w:ascii="Arial" w:eastAsia="Calibri" w:hAnsi="Arial" w:cs="Arial"/>
                <w:b/>
                <w:lang w:eastAsia="en-GB"/>
              </w:rPr>
              <w:t xml:space="preserve">References </w:t>
            </w:r>
          </w:p>
        </w:tc>
      </w:tr>
      <w:tr w:rsidR="004528F8" w:rsidRPr="00C578F0" w14:paraId="70BA1258" w14:textId="77777777" w:rsidTr="00AC65C4">
        <w:trPr>
          <w:trHeight w:val="154"/>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84601A6" w14:textId="793B5679" w:rsidR="004528F8" w:rsidRPr="00C578F0" w:rsidRDefault="008221F1" w:rsidP="005A0CE4">
            <w:pPr>
              <w:contextualSpacing/>
              <w:rPr>
                <w:rFonts w:ascii="Arial" w:eastAsia="Calibri" w:hAnsi="Arial" w:cs="Arial"/>
                <w:bCs/>
                <w:lang w:eastAsia="en-GB"/>
              </w:rPr>
            </w:pPr>
            <w:r>
              <w:rPr>
                <w:rFonts w:ascii="Arial" w:eastAsia="Calibri" w:hAnsi="Arial" w:cs="Arial"/>
                <w:bCs/>
                <w:lang w:eastAsia="en-GB"/>
              </w:rPr>
              <w:t>N/A</w:t>
            </w:r>
          </w:p>
        </w:tc>
      </w:tr>
      <w:tr w:rsidR="004528F8" w:rsidRPr="00C578F0" w14:paraId="27079113" w14:textId="77777777" w:rsidTr="00AC65C4">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D5EC064" w14:textId="77777777" w:rsidR="004528F8" w:rsidRPr="00C578F0" w:rsidRDefault="004528F8" w:rsidP="005A0CE4">
            <w:pPr>
              <w:contextualSpacing/>
              <w:rPr>
                <w:rFonts w:ascii="Arial" w:eastAsia="Calibri" w:hAnsi="Arial" w:cs="Arial"/>
                <w:b/>
                <w:lang w:eastAsia="en-GB"/>
              </w:rPr>
            </w:pPr>
            <w:r w:rsidRPr="00C578F0">
              <w:rPr>
                <w:rFonts w:ascii="Arial" w:eastAsia="Calibri" w:hAnsi="Arial" w:cs="Arial"/>
                <w:b/>
                <w:lang w:eastAsia="en-GB"/>
              </w:rPr>
              <w:t>Notes/Settings</w:t>
            </w:r>
          </w:p>
        </w:tc>
      </w:tr>
      <w:tr w:rsidR="004528F8" w:rsidRPr="00C578F0" w14:paraId="2B081312" w14:textId="77777777" w:rsidTr="00AC65C4">
        <w:trPr>
          <w:trHeight w:val="432"/>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8554A16" w14:textId="5EE1C88E" w:rsidR="004528F8" w:rsidRPr="003B6F28" w:rsidRDefault="008221F1" w:rsidP="005A0CE4">
            <w:pPr>
              <w:contextualSpacing/>
              <w:rPr>
                <w:rFonts w:ascii="Arial" w:eastAsia="Calibri" w:hAnsi="Arial" w:cs="Arial"/>
                <w:bCs/>
                <w:lang w:eastAsia="en-GB"/>
              </w:rPr>
            </w:pPr>
            <w:r>
              <w:rPr>
                <w:rFonts w:ascii="Arial" w:eastAsia="Calibri" w:hAnsi="Arial" w:cs="Arial"/>
                <w:bCs/>
                <w:lang w:eastAsia="en-GB"/>
              </w:rPr>
              <w:t>N/A</w:t>
            </w:r>
          </w:p>
        </w:tc>
      </w:tr>
    </w:tbl>
    <w:p w14:paraId="45BFCFB8" w14:textId="77777777" w:rsidR="004528F8" w:rsidRDefault="004528F8">
      <w:pPr>
        <w:spacing w:line="278" w:lineRule="auto"/>
        <w:rPr>
          <w:rFonts w:ascii="Arial" w:hAnsi="Arial" w:cs="Arial"/>
          <w:b/>
          <w:bCs/>
          <w:sz w:val="20"/>
          <w:szCs w:val="20"/>
          <w:u w:val="single"/>
        </w:rPr>
      </w:pPr>
    </w:p>
    <w:p w14:paraId="3C51CF4B" w14:textId="77777777" w:rsidR="002D1086" w:rsidRPr="00AB5EAB" w:rsidRDefault="002D1086" w:rsidP="006747C4">
      <w:pPr>
        <w:rPr>
          <w:rFonts w:ascii="Arial" w:hAnsi="Arial" w:cs="Arial"/>
          <w:b/>
          <w:bCs/>
          <w:sz w:val="20"/>
          <w:szCs w:val="20"/>
          <w:u w:val="single"/>
        </w:rPr>
      </w:pPr>
    </w:p>
    <w:p w14:paraId="134EC864" w14:textId="77777777" w:rsidR="006747C4" w:rsidRPr="00875B29" w:rsidRDefault="006747C4" w:rsidP="006747C4">
      <w:pPr>
        <w:rPr>
          <w:rFonts w:ascii="Arial" w:eastAsia="Calibri" w:hAnsi="Arial" w:cs="Arial"/>
          <w:bCs/>
          <w:lang w:eastAsia="en-GB"/>
        </w:rPr>
      </w:pPr>
    </w:p>
    <w:tbl>
      <w:tblPr>
        <w:tblW w:w="13889" w:type="dxa"/>
        <w:tblLook w:val="01E0" w:firstRow="1" w:lastRow="1" w:firstColumn="1" w:lastColumn="1" w:noHBand="0" w:noVBand="0"/>
      </w:tblPr>
      <w:tblGrid>
        <w:gridCol w:w="4047"/>
        <w:gridCol w:w="9842"/>
      </w:tblGrid>
      <w:tr w:rsidR="00A41326" w:rsidRPr="006C7FFB" w14:paraId="6B275438" w14:textId="77777777" w:rsidTr="417B8356">
        <w:trPr>
          <w:trHeight w:val="92"/>
        </w:trPr>
        <w:tc>
          <w:tcPr>
            <w:tcW w:w="404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9F17D38" w14:textId="30D14820" w:rsidR="00FD0C9A" w:rsidRPr="006C7FFB" w:rsidRDefault="00FD0C9A" w:rsidP="00AB24DD">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Pr>
                <w:rFonts w:ascii="Arial" w:eastAsia="Calibri" w:hAnsi="Arial" w:cs="Arial"/>
                <w:b/>
                <w:bCs/>
                <w:lang w:eastAsia="en-GB"/>
              </w:rPr>
              <w:t>Introduction</w:t>
            </w:r>
          </w:p>
        </w:tc>
        <w:tc>
          <w:tcPr>
            <w:tcW w:w="984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05DD7A9" w14:textId="5364B62B" w:rsidR="00FD0C9A" w:rsidRPr="006C7FFB" w:rsidRDefault="00FD0C9A" w:rsidP="00AB24DD">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12" w:name="Intro"/>
            <w:r>
              <w:rPr>
                <w:rFonts w:ascii="Arial" w:eastAsia="Calibri" w:hAnsi="Arial" w:cs="Arial"/>
                <w:b/>
                <w:bCs/>
                <w:lang w:eastAsia="en-GB"/>
              </w:rPr>
              <w:t>Introduction</w:t>
            </w:r>
            <w:bookmarkEnd w:id="12"/>
          </w:p>
        </w:tc>
      </w:tr>
      <w:tr w:rsidR="00A41326" w:rsidRPr="006C7FFB" w14:paraId="078C64F6" w14:textId="77777777" w:rsidTr="417B8356">
        <w:trPr>
          <w:trHeight w:val="88"/>
        </w:trPr>
        <w:tc>
          <w:tcPr>
            <w:tcW w:w="404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ED6E2C6" w14:textId="77777777" w:rsidR="00FD0C9A" w:rsidRPr="006C7FFB" w:rsidRDefault="00FD0C9A" w:rsidP="00AB24DD">
            <w:pPr>
              <w:contextualSpacing/>
              <w:rPr>
                <w:rFonts w:ascii="Arial" w:eastAsia="Calibri" w:hAnsi="Arial" w:cs="Arial"/>
                <w:b/>
                <w:lang w:eastAsia="en-GB"/>
              </w:rPr>
            </w:pPr>
            <w:r w:rsidRPr="006C7FFB">
              <w:rPr>
                <w:rFonts w:ascii="Arial" w:eastAsia="Calibri" w:hAnsi="Arial" w:cs="Arial"/>
                <w:b/>
                <w:lang w:eastAsia="en-GB"/>
              </w:rPr>
              <w:t>Text</w:t>
            </w:r>
          </w:p>
        </w:tc>
        <w:tc>
          <w:tcPr>
            <w:tcW w:w="984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4C6BEA3" w14:textId="77777777" w:rsidR="00FD0C9A" w:rsidRPr="006C7FFB" w:rsidRDefault="7E71E523" w:rsidP="00AB24DD">
            <w:pPr>
              <w:contextualSpacing/>
              <w:rPr>
                <w:rFonts w:ascii="Arial" w:eastAsia="Calibri" w:hAnsi="Arial" w:cs="Arial"/>
                <w:b/>
                <w:bCs/>
                <w:lang w:eastAsia="en-GB"/>
              </w:rPr>
            </w:pPr>
            <w:commentRangeStart w:id="13"/>
            <w:r w:rsidRPr="47F04613">
              <w:rPr>
                <w:rFonts w:ascii="Arial" w:eastAsia="Calibri" w:hAnsi="Arial" w:cs="Arial"/>
                <w:b/>
                <w:bCs/>
                <w:lang w:eastAsia="en-GB"/>
              </w:rPr>
              <w:t>Graphic/Animation/Video</w:t>
            </w:r>
            <w:commentRangeEnd w:id="13"/>
            <w:r w:rsidR="00FD0C9A">
              <w:rPr>
                <w:rStyle w:val="CommentReference"/>
              </w:rPr>
              <w:commentReference w:id="13"/>
            </w:r>
          </w:p>
        </w:tc>
      </w:tr>
      <w:tr w:rsidR="00BB0888" w:rsidRPr="006C7FFB" w14:paraId="3B4C7157" w14:textId="77777777" w:rsidTr="417B8356">
        <w:trPr>
          <w:trHeight w:val="875"/>
        </w:trPr>
        <w:tc>
          <w:tcPr>
            <w:tcW w:w="404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2CEFB25" w14:textId="77777777" w:rsidR="00BB0888" w:rsidRPr="00F341A2" w:rsidRDefault="00BB0888" w:rsidP="00BB0888">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{Box} {text} </w:t>
            </w:r>
            <w:r w:rsidRPr="00F341A2">
              <w:rPr>
                <w:rFonts w:ascii="Arial" w:eastAsia="Times New Roman" w:hAnsi="Arial" w:cs="Arial"/>
                <w:b/>
              </w:rPr>
              <w:t>Aplastic Anemia (AA)</w:t>
            </w:r>
            <w:r>
              <w:t xml:space="preserve"> </w:t>
            </w:r>
            <w:r w:rsidRPr="00F341A2">
              <w:rPr>
                <w:rFonts w:ascii="Arial" w:eastAsia="Times New Roman" w:hAnsi="Arial" w:cs="Arial"/>
                <w:bCs/>
              </w:rPr>
              <w:t>is a rare, immune-mediated disorder characterized by:</w:t>
            </w:r>
          </w:p>
          <w:p w14:paraId="59855D82" w14:textId="77777777" w:rsidR="00BB0888" w:rsidRPr="00F341A2" w:rsidRDefault="00BB0888" w:rsidP="00BB0888">
            <w:pPr>
              <w:widowControl w:val="0"/>
              <w:adjustRightInd w:val="0"/>
              <w:spacing w:before="20" w:after="40" w:line="240" w:lineRule="auto"/>
              <w:textAlignment w:val="baseline"/>
              <w:rPr>
                <w:rFonts w:ascii="Arial" w:eastAsia="Times New Roman" w:hAnsi="Arial" w:cs="Arial"/>
                <w:bCs/>
              </w:rPr>
            </w:pPr>
          </w:p>
          <w:p w14:paraId="6C61355C" w14:textId="77777777" w:rsidR="00BB0888" w:rsidRPr="00F341A2" w:rsidRDefault="00BB0888" w:rsidP="00BB0888">
            <w:pPr>
              <w:pStyle w:val="ListParagraph"/>
              <w:widowControl w:val="0"/>
              <w:numPr>
                <w:ilvl w:val="0"/>
                <w:numId w:val="5"/>
              </w:numPr>
              <w:adjustRightInd w:val="0"/>
              <w:spacing w:before="20" w:after="40" w:line="240" w:lineRule="auto"/>
              <w:textAlignment w:val="baseline"/>
              <w:rPr>
                <w:rFonts w:ascii="Arial" w:eastAsia="Times New Roman" w:hAnsi="Arial" w:cs="Arial"/>
                <w:bCs/>
              </w:rPr>
            </w:pPr>
            <w:r w:rsidRPr="00F341A2">
              <w:rPr>
                <w:rFonts w:ascii="Arial" w:eastAsia="Times New Roman" w:hAnsi="Arial" w:cs="Arial"/>
                <w:b/>
              </w:rPr>
              <w:t>Pancytopenia:</w:t>
            </w:r>
            <w:r w:rsidRPr="00F341A2">
              <w:rPr>
                <w:rFonts w:ascii="Arial" w:eastAsia="Times New Roman" w:hAnsi="Arial" w:cs="Arial"/>
                <w:bCs/>
              </w:rPr>
              <w:t xml:space="preserve"> Reduced levels of all types of blood cells – </w:t>
            </w:r>
            <w:r w:rsidRPr="00A247B9">
              <w:rPr>
                <w:rFonts w:ascii="Arial" w:eastAsia="Times New Roman" w:hAnsi="Arial" w:cs="Arial"/>
                <w:bCs/>
                <w:highlight w:val="yellow"/>
              </w:rPr>
              <w:t>RBC</w:t>
            </w:r>
            <w:r>
              <w:rPr>
                <w:rFonts w:ascii="Arial" w:eastAsia="Times New Roman" w:hAnsi="Arial" w:cs="Arial"/>
                <w:bCs/>
              </w:rPr>
              <w:t>s</w:t>
            </w:r>
            <w:r w:rsidRPr="00F341A2">
              <w:rPr>
                <w:rFonts w:ascii="Arial" w:eastAsia="Times New Roman" w:hAnsi="Arial" w:cs="Arial"/>
                <w:bCs/>
              </w:rPr>
              <w:t xml:space="preserve">, </w:t>
            </w:r>
            <w:r w:rsidRPr="00A247B9">
              <w:rPr>
                <w:rFonts w:ascii="Arial" w:eastAsia="Times New Roman" w:hAnsi="Arial" w:cs="Arial"/>
                <w:bCs/>
                <w:highlight w:val="yellow"/>
              </w:rPr>
              <w:t>WBC</w:t>
            </w:r>
            <w:r>
              <w:rPr>
                <w:rFonts w:ascii="Arial" w:eastAsia="Times New Roman" w:hAnsi="Arial" w:cs="Arial"/>
                <w:bCs/>
              </w:rPr>
              <w:t>s</w:t>
            </w:r>
            <w:r w:rsidRPr="00F341A2">
              <w:rPr>
                <w:rFonts w:ascii="Arial" w:eastAsia="Times New Roman" w:hAnsi="Arial" w:cs="Arial"/>
                <w:bCs/>
              </w:rPr>
              <w:t>, and platelets</w:t>
            </w:r>
          </w:p>
          <w:p w14:paraId="68490D9F" w14:textId="77777777" w:rsidR="00BB0888" w:rsidRPr="00F341A2" w:rsidRDefault="00BB0888" w:rsidP="00BB0888">
            <w:pPr>
              <w:pStyle w:val="ListParagraph"/>
              <w:widowControl w:val="0"/>
              <w:numPr>
                <w:ilvl w:val="0"/>
                <w:numId w:val="5"/>
              </w:numPr>
              <w:adjustRightInd w:val="0"/>
              <w:spacing w:before="20" w:after="40" w:line="240" w:lineRule="auto"/>
              <w:textAlignment w:val="baseline"/>
              <w:rPr>
                <w:rFonts w:ascii="Arial" w:eastAsia="Times New Roman" w:hAnsi="Arial" w:cs="Arial"/>
                <w:bCs/>
              </w:rPr>
            </w:pPr>
            <w:r w:rsidRPr="00F341A2">
              <w:rPr>
                <w:rFonts w:ascii="Arial" w:eastAsia="Times New Roman" w:hAnsi="Arial" w:cs="Arial"/>
                <w:b/>
              </w:rPr>
              <w:t>Bone Marrow Failure</w:t>
            </w:r>
            <w:r>
              <w:rPr>
                <w:rFonts w:ascii="Arial" w:eastAsia="Times New Roman" w:hAnsi="Arial" w:cs="Arial"/>
                <w:b/>
              </w:rPr>
              <w:t xml:space="preserve"> (BMF)</w:t>
            </w:r>
            <w:r w:rsidRPr="00F341A2">
              <w:rPr>
                <w:rFonts w:ascii="Arial" w:eastAsia="Times New Roman" w:hAnsi="Arial" w:cs="Arial"/>
                <w:b/>
              </w:rPr>
              <w:t>:</w:t>
            </w:r>
            <w:r w:rsidRPr="00F341A2">
              <w:rPr>
                <w:rFonts w:ascii="Arial" w:eastAsia="Times New Roman" w:hAnsi="Arial" w:cs="Arial"/>
                <w:bCs/>
              </w:rPr>
              <w:t xml:space="preserve"> The bone marrow loses its ability to produce new blood cells</w:t>
            </w:r>
            <w:r>
              <w:rPr>
                <w:rFonts w:ascii="Arial" w:eastAsia="Times New Roman" w:hAnsi="Arial" w:cs="Arial"/>
                <w:bCs/>
              </w:rPr>
              <w:t>, with hypocellularity a common feature in AA histology</w:t>
            </w:r>
          </w:p>
          <w:p w14:paraId="559C68B3"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p>
          <w:p w14:paraId="6C696FFE"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{Carousel Element 1} {Title} </w:t>
            </w:r>
            <w:r w:rsidRPr="00C06104">
              <w:rPr>
                <w:rFonts w:ascii="Arial" w:eastAsia="Times New Roman" w:hAnsi="Arial" w:cs="Arial"/>
                <w:b/>
              </w:rPr>
              <w:t>Incidence</w:t>
            </w:r>
            <w:r>
              <w:rPr>
                <w:rFonts w:ascii="Arial" w:eastAsia="Times New Roman" w:hAnsi="Arial" w:cs="Arial"/>
                <w:bCs/>
              </w:rPr>
              <w:br/>
              <w:t xml:space="preserve">{text} </w:t>
            </w:r>
            <w:r w:rsidRPr="00D76908">
              <w:rPr>
                <w:rFonts w:ascii="Arial" w:eastAsia="Times New Roman" w:hAnsi="Arial" w:cs="Arial"/>
                <w:bCs/>
              </w:rPr>
              <w:t>Aplastic anemia has an overall incidence of:</w:t>
            </w:r>
          </w:p>
          <w:p w14:paraId="23FA62BA" w14:textId="77777777" w:rsidR="00BB0888" w:rsidRPr="00D76908" w:rsidRDefault="00BB0888" w:rsidP="00BB0888">
            <w:pPr>
              <w:widowControl w:val="0"/>
              <w:adjustRightInd w:val="0"/>
              <w:spacing w:before="20" w:after="40" w:line="240" w:lineRule="auto"/>
              <w:textAlignment w:val="baseline"/>
              <w:rPr>
                <w:rFonts w:ascii="Arial" w:eastAsia="Times New Roman" w:hAnsi="Arial" w:cs="Arial"/>
                <w:bCs/>
              </w:rPr>
            </w:pPr>
          </w:p>
          <w:p w14:paraId="57AA525C" w14:textId="77777777" w:rsidR="00BB0888" w:rsidRPr="00D76908" w:rsidRDefault="00BB0888" w:rsidP="00BB0888">
            <w:pPr>
              <w:widowControl w:val="0"/>
              <w:adjustRightInd w:val="0"/>
              <w:spacing w:before="20" w:after="40" w:line="240" w:lineRule="auto"/>
              <w:textAlignment w:val="baseline"/>
              <w:rPr>
                <w:rFonts w:ascii="Arial" w:eastAsia="Times New Roman" w:hAnsi="Arial" w:cs="Arial"/>
                <w:b/>
                <w:bCs/>
              </w:rPr>
            </w:pPr>
            <w:r>
              <w:rPr>
                <w:rFonts w:ascii="Arial" w:eastAsia="Times New Roman" w:hAnsi="Arial" w:cs="Arial"/>
                <w:b/>
                <w:bCs/>
                <w:highlight w:val="yellow"/>
              </w:rPr>
              <w:t>~</w:t>
            </w:r>
            <w:r w:rsidRPr="47F04613">
              <w:rPr>
                <w:rFonts w:ascii="Arial" w:eastAsia="Times New Roman" w:hAnsi="Arial" w:cs="Arial"/>
                <w:b/>
                <w:bCs/>
                <w:highlight w:val="yellow"/>
              </w:rPr>
              <w:t>2</w:t>
            </w:r>
            <w:r>
              <w:rPr>
                <w:rFonts w:ascii="Arial" w:eastAsia="Times New Roman" w:hAnsi="Arial" w:cs="Arial"/>
                <w:b/>
                <w:bCs/>
                <w:highlight w:val="yellow"/>
              </w:rPr>
              <w:t xml:space="preserve"> </w:t>
            </w:r>
            <w:r w:rsidRPr="47F04613">
              <w:rPr>
                <w:rFonts w:ascii="Arial" w:eastAsia="Times New Roman" w:hAnsi="Arial" w:cs="Arial"/>
                <w:b/>
                <w:bCs/>
                <w:highlight w:val="yellow"/>
              </w:rPr>
              <w:t xml:space="preserve">cases per million people </w:t>
            </w:r>
          </w:p>
          <w:p w14:paraId="3C2676A1"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in Europe and US/Canada</w:t>
            </w:r>
          </w:p>
          <w:p w14:paraId="2AA1C4D9"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p>
          <w:p w14:paraId="1B0981D1" w14:textId="77777777" w:rsidR="00BB0888" w:rsidRPr="00C06104" w:rsidRDefault="00BB0888" w:rsidP="00BB0888">
            <w:pPr>
              <w:widowControl w:val="0"/>
              <w:adjustRightInd w:val="0"/>
              <w:spacing w:before="20" w:after="40" w:line="240" w:lineRule="auto"/>
              <w:textAlignment w:val="baseline"/>
              <w:rPr>
                <w:rFonts w:ascii="Arial" w:eastAsia="Times New Roman" w:hAnsi="Arial" w:cs="Arial"/>
                <w:b/>
              </w:rPr>
            </w:pPr>
            <w:r>
              <w:rPr>
                <w:rFonts w:ascii="Arial" w:eastAsia="Times New Roman" w:hAnsi="Arial" w:cs="Arial"/>
                <w:bCs/>
              </w:rPr>
              <w:t xml:space="preserve">{Carousel Element 2} {Title} </w:t>
            </w:r>
            <w:r w:rsidRPr="00C06104">
              <w:rPr>
                <w:rFonts w:ascii="Arial" w:eastAsia="Times New Roman" w:hAnsi="Arial" w:cs="Arial"/>
                <w:b/>
              </w:rPr>
              <w:t>Variations in incidence</w:t>
            </w:r>
          </w:p>
          <w:p w14:paraId="56C5DF41"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1} </w:t>
            </w:r>
          </w:p>
          <w:p w14:paraId="0012A087" w14:textId="77777777" w:rsidR="00BB0888" w:rsidRDefault="00BB0888" w:rsidP="00BB0888">
            <w:pPr>
              <w:widowControl w:val="0"/>
              <w:adjustRightInd w:val="0"/>
              <w:spacing w:before="20" w:after="40" w:line="240" w:lineRule="auto"/>
              <w:textAlignment w:val="baseline"/>
              <w:rPr>
                <w:rFonts w:ascii="Arial" w:eastAsia="Times New Roman" w:hAnsi="Arial" w:cs="Arial"/>
              </w:rPr>
            </w:pPr>
            <w:r w:rsidRPr="47F04613">
              <w:rPr>
                <w:rFonts w:ascii="Arial" w:eastAsia="Times New Roman" w:hAnsi="Arial" w:cs="Arial"/>
              </w:rPr>
              <w:t xml:space="preserve">AA is more common in </w:t>
            </w:r>
            <w:r>
              <w:rPr>
                <w:rFonts w:ascii="Arial" w:eastAsia="Times New Roman" w:hAnsi="Arial" w:cs="Arial"/>
              </w:rPr>
              <w:t>Asia</w:t>
            </w:r>
          </w:p>
          <w:p w14:paraId="65A4FB56"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{text 2}</w:t>
            </w:r>
          </w:p>
          <w:p w14:paraId="054AF71A" w14:textId="77777777" w:rsidR="00BB0888" w:rsidRDefault="00BB0888" w:rsidP="00BB0888">
            <w:pPr>
              <w:widowControl w:val="0"/>
              <w:adjustRightInd w:val="0"/>
              <w:spacing w:before="20" w:after="40" w:line="240" w:lineRule="auto"/>
              <w:textAlignment w:val="baseline"/>
              <w:rPr>
                <w:rFonts w:ascii="Arial" w:eastAsia="Times New Roman" w:hAnsi="Arial" w:cs="Arial"/>
              </w:rPr>
            </w:pPr>
            <w:r w:rsidRPr="47F04613">
              <w:rPr>
                <w:rFonts w:ascii="Arial" w:eastAsia="Times New Roman" w:hAnsi="Arial" w:cs="Arial"/>
              </w:rPr>
              <w:t xml:space="preserve">and in those between the ages of 15–25 and over 60 years. </w:t>
            </w:r>
          </w:p>
          <w:p w14:paraId="27F64DEE"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p>
          <w:p w14:paraId="2F1860C1" w14:textId="77777777" w:rsidR="00BB0888" w:rsidRDefault="00BB0888" w:rsidP="00BB0888">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{Carousel Element 3}</w:t>
            </w:r>
          </w:p>
          <w:p w14:paraId="554495EB" w14:textId="77777777" w:rsidR="00BB0888" w:rsidRDefault="00BB0888" w:rsidP="00BB0888">
            <w:pPr>
              <w:widowControl w:val="0"/>
              <w:adjustRightInd w:val="0"/>
              <w:spacing w:before="20" w:after="40" w:line="240" w:lineRule="auto"/>
              <w:ind w:left="720"/>
              <w:textAlignment w:val="baseline"/>
              <w:rPr>
                <w:rFonts w:ascii="Arial" w:eastAsia="Times New Roman" w:hAnsi="Arial" w:cs="Arial"/>
                <w:bCs/>
              </w:rPr>
            </w:pPr>
          </w:p>
          <w:p w14:paraId="43382EFD" w14:textId="77777777" w:rsidR="00BB0888" w:rsidRDefault="00BB0888" w:rsidP="00BB0888">
            <w:pPr>
              <w:widowControl w:val="0"/>
              <w:adjustRightInd w:val="0"/>
              <w:spacing w:before="20" w:after="40" w:line="240" w:lineRule="auto"/>
              <w:ind w:left="720"/>
              <w:textAlignment w:val="baseline"/>
              <w:rPr>
                <w:rFonts w:ascii="Arial" w:eastAsia="Times New Roman" w:hAnsi="Arial" w:cs="Arial"/>
                <w:b/>
              </w:rPr>
            </w:pPr>
            <w:r>
              <w:rPr>
                <w:rFonts w:ascii="Arial" w:eastAsia="Times New Roman" w:hAnsi="Arial" w:cs="Arial"/>
                <w:bCs/>
              </w:rPr>
              <w:t xml:space="preserve">{Expansion box element 1} {Title} </w:t>
            </w:r>
            <w:r>
              <w:rPr>
                <w:rFonts w:ascii="Arial" w:eastAsia="Times New Roman" w:hAnsi="Arial" w:cs="Arial"/>
                <w:b/>
              </w:rPr>
              <w:t>Categorization</w:t>
            </w:r>
          </w:p>
          <w:p w14:paraId="5D6F78D9" w14:textId="77777777" w:rsidR="00BB0888" w:rsidRDefault="00BB0888" w:rsidP="00BB0888">
            <w:pPr>
              <w:pStyle w:val="ListParagraph"/>
              <w:widowControl w:val="0"/>
              <w:numPr>
                <w:ilvl w:val="0"/>
                <w:numId w:val="6"/>
              </w:numPr>
              <w:adjustRightInd w:val="0"/>
              <w:spacing w:before="20" w:after="40" w:line="240" w:lineRule="auto"/>
              <w:ind w:left="1440"/>
              <w:textAlignment w:val="baseline"/>
              <w:rPr>
                <w:rFonts w:ascii="Arial" w:eastAsia="Times New Roman" w:hAnsi="Arial" w:cs="Arial"/>
              </w:rPr>
            </w:pPr>
            <w:r w:rsidRPr="47F04613">
              <w:rPr>
                <w:rFonts w:ascii="Arial" w:eastAsia="Times New Roman" w:hAnsi="Arial" w:cs="Arial"/>
              </w:rPr>
              <w:t xml:space="preserve">Most cases are idiopathic (70–80%), whereas the remainder of AA cases are inherited and more common in children. </w:t>
            </w:r>
          </w:p>
          <w:p w14:paraId="187C0DFA" w14:textId="77777777" w:rsidR="00BB0888" w:rsidRDefault="00BB0888" w:rsidP="00BB0888">
            <w:pPr>
              <w:pStyle w:val="ListParagraph"/>
              <w:widowControl w:val="0"/>
              <w:numPr>
                <w:ilvl w:val="0"/>
                <w:numId w:val="6"/>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Disease s</w:t>
            </w:r>
            <w:r w:rsidRPr="00CA655F">
              <w:rPr>
                <w:rFonts w:ascii="Arial" w:eastAsia="Times New Roman" w:hAnsi="Arial" w:cs="Arial"/>
                <w:bCs/>
              </w:rPr>
              <w:t xml:space="preserve">everity is assessed using the </w:t>
            </w:r>
            <w:r w:rsidRPr="00A44372">
              <w:rPr>
                <w:rFonts w:ascii="Arial" w:eastAsia="Times New Roman" w:hAnsi="Arial" w:cs="Arial"/>
                <w:bCs/>
              </w:rPr>
              <w:t>Camitta Criteria</w:t>
            </w:r>
          </w:p>
          <w:p w14:paraId="6A30EDEF" w14:textId="77777777" w:rsidR="00BB0888" w:rsidRDefault="00BB0888" w:rsidP="00BB0888">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{Expansion box element 2}</w:t>
            </w:r>
          </w:p>
          <w:p w14:paraId="3009DAA7" w14:textId="7224D9EA" w:rsidR="00BB0888" w:rsidRPr="00396041" w:rsidRDefault="00BB0888" w:rsidP="00BB0888">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 xml:space="preserve">{text} </w:t>
            </w:r>
            <w:r w:rsidRPr="00396041">
              <w:rPr>
                <w:rFonts w:ascii="Arial" w:eastAsia="Times New Roman" w:hAnsi="Arial" w:cs="Arial"/>
                <w:bCs/>
              </w:rPr>
              <w:t xml:space="preserve">The most common clonal change in AA is the presence and progression of a </w:t>
            </w:r>
            <w:r w:rsidRPr="00396041">
              <w:rPr>
                <w:rFonts w:ascii="Arial" w:eastAsia="Times New Roman" w:hAnsi="Arial" w:cs="Arial"/>
                <w:bCs/>
                <w:highlight w:val="yellow"/>
              </w:rPr>
              <w:t>PNH</w:t>
            </w:r>
            <w:r w:rsidRPr="00396041">
              <w:rPr>
                <w:rFonts w:ascii="Arial" w:eastAsia="Times New Roman" w:hAnsi="Arial" w:cs="Arial"/>
                <w:bCs/>
              </w:rPr>
              <w:t xml:space="preserve"> clone (40–60% patients)</w:t>
            </w:r>
          </w:p>
        </w:tc>
        <w:tc>
          <w:tcPr>
            <w:tcW w:w="984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6AD88F4" w14:textId="77777777" w:rsidR="00BB0888" w:rsidRDefault="00BB0888" w:rsidP="00BB0888">
            <w:pPr>
              <w:contextualSpacing/>
              <w:rPr>
                <w:rFonts w:ascii="Arial" w:eastAsia="Calibri" w:hAnsi="Arial" w:cs="Arial"/>
                <w:bCs/>
                <w:lang w:eastAsia="en-GB"/>
              </w:rPr>
            </w:pPr>
            <w:r>
              <w:rPr>
                <w:rFonts w:ascii="Arial" w:eastAsia="Calibri" w:hAnsi="Arial" w:cs="Arial"/>
                <w:bCs/>
                <w:lang w:eastAsia="en-GB"/>
              </w:rPr>
              <w:lastRenderedPageBreak/>
              <w:t>[histology_AA]</w:t>
            </w:r>
          </w:p>
          <w:p w14:paraId="5A6BCA03" w14:textId="77777777" w:rsidR="00BB0888" w:rsidRDefault="00BB0888" w:rsidP="00BB0888">
            <w:pPr>
              <w:contextualSpacing/>
              <w:rPr>
                <w:rFonts w:ascii="Arial" w:eastAsia="Calibri" w:hAnsi="Arial" w:cs="Arial"/>
                <w:bCs/>
                <w:lang w:eastAsia="en-GB"/>
              </w:rPr>
            </w:pPr>
            <w:commentRangeStart w:id="14"/>
            <w:r>
              <w:rPr>
                <w:noProof/>
              </w:rPr>
              <w:drawing>
                <wp:inline distT="0" distB="0" distL="0" distR="0" wp14:anchorId="022E52CD" wp14:editId="462B2F21">
                  <wp:extent cx="1880247" cy="1419225"/>
                  <wp:effectExtent l="0" t="0" r="5715" b="0"/>
                  <wp:docPr id="618967300" name="Picture 4" descr="Severely hypocellular bone marrrow with very few erythroid and myeloid cells at any stage of differentiation suggesting features of aplastic an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verely hypocellular bone marrrow with very few erythroid and myeloid cells at any stage of differentiation suggesting features of aplastic anem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3065" cy="1421352"/>
                          </a:xfrm>
                          <a:prstGeom prst="rect">
                            <a:avLst/>
                          </a:prstGeom>
                          <a:noFill/>
                          <a:ln>
                            <a:noFill/>
                          </a:ln>
                        </pic:spPr>
                      </pic:pic>
                    </a:graphicData>
                  </a:graphic>
                </wp:inline>
              </w:drawing>
            </w:r>
            <w:commentRangeEnd w:id="14"/>
            <w:r w:rsidR="00D86EB2">
              <w:rPr>
                <w:rStyle w:val="CommentReference"/>
              </w:rPr>
              <w:commentReference w:id="14"/>
            </w:r>
          </w:p>
          <w:p w14:paraId="7431B8F7" w14:textId="77777777" w:rsidR="00BB0888" w:rsidRDefault="00BB0888" w:rsidP="00BB0888">
            <w:pPr>
              <w:contextualSpacing/>
              <w:rPr>
                <w:rFonts w:ascii="Arial" w:eastAsia="Calibri" w:hAnsi="Arial" w:cs="Arial"/>
                <w:bCs/>
                <w:lang w:eastAsia="en-GB"/>
              </w:rPr>
            </w:pPr>
            <w:r>
              <w:rPr>
                <w:rFonts w:ascii="Arial" w:eastAsia="Calibri" w:hAnsi="Arial" w:cs="Arial"/>
                <w:bCs/>
                <w:lang w:eastAsia="en-GB"/>
              </w:rPr>
              <w:t xml:space="preserve">{caption} </w:t>
            </w:r>
            <w:r>
              <w:rPr>
                <w:rFonts w:ascii="Arial" w:eastAsia="Calibri" w:hAnsi="Arial" w:cs="Arial"/>
                <w:b/>
                <w:lang w:eastAsia="en-GB"/>
              </w:rPr>
              <w:t>Severely hypocellular bone marrow indicative of AA.</w:t>
            </w:r>
          </w:p>
          <w:p w14:paraId="3291E0CE" w14:textId="77777777" w:rsidR="00BB0888" w:rsidRDefault="00BB0888" w:rsidP="00BB0888">
            <w:pPr>
              <w:contextualSpacing/>
              <w:rPr>
                <w:rFonts w:ascii="Arial" w:eastAsia="Calibri" w:hAnsi="Arial" w:cs="Arial"/>
                <w:bCs/>
                <w:lang w:eastAsia="en-GB"/>
              </w:rPr>
            </w:pPr>
            <w:hyperlink r:id="rId18" w:history="1">
              <w:r w:rsidRPr="001A4C2B">
                <w:rPr>
                  <w:rStyle w:val="Hyperlink"/>
                  <w:rFonts w:ascii="Arial" w:eastAsia="Calibri" w:hAnsi="Arial" w:cs="Arial"/>
                  <w:bCs/>
                  <w:lang w:eastAsia="en-GB"/>
                </w:rPr>
                <w:t>Severely hypocellular bone marrow with very few erythr | Open-i</w:t>
              </w:r>
            </w:hyperlink>
          </w:p>
          <w:p w14:paraId="216A0918" w14:textId="77777777" w:rsidR="00BB0888" w:rsidRDefault="00BB0888" w:rsidP="00BB0888">
            <w:pPr>
              <w:contextualSpacing/>
              <w:rPr>
                <w:rFonts w:ascii="Arial" w:eastAsia="Calibri" w:hAnsi="Arial" w:cs="Arial"/>
                <w:bCs/>
                <w:lang w:eastAsia="en-GB"/>
              </w:rPr>
            </w:pPr>
          </w:p>
          <w:p w14:paraId="7BEB916A" w14:textId="77777777" w:rsidR="00BB0888" w:rsidRDefault="00BB0888" w:rsidP="00BB0888">
            <w:pPr>
              <w:contextualSpacing/>
              <w:rPr>
                <w:rFonts w:ascii="Arial" w:eastAsia="Calibri" w:hAnsi="Arial" w:cs="Arial"/>
                <w:bCs/>
                <w:lang w:eastAsia="en-GB"/>
              </w:rPr>
            </w:pPr>
          </w:p>
          <w:p w14:paraId="17369C73" w14:textId="77777777" w:rsidR="00BB0888" w:rsidRDefault="00BB0888" w:rsidP="00BB0888">
            <w:pPr>
              <w:contextualSpacing/>
              <w:rPr>
                <w:rFonts w:ascii="Arial" w:eastAsia="Calibri" w:hAnsi="Arial" w:cs="Arial"/>
                <w:bCs/>
                <w:lang w:eastAsia="en-GB"/>
              </w:rPr>
            </w:pPr>
            <w:r>
              <w:rPr>
                <w:rFonts w:ascii="Arial" w:eastAsia="Calibri" w:hAnsi="Arial" w:cs="Arial"/>
                <w:bCs/>
                <w:lang w:eastAsia="en-GB"/>
              </w:rPr>
              <w:t>[incidence]</w:t>
            </w:r>
          </w:p>
          <w:p w14:paraId="251CB4E1" w14:textId="77777777" w:rsidR="00BB0888" w:rsidRDefault="00BB0888" w:rsidP="00BB0888">
            <w:pPr>
              <w:contextualSpacing/>
              <w:rPr>
                <w:rFonts w:ascii="Arial" w:eastAsia="Calibri" w:hAnsi="Arial" w:cs="Arial"/>
                <w:bCs/>
                <w:lang w:eastAsia="en-GB"/>
              </w:rPr>
            </w:pPr>
            <w:r>
              <w:rPr>
                <w:rFonts w:ascii="Arial" w:eastAsia="Calibri" w:hAnsi="Arial" w:cs="Arial"/>
                <w:bCs/>
                <w:noProof/>
                <w:lang w:eastAsia="en-GB"/>
              </w:rPr>
              <w:drawing>
                <wp:inline distT="0" distB="0" distL="0" distR="0" wp14:anchorId="01BBE8B9" wp14:editId="4D8EE15F">
                  <wp:extent cx="800100" cy="800100"/>
                  <wp:effectExtent l="0" t="0" r="0" b="0"/>
                  <wp:docPr id="1377910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14:paraId="5953F20E" w14:textId="77777777" w:rsidR="00BB0888" w:rsidRDefault="00BB0888" w:rsidP="00BB0888">
            <w:pPr>
              <w:contextualSpacing/>
              <w:rPr>
                <w:rFonts w:ascii="Arial" w:eastAsia="Calibri" w:hAnsi="Arial" w:cs="Arial"/>
                <w:bCs/>
                <w:lang w:eastAsia="en-GB"/>
              </w:rPr>
            </w:pPr>
            <w:hyperlink r:id="rId20" w:history="1">
              <w:r w:rsidRPr="00752585">
                <w:rPr>
                  <w:rStyle w:val="Hyperlink"/>
                  <w:rFonts w:ascii="Arial" w:eastAsia="Calibri" w:hAnsi="Arial" w:cs="Arial"/>
                  <w:bCs/>
                  <w:lang w:eastAsia="en-GB"/>
                </w:rPr>
                <w:t>https://www.flaticon.com/free-icon/people_2994337?term=population&amp;related_id=2994337</w:t>
              </w:r>
            </w:hyperlink>
          </w:p>
          <w:p w14:paraId="0479E685" w14:textId="77777777" w:rsidR="00BB0888" w:rsidRDefault="00BB0888" w:rsidP="00BB0888">
            <w:pPr>
              <w:contextualSpacing/>
              <w:rPr>
                <w:rFonts w:ascii="Arial" w:eastAsia="Calibri" w:hAnsi="Arial" w:cs="Arial"/>
                <w:bCs/>
                <w:lang w:eastAsia="en-GB"/>
              </w:rPr>
            </w:pPr>
          </w:p>
          <w:p w14:paraId="538D3137" w14:textId="77777777" w:rsidR="00BB0888" w:rsidRDefault="00BB0888" w:rsidP="00BB0888">
            <w:pPr>
              <w:contextualSpacing/>
              <w:rPr>
                <w:rFonts w:ascii="Arial" w:eastAsia="Calibri" w:hAnsi="Arial" w:cs="Arial"/>
                <w:bCs/>
                <w:lang w:eastAsia="en-GB"/>
              </w:rPr>
            </w:pPr>
            <w:r>
              <w:rPr>
                <w:rFonts w:ascii="Arial" w:eastAsia="Calibri" w:hAnsi="Arial" w:cs="Arial"/>
                <w:bCs/>
                <w:lang w:eastAsia="en-GB"/>
              </w:rPr>
              <w:t>[far east]</w:t>
            </w:r>
          </w:p>
          <w:p w14:paraId="6AA5EDF5" w14:textId="77777777" w:rsidR="00BB0888" w:rsidRDefault="00BB0888" w:rsidP="00BB0888">
            <w:pPr>
              <w:contextualSpacing/>
              <w:rPr>
                <w:rFonts w:ascii="Arial" w:eastAsia="Calibri" w:hAnsi="Arial" w:cs="Arial"/>
                <w:bCs/>
                <w:lang w:eastAsia="en-GB"/>
              </w:rPr>
            </w:pPr>
            <w:r>
              <w:rPr>
                <w:rFonts w:ascii="Arial" w:eastAsia="Calibri" w:hAnsi="Arial" w:cs="Arial"/>
                <w:bCs/>
                <w:noProof/>
                <w:lang w:eastAsia="en-GB"/>
              </w:rPr>
              <w:lastRenderedPageBreak/>
              <w:drawing>
                <wp:inline distT="0" distB="0" distL="0" distR="0" wp14:anchorId="29C61732" wp14:editId="09C45F76">
                  <wp:extent cx="2228850" cy="1099066"/>
                  <wp:effectExtent l="0" t="0" r="0" b="6350"/>
                  <wp:docPr id="1455955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674" t="19886" r="23035" b="18547"/>
                          <a:stretch/>
                        </pic:blipFill>
                        <pic:spPr bwMode="auto">
                          <a:xfrm>
                            <a:off x="0" y="0"/>
                            <a:ext cx="2243444" cy="1106262"/>
                          </a:xfrm>
                          <a:prstGeom prst="rect">
                            <a:avLst/>
                          </a:prstGeom>
                          <a:noFill/>
                          <a:ln>
                            <a:noFill/>
                          </a:ln>
                          <a:extLst>
                            <a:ext uri="{53640926-AAD7-44D8-BBD7-CCE9431645EC}">
                              <a14:shadowObscured xmlns:a14="http://schemas.microsoft.com/office/drawing/2010/main"/>
                            </a:ext>
                          </a:extLst>
                        </pic:spPr>
                      </pic:pic>
                    </a:graphicData>
                  </a:graphic>
                </wp:inline>
              </w:drawing>
            </w:r>
          </w:p>
          <w:p w14:paraId="7AA6CE2E" w14:textId="77777777" w:rsidR="00BB0888" w:rsidRDefault="00BB0888" w:rsidP="00BB0888">
            <w:pPr>
              <w:contextualSpacing/>
              <w:rPr>
                <w:rFonts w:ascii="Arial" w:eastAsia="Calibri" w:hAnsi="Arial" w:cs="Arial"/>
                <w:bCs/>
                <w:lang w:eastAsia="en-GB"/>
              </w:rPr>
            </w:pPr>
            <w:r>
              <w:rPr>
                <w:rFonts w:ascii="Arial" w:eastAsia="Calibri" w:hAnsi="Arial" w:cs="Arial"/>
                <w:bCs/>
                <w:lang w:eastAsia="en-GB"/>
              </w:rPr>
              <w:t xml:space="preserve">{caption} </w:t>
            </w:r>
            <w:r>
              <w:rPr>
                <w:rFonts w:ascii="Arial" w:eastAsia="Calibri" w:hAnsi="Arial" w:cs="Arial"/>
                <w:b/>
                <w:lang w:eastAsia="en-GB"/>
              </w:rPr>
              <w:t>AA has higher incidence in asia.</w:t>
            </w:r>
          </w:p>
          <w:p w14:paraId="6C40B66A" w14:textId="77777777" w:rsidR="00BB0888" w:rsidRDefault="00BB0888" w:rsidP="00BB0888">
            <w:pPr>
              <w:contextualSpacing/>
              <w:rPr>
                <w:rFonts w:ascii="Arial" w:eastAsia="Calibri" w:hAnsi="Arial" w:cs="Arial"/>
                <w:bCs/>
                <w:lang w:eastAsia="en-GB"/>
              </w:rPr>
            </w:pPr>
            <w:hyperlink r:id="rId22" w:history="1">
              <w:r w:rsidRPr="002D7E51">
                <w:rPr>
                  <w:rStyle w:val="Hyperlink"/>
                  <w:rFonts w:ascii="Arial" w:eastAsia="Calibri" w:hAnsi="Arial" w:cs="Arial"/>
                  <w:bCs/>
                  <w:lang w:eastAsia="en-GB"/>
                </w:rPr>
                <w:t>https://www.flaticon.com/free-icon/map_15304116?term=world+map&amp;page=1&amp;position=50&amp;origin</w:t>
              </w:r>
              <w:r w:rsidRPr="002D7E51">
                <w:rPr>
                  <w:rStyle w:val="Hyperlink"/>
                  <w:rFonts w:ascii="Arial" w:eastAsia="Calibri" w:hAnsi="Arial" w:cs="Arial"/>
                  <w:bCs/>
                  <w:lang w:eastAsia="en-GB"/>
                </w:rPr>
                <w:br/>
                <w:t>=search&amp;related_id=15304116</w:t>
              </w:r>
            </w:hyperlink>
          </w:p>
          <w:p w14:paraId="09A2FC85" w14:textId="77777777" w:rsidR="00BB0888" w:rsidRDefault="00BB0888" w:rsidP="00BB0888">
            <w:pPr>
              <w:contextualSpacing/>
              <w:rPr>
                <w:rFonts w:ascii="Arial" w:eastAsia="Calibri" w:hAnsi="Arial" w:cs="Arial"/>
                <w:bCs/>
                <w:lang w:eastAsia="en-GB"/>
              </w:rPr>
            </w:pPr>
            <w:r>
              <w:rPr>
                <w:rFonts w:ascii="Arial" w:eastAsia="Calibri" w:hAnsi="Arial" w:cs="Arial"/>
                <w:bCs/>
                <w:lang w:eastAsia="en-GB"/>
              </w:rPr>
              <w:t>[biphasic_incidence]</w:t>
            </w:r>
          </w:p>
          <w:p w14:paraId="4CBE1F1B" w14:textId="77777777" w:rsidR="00BB0888" w:rsidRDefault="00BB0888" w:rsidP="00BB0888">
            <w:pPr>
              <w:contextualSpacing/>
              <w:rPr>
                <w:rFonts w:ascii="Arial" w:eastAsia="Calibri" w:hAnsi="Arial" w:cs="Arial"/>
                <w:bCs/>
                <w:lang w:eastAsia="en-GB"/>
              </w:rPr>
            </w:pPr>
            <w:r>
              <w:rPr>
                <w:rFonts w:ascii="Arial" w:eastAsia="Calibri" w:hAnsi="Arial" w:cs="Arial"/>
                <w:bCs/>
                <w:noProof/>
                <w:lang w:eastAsia="en-GB"/>
              </w:rPr>
              <w:drawing>
                <wp:inline distT="0" distB="0" distL="0" distR="0" wp14:anchorId="28C23908" wp14:editId="3F06FA7D">
                  <wp:extent cx="3369253" cy="1952625"/>
                  <wp:effectExtent l="0" t="0" r="3175" b="0"/>
                  <wp:docPr id="592056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273"/>
                          <a:stretch/>
                        </pic:blipFill>
                        <pic:spPr bwMode="auto">
                          <a:xfrm>
                            <a:off x="0" y="0"/>
                            <a:ext cx="3375983" cy="1956525"/>
                          </a:xfrm>
                          <a:prstGeom prst="rect">
                            <a:avLst/>
                          </a:prstGeom>
                          <a:noFill/>
                          <a:ln>
                            <a:noFill/>
                          </a:ln>
                          <a:extLst>
                            <a:ext uri="{53640926-AAD7-44D8-BBD7-CCE9431645EC}">
                              <a14:shadowObscured xmlns:a14="http://schemas.microsoft.com/office/drawing/2010/main"/>
                            </a:ext>
                          </a:extLst>
                        </pic:spPr>
                      </pic:pic>
                    </a:graphicData>
                  </a:graphic>
                </wp:inline>
              </w:drawing>
            </w:r>
          </w:p>
          <w:p w14:paraId="34BC2FC4" w14:textId="77777777" w:rsidR="00BB0888" w:rsidRDefault="00BB0888" w:rsidP="00BB0888">
            <w:pPr>
              <w:contextualSpacing/>
              <w:rPr>
                <w:rFonts w:ascii="Arial" w:eastAsia="Calibri" w:hAnsi="Arial" w:cs="Arial"/>
                <w:b/>
                <w:lang w:eastAsia="en-GB"/>
              </w:rPr>
            </w:pPr>
            <w:r>
              <w:rPr>
                <w:rFonts w:ascii="Arial" w:eastAsia="Calibri" w:hAnsi="Arial" w:cs="Arial"/>
                <w:bCs/>
                <w:lang w:eastAsia="en-GB"/>
              </w:rPr>
              <w:t xml:space="preserve">{caption} </w:t>
            </w:r>
            <w:r>
              <w:rPr>
                <w:rFonts w:ascii="Arial" w:eastAsia="Calibri" w:hAnsi="Arial" w:cs="Arial"/>
                <w:b/>
                <w:lang w:eastAsia="en-GB"/>
              </w:rPr>
              <w:t>Incidence of AA has biphasic peaks at 15–25 and 60+ years of age.</w:t>
            </w:r>
          </w:p>
          <w:p w14:paraId="32814DB1" w14:textId="77777777" w:rsidR="00BB0888" w:rsidRDefault="00BB0888" w:rsidP="00BB0888">
            <w:pPr>
              <w:contextualSpacing/>
              <w:rPr>
                <w:rFonts w:ascii="Arial" w:eastAsia="Calibri" w:hAnsi="Arial" w:cs="Arial"/>
                <w:b/>
                <w:lang w:eastAsia="en-GB"/>
              </w:rPr>
            </w:pPr>
          </w:p>
          <w:p w14:paraId="258E50D3" w14:textId="77777777" w:rsidR="00BB0888" w:rsidRDefault="00BB0888" w:rsidP="00BB0888">
            <w:pPr>
              <w:contextualSpacing/>
              <w:rPr>
                <w:rFonts w:ascii="Arial" w:eastAsia="Calibri" w:hAnsi="Arial" w:cs="Arial"/>
                <w:bCs/>
                <w:lang w:eastAsia="en-GB"/>
              </w:rPr>
            </w:pPr>
            <w:commentRangeStart w:id="15"/>
            <w:r>
              <w:rPr>
                <w:rFonts w:ascii="Arial" w:eastAsia="Calibri" w:hAnsi="Arial" w:cs="Arial"/>
                <w:bCs/>
                <w:lang w:eastAsia="en-GB"/>
              </w:rPr>
              <w:t>[PNH clones in AA]</w:t>
            </w:r>
            <w:commentRangeEnd w:id="15"/>
            <w:r w:rsidR="00D57C1B">
              <w:rPr>
                <w:rStyle w:val="CommentReference"/>
              </w:rPr>
              <w:commentReference w:id="15"/>
            </w:r>
          </w:p>
          <w:p w14:paraId="5FBF7A1B" w14:textId="77777777" w:rsidR="00BB0888" w:rsidRPr="00747884" w:rsidRDefault="00BB0888" w:rsidP="00BB0888">
            <w:pPr>
              <w:contextualSpacing/>
              <w:rPr>
                <w:rFonts w:ascii="Arial" w:eastAsia="Calibri" w:hAnsi="Arial" w:cs="Arial"/>
                <w:bCs/>
                <w:lang w:eastAsia="en-GB"/>
              </w:rPr>
            </w:pPr>
            <w:commentRangeStart w:id="16"/>
            <w:commentRangeStart w:id="17"/>
            <w:r w:rsidRPr="009F6AE2">
              <w:rPr>
                <w:rFonts w:ascii="Arial" w:eastAsia="Calibri" w:hAnsi="Arial" w:cs="Arial"/>
                <w:bCs/>
                <w:noProof/>
                <w:lang w:eastAsia="en-GB"/>
              </w:rPr>
              <w:drawing>
                <wp:inline distT="0" distB="0" distL="0" distR="0" wp14:anchorId="6E3589DC" wp14:editId="16F6C059">
                  <wp:extent cx="3648075" cy="1138199"/>
                  <wp:effectExtent l="0" t="0" r="0" b="5080"/>
                  <wp:docPr id="5" name="Picture 4">
                    <a:extLst xmlns:a="http://schemas.openxmlformats.org/drawingml/2006/main">
                      <a:ext uri="{FF2B5EF4-FFF2-40B4-BE49-F238E27FC236}">
                        <a16:creationId xmlns:a16="http://schemas.microsoft.com/office/drawing/2014/main" id="{F803B394-40BE-1829-D50E-696A78EDE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03B394-40BE-1829-D50E-696A78EDE728}"/>
                              </a:ext>
                            </a:extLst>
                          </pic:cNvPr>
                          <pic:cNvPicPr>
                            <a:picLocks noChangeAspect="1"/>
                          </pic:cNvPicPr>
                        </pic:nvPicPr>
                        <pic:blipFill>
                          <a:blip r:embed="rId24"/>
                          <a:stretch>
                            <a:fillRect/>
                          </a:stretch>
                        </pic:blipFill>
                        <pic:spPr>
                          <a:xfrm>
                            <a:off x="0" y="0"/>
                            <a:ext cx="3656580" cy="1140853"/>
                          </a:xfrm>
                          <a:prstGeom prst="rect">
                            <a:avLst/>
                          </a:prstGeom>
                        </pic:spPr>
                      </pic:pic>
                    </a:graphicData>
                  </a:graphic>
                </wp:inline>
              </w:drawing>
            </w:r>
            <w:commentRangeEnd w:id="16"/>
            <w:r>
              <w:rPr>
                <w:rStyle w:val="CommentReference"/>
              </w:rPr>
              <w:commentReference w:id="16"/>
            </w:r>
            <w:commentRangeEnd w:id="17"/>
            <w:r>
              <w:rPr>
                <w:rStyle w:val="CommentReference"/>
              </w:rPr>
              <w:commentReference w:id="17"/>
            </w:r>
          </w:p>
          <w:p w14:paraId="051615BC" w14:textId="4FBC3446" w:rsidR="00BB0888" w:rsidRPr="003C020F" w:rsidRDefault="00BB0888" w:rsidP="00BB0888">
            <w:pPr>
              <w:contextualSpacing/>
              <w:rPr>
                <w:rFonts w:ascii="Arial" w:eastAsia="Calibri" w:hAnsi="Arial" w:cs="Arial"/>
                <w:lang w:eastAsia="en-GB"/>
              </w:rPr>
            </w:pPr>
            <w:r w:rsidRPr="4C57DA18">
              <w:rPr>
                <w:rFonts w:ascii="Arial" w:eastAsia="Calibri" w:hAnsi="Arial" w:cs="Arial"/>
                <w:lang w:eastAsia="en-GB"/>
              </w:rPr>
              <w:lastRenderedPageBreak/>
              <w:t xml:space="preserve">{caption} </w:t>
            </w:r>
            <w:commentRangeStart w:id="18"/>
            <w:commentRangeStart w:id="19"/>
            <w:r w:rsidRPr="4C57DA18">
              <w:rPr>
                <w:rFonts w:ascii="Arial" w:eastAsia="Calibri" w:hAnsi="Arial" w:cs="Arial"/>
                <w:b/>
                <w:bCs/>
                <w:lang w:eastAsia="en-GB"/>
              </w:rPr>
              <w:t>Flow cytometry analysis of PNH clones in patients with AA.</w:t>
            </w:r>
            <w:r w:rsidRPr="4C57DA18">
              <w:rPr>
                <w:rFonts w:ascii="Arial" w:eastAsia="Calibri" w:hAnsi="Arial" w:cs="Arial"/>
                <w:lang w:eastAsia="en-GB"/>
              </w:rPr>
              <w:t xml:space="preserve"> </w:t>
            </w:r>
            <w:commentRangeEnd w:id="18"/>
            <w:r>
              <w:rPr>
                <w:rStyle w:val="CommentReference"/>
              </w:rPr>
              <w:commentReference w:id="18"/>
            </w:r>
            <w:commentRangeEnd w:id="19"/>
            <w:r>
              <w:rPr>
                <w:rStyle w:val="CommentReference"/>
              </w:rPr>
              <w:commentReference w:id="19"/>
            </w:r>
            <w:r w:rsidRPr="4C57DA18">
              <w:rPr>
                <w:rFonts w:ascii="Arial" w:eastAsia="Calibri" w:hAnsi="Arial" w:cs="Arial"/>
                <w:lang w:eastAsia="en-GB"/>
              </w:rPr>
              <w:t xml:space="preserve">Lack of specific glycosylphosphatidylinositol (GPI)-anchored proteins on neutrophils (CD24), monocytes (CD157) and red blood cells (CD235a and CD59) are indicative of </w:t>
            </w:r>
            <w:r w:rsidRPr="4C57DA18">
              <w:rPr>
                <w:rFonts w:ascii="Arial" w:eastAsia="Calibri" w:hAnsi="Arial" w:cs="Arial"/>
                <w:highlight w:val="yellow"/>
                <w:lang w:eastAsia="en-GB"/>
              </w:rPr>
              <w:t>PNH</w:t>
            </w:r>
            <w:r w:rsidRPr="4C57DA18">
              <w:rPr>
                <w:rFonts w:ascii="Arial" w:eastAsia="Calibri" w:hAnsi="Arial" w:cs="Arial"/>
                <w:lang w:eastAsia="en-GB"/>
              </w:rPr>
              <w:t xml:space="preserve">. Using reagents that bind to GPI-anchored proteins (FLAER) and specific fluorochromes (PE-A, Alexa-488-A, PE-Cy70A and FITC-A), the fluorescence intensity of </w:t>
            </w:r>
            <w:r w:rsidRPr="4C57DA18">
              <w:rPr>
                <w:rFonts w:ascii="Arial" w:eastAsia="Calibri" w:hAnsi="Arial" w:cs="Arial"/>
                <w:highlight w:val="yellow"/>
                <w:lang w:eastAsia="en-GB"/>
              </w:rPr>
              <w:t>PNH</w:t>
            </w:r>
            <w:r w:rsidRPr="4C57DA18">
              <w:rPr>
                <w:rFonts w:ascii="Arial" w:eastAsia="Calibri" w:hAnsi="Arial" w:cs="Arial"/>
                <w:lang w:eastAsia="en-GB"/>
              </w:rPr>
              <w:t xml:space="preserve"> clones lacking these proteins will make them appear in distinct regions of the plot, highlighted by black square outlines. </w:t>
            </w:r>
            <w:commentRangeStart w:id="20"/>
            <w:commentRangeStart w:id="21"/>
            <w:r w:rsidRPr="4C57DA18">
              <w:rPr>
                <w:rFonts w:ascii="Arial" w:eastAsia="Calibri" w:hAnsi="Arial" w:cs="Arial"/>
                <w:lang w:eastAsia="en-GB"/>
              </w:rPr>
              <w:t>This data comes from the Leeds Teaching Hospitals NHS Trust (UK) flow cytometry labs, courtesy of Dr. Payne.</w:t>
            </w:r>
            <w:commentRangeEnd w:id="20"/>
            <w:r>
              <w:rPr>
                <w:rStyle w:val="CommentReference"/>
              </w:rPr>
              <w:commentReference w:id="20"/>
            </w:r>
            <w:commentRangeEnd w:id="21"/>
            <w:r>
              <w:rPr>
                <w:rStyle w:val="CommentReference"/>
              </w:rPr>
              <w:commentReference w:id="21"/>
            </w:r>
          </w:p>
        </w:tc>
      </w:tr>
      <w:tr w:rsidR="00FD0C9A" w:rsidRPr="006C7FFB" w14:paraId="1508A0DC" w14:textId="77777777" w:rsidTr="417B8356">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EA4D83D" w14:textId="77777777" w:rsidR="00FD0C9A" w:rsidRPr="006C7FFB" w:rsidRDefault="00FD0C9A" w:rsidP="00AB24DD">
            <w:pPr>
              <w:contextualSpacing/>
              <w:rPr>
                <w:rFonts w:ascii="Arial" w:eastAsia="Calibri" w:hAnsi="Arial" w:cs="Arial"/>
                <w:b/>
                <w:lang w:eastAsia="en-GB"/>
              </w:rPr>
            </w:pPr>
            <w:r w:rsidRPr="006C7FFB">
              <w:rPr>
                <w:rFonts w:ascii="Arial" w:eastAsia="Calibri" w:hAnsi="Arial" w:cs="Arial"/>
                <w:b/>
                <w:lang w:eastAsia="en-GB"/>
              </w:rPr>
              <w:lastRenderedPageBreak/>
              <w:t>Visual details</w:t>
            </w:r>
          </w:p>
        </w:tc>
      </w:tr>
      <w:tr w:rsidR="00FD0C9A" w:rsidRPr="006C7FFB" w14:paraId="07EEAC35" w14:textId="77777777" w:rsidTr="417B8356">
        <w:trPr>
          <w:trHeight w:val="2939"/>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44349BE" w14:textId="519034AA" w:rsidR="00235210" w:rsidRDefault="001E5846" w:rsidP="00AB24DD">
            <w:pPr>
              <w:contextualSpacing/>
              <w:rPr>
                <w:rFonts w:ascii="Arial" w:eastAsia="Times New Roman" w:hAnsi="Arial" w:cs="Arial"/>
                <w:bCs/>
              </w:rPr>
            </w:pPr>
            <w:r>
              <w:rPr>
                <w:rFonts w:ascii="Arial" w:eastAsia="Times New Roman" w:hAnsi="Arial" w:cs="Arial"/>
                <w:bCs/>
              </w:rPr>
              <w:t xml:space="preserve">{Box text} </w:t>
            </w:r>
            <w:r w:rsidR="00B719CE">
              <w:rPr>
                <w:rFonts w:ascii="Arial" w:eastAsia="Times New Roman" w:hAnsi="Arial" w:cs="Arial"/>
                <w:bCs/>
              </w:rPr>
              <w:t xml:space="preserve">first line paragraph, note bold words. Rest of text in ordered list – no </w:t>
            </w:r>
            <w:r w:rsidR="00F81BF8">
              <w:rPr>
                <w:rFonts w:ascii="Arial" w:eastAsia="Times New Roman" w:hAnsi="Arial" w:cs="Arial"/>
                <w:bCs/>
              </w:rPr>
              <w:t>full stops, note bold words</w:t>
            </w:r>
            <w:r w:rsidR="00235210">
              <w:rPr>
                <w:rFonts w:ascii="Arial" w:eastAsia="Times New Roman" w:hAnsi="Arial" w:cs="Arial"/>
                <w:bCs/>
              </w:rPr>
              <w:t>. Add {medium} with [histology_AA] underneath text.</w:t>
            </w:r>
          </w:p>
          <w:p w14:paraId="50300185" w14:textId="439A8770" w:rsidR="000503F8" w:rsidRDefault="000503F8" w:rsidP="00AB24DD">
            <w:pPr>
              <w:contextualSpacing/>
              <w:rPr>
                <w:rFonts w:ascii="Arial" w:eastAsia="Times New Roman" w:hAnsi="Arial" w:cs="Arial"/>
                <w:bCs/>
              </w:rPr>
            </w:pPr>
            <w:r>
              <w:rPr>
                <w:rFonts w:ascii="Arial" w:eastAsia="Times New Roman" w:hAnsi="Arial" w:cs="Arial"/>
                <w:bCs/>
              </w:rPr>
              <w:t>{</w:t>
            </w:r>
            <w:r w:rsidR="00F962C2">
              <w:rPr>
                <w:rFonts w:ascii="Arial" w:eastAsia="Times New Roman" w:hAnsi="Arial" w:cs="Arial"/>
                <w:bCs/>
              </w:rPr>
              <w:t xml:space="preserve">Carousel </w:t>
            </w:r>
            <w:r>
              <w:rPr>
                <w:rFonts w:ascii="Arial" w:eastAsia="Times New Roman" w:hAnsi="Arial" w:cs="Arial"/>
                <w:bCs/>
              </w:rPr>
              <w:t>Element 1</w:t>
            </w:r>
            <w:r w:rsidR="002707B4">
              <w:rPr>
                <w:rFonts w:ascii="Arial" w:eastAsia="Times New Roman" w:hAnsi="Arial" w:cs="Arial"/>
                <w:bCs/>
              </w:rPr>
              <w:t>}</w:t>
            </w:r>
            <w:r>
              <w:rPr>
                <w:rFonts w:ascii="Arial" w:eastAsia="Times New Roman" w:hAnsi="Arial" w:cs="Arial"/>
                <w:bCs/>
              </w:rPr>
              <w:t xml:space="preserve"> </w:t>
            </w:r>
            <w:r w:rsidR="002707B4">
              <w:rPr>
                <w:rFonts w:ascii="Arial" w:eastAsia="Times New Roman" w:hAnsi="Arial" w:cs="Arial"/>
                <w:bCs/>
              </w:rPr>
              <w:t xml:space="preserve">{title} </w:t>
            </w:r>
            <w:r w:rsidR="00004DEE">
              <w:rPr>
                <w:rFonts w:ascii="Arial" w:eastAsia="Times New Roman" w:hAnsi="Arial" w:cs="Arial"/>
                <w:bCs/>
              </w:rPr>
              <w:t xml:space="preserve">headline 4 </w:t>
            </w:r>
            <w:r w:rsidR="002707B4">
              <w:rPr>
                <w:rFonts w:ascii="Arial" w:eastAsia="Times New Roman" w:hAnsi="Arial" w:cs="Arial"/>
                <w:bCs/>
              </w:rPr>
              <w:t>bold, {</w:t>
            </w:r>
            <w:r>
              <w:rPr>
                <w:rFonts w:ascii="Arial" w:eastAsia="Times New Roman" w:hAnsi="Arial" w:cs="Arial"/>
                <w:bCs/>
              </w:rPr>
              <w:t>text}</w:t>
            </w:r>
            <w:r w:rsidR="00493C52">
              <w:rPr>
                <w:rFonts w:ascii="Arial" w:eastAsia="Times New Roman" w:hAnsi="Arial" w:cs="Arial"/>
                <w:bCs/>
              </w:rPr>
              <w:t xml:space="preserve"> paragraph, center aligned, </w:t>
            </w:r>
            <w:r w:rsidR="00694A31">
              <w:rPr>
                <w:rFonts w:ascii="Arial" w:eastAsia="Times New Roman" w:hAnsi="Arial" w:cs="Arial"/>
                <w:bCs/>
              </w:rPr>
              <w:t xml:space="preserve">use ‘highlighted’ formatting </w:t>
            </w:r>
            <w:r w:rsidR="00230486">
              <w:rPr>
                <w:rFonts w:ascii="Arial" w:eastAsia="Times New Roman" w:hAnsi="Arial" w:cs="Arial"/>
                <w:bCs/>
              </w:rPr>
              <w:t>text which is highlighted</w:t>
            </w:r>
            <w:r w:rsidR="00694A31">
              <w:rPr>
                <w:rFonts w:ascii="Arial" w:eastAsia="Times New Roman" w:hAnsi="Arial" w:cs="Arial"/>
                <w:bCs/>
              </w:rPr>
              <w:t xml:space="preserve">, </w:t>
            </w:r>
            <w:r w:rsidR="00493C52">
              <w:rPr>
                <w:rFonts w:ascii="Arial" w:eastAsia="Times New Roman" w:hAnsi="Arial" w:cs="Arial"/>
                <w:bCs/>
              </w:rPr>
              <w:t>note bold words</w:t>
            </w:r>
            <w:r w:rsidR="00CE175C">
              <w:rPr>
                <w:rFonts w:ascii="Arial" w:eastAsia="Times New Roman" w:hAnsi="Arial" w:cs="Arial"/>
                <w:bCs/>
              </w:rPr>
              <w:t xml:space="preserve"> and differential spacing.</w:t>
            </w:r>
          </w:p>
          <w:p w14:paraId="741EB26D" w14:textId="32C7C8E1" w:rsidR="00A8445D" w:rsidRDefault="00A8445D" w:rsidP="00AB24DD">
            <w:pPr>
              <w:contextualSpacing/>
              <w:rPr>
                <w:rFonts w:ascii="Arial" w:eastAsia="Times New Roman" w:hAnsi="Arial" w:cs="Arial"/>
                <w:bCs/>
              </w:rPr>
            </w:pPr>
            <w:r>
              <w:rPr>
                <w:rFonts w:ascii="Arial" w:eastAsia="Times New Roman" w:hAnsi="Arial" w:cs="Arial"/>
                <w:bCs/>
              </w:rPr>
              <w:t xml:space="preserve">Add </w:t>
            </w:r>
            <w:r w:rsidR="00DA12DD">
              <w:rPr>
                <w:rFonts w:ascii="Arial" w:eastAsia="Times New Roman" w:hAnsi="Arial" w:cs="Arial"/>
                <w:bCs/>
              </w:rPr>
              <w:t>{</w:t>
            </w:r>
            <w:r w:rsidR="00C44B3D">
              <w:rPr>
                <w:rFonts w:ascii="Arial" w:eastAsia="Times New Roman" w:hAnsi="Arial" w:cs="Arial"/>
                <w:bCs/>
              </w:rPr>
              <w:t>medium</w:t>
            </w:r>
            <w:r w:rsidR="00DA12DD">
              <w:rPr>
                <w:rFonts w:ascii="Arial" w:eastAsia="Times New Roman" w:hAnsi="Arial" w:cs="Arial"/>
                <w:bCs/>
              </w:rPr>
              <w:t>}</w:t>
            </w:r>
            <w:r w:rsidR="00C44B3D">
              <w:rPr>
                <w:rFonts w:ascii="Arial" w:eastAsia="Times New Roman" w:hAnsi="Arial" w:cs="Arial"/>
                <w:bCs/>
              </w:rPr>
              <w:t xml:space="preserve"> </w:t>
            </w:r>
            <w:r w:rsidR="00DA12DD">
              <w:rPr>
                <w:rFonts w:ascii="Arial" w:eastAsia="Times New Roman" w:hAnsi="Arial" w:cs="Arial"/>
                <w:bCs/>
              </w:rPr>
              <w:t>to the right of text</w:t>
            </w:r>
            <w:r w:rsidR="00804C19">
              <w:rPr>
                <w:rFonts w:ascii="Arial" w:eastAsia="Times New Roman" w:hAnsi="Arial" w:cs="Arial"/>
                <w:bCs/>
              </w:rPr>
              <w:t>, insert [</w:t>
            </w:r>
            <w:r w:rsidR="00CF6DAD">
              <w:rPr>
                <w:rFonts w:ascii="Arial" w:eastAsia="Times New Roman" w:hAnsi="Arial" w:cs="Arial"/>
                <w:bCs/>
              </w:rPr>
              <w:t>biphasic_</w:t>
            </w:r>
            <w:r w:rsidR="00804C19">
              <w:rPr>
                <w:rFonts w:ascii="Arial" w:eastAsia="Times New Roman" w:hAnsi="Arial" w:cs="Arial"/>
                <w:bCs/>
              </w:rPr>
              <w:t>incidence].</w:t>
            </w:r>
          </w:p>
          <w:p w14:paraId="3BBF5F08" w14:textId="009984D9" w:rsidR="00A12974" w:rsidRDefault="00F962C2" w:rsidP="00AB24DD">
            <w:pPr>
              <w:contextualSpacing/>
              <w:rPr>
                <w:rFonts w:ascii="Arial" w:eastAsia="Times New Roman" w:hAnsi="Arial" w:cs="Arial"/>
                <w:bCs/>
              </w:rPr>
            </w:pPr>
            <w:r>
              <w:rPr>
                <w:rFonts w:ascii="Arial" w:eastAsia="Times New Roman" w:hAnsi="Arial" w:cs="Arial"/>
                <w:bCs/>
              </w:rPr>
              <w:t xml:space="preserve">{Carousel </w:t>
            </w:r>
            <w:r w:rsidR="00A12974">
              <w:rPr>
                <w:rFonts w:ascii="Arial" w:eastAsia="Times New Roman" w:hAnsi="Arial" w:cs="Arial"/>
                <w:bCs/>
              </w:rPr>
              <w:t>Element 2</w:t>
            </w:r>
            <w:r w:rsidR="002707B4">
              <w:rPr>
                <w:rFonts w:ascii="Arial" w:eastAsia="Times New Roman" w:hAnsi="Arial" w:cs="Arial"/>
                <w:bCs/>
              </w:rPr>
              <w:t>}</w:t>
            </w:r>
            <w:r w:rsidR="00A12974">
              <w:rPr>
                <w:rFonts w:ascii="Arial" w:eastAsia="Times New Roman" w:hAnsi="Arial" w:cs="Arial"/>
                <w:bCs/>
              </w:rPr>
              <w:t xml:space="preserve"> </w:t>
            </w:r>
            <w:r w:rsidR="002707B4">
              <w:rPr>
                <w:rFonts w:ascii="Arial" w:eastAsia="Times New Roman" w:hAnsi="Arial" w:cs="Arial"/>
                <w:bCs/>
              </w:rPr>
              <w:t xml:space="preserve">{title} </w:t>
            </w:r>
            <w:r w:rsidR="00004DEE">
              <w:rPr>
                <w:rFonts w:ascii="Arial" w:eastAsia="Times New Roman" w:hAnsi="Arial" w:cs="Arial"/>
                <w:bCs/>
              </w:rPr>
              <w:t xml:space="preserve">headline 4 </w:t>
            </w:r>
            <w:r w:rsidR="00A37A5F">
              <w:rPr>
                <w:rFonts w:ascii="Arial" w:eastAsia="Times New Roman" w:hAnsi="Arial" w:cs="Arial"/>
                <w:bCs/>
              </w:rPr>
              <w:t>bold</w:t>
            </w:r>
            <w:r w:rsidR="002707B4">
              <w:rPr>
                <w:rFonts w:ascii="Arial" w:eastAsia="Times New Roman" w:hAnsi="Arial" w:cs="Arial"/>
                <w:bCs/>
              </w:rPr>
              <w:t xml:space="preserve"> {</w:t>
            </w:r>
            <w:r w:rsidR="00A12974">
              <w:rPr>
                <w:rFonts w:ascii="Arial" w:eastAsia="Times New Roman" w:hAnsi="Arial" w:cs="Arial"/>
                <w:bCs/>
              </w:rPr>
              <w:t>text</w:t>
            </w:r>
            <w:r w:rsidR="00A41CFE">
              <w:rPr>
                <w:rFonts w:ascii="Arial" w:eastAsia="Times New Roman" w:hAnsi="Arial" w:cs="Arial"/>
                <w:bCs/>
              </w:rPr>
              <w:t xml:space="preserve"> 1</w:t>
            </w:r>
            <w:r w:rsidR="00A12974">
              <w:rPr>
                <w:rFonts w:ascii="Arial" w:eastAsia="Times New Roman" w:hAnsi="Arial" w:cs="Arial"/>
                <w:bCs/>
              </w:rPr>
              <w:t xml:space="preserve">} </w:t>
            </w:r>
            <w:r w:rsidR="002707B4">
              <w:rPr>
                <w:rFonts w:ascii="Arial" w:eastAsia="Times New Roman" w:hAnsi="Arial" w:cs="Arial"/>
                <w:bCs/>
              </w:rPr>
              <w:t>paragraph</w:t>
            </w:r>
            <w:r w:rsidR="00A37A5F">
              <w:rPr>
                <w:rFonts w:ascii="Arial" w:eastAsia="Times New Roman" w:hAnsi="Arial" w:cs="Arial"/>
                <w:bCs/>
              </w:rPr>
              <w:t xml:space="preserve">, left-aligned. </w:t>
            </w:r>
            <w:r w:rsidR="006E41F5">
              <w:rPr>
                <w:rFonts w:ascii="Arial" w:eastAsia="Times New Roman" w:hAnsi="Arial" w:cs="Arial"/>
                <w:bCs/>
              </w:rPr>
              <w:t>Add {medium</w:t>
            </w:r>
            <w:r w:rsidR="00CF01E1">
              <w:rPr>
                <w:rFonts w:ascii="Arial" w:eastAsia="Times New Roman" w:hAnsi="Arial" w:cs="Arial"/>
                <w:bCs/>
              </w:rPr>
              <w:t>} with [far east] image</w:t>
            </w:r>
            <w:r w:rsidR="001713EB">
              <w:rPr>
                <w:rFonts w:ascii="Arial" w:eastAsia="Times New Roman" w:hAnsi="Arial" w:cs="Arial"/>
                <w:bCs/>
              </w:rPr>
              <w:t xml:space="preserve"> underneath the first line.</w:t>
            </w:r>
            <w:r w:rsidR="008B4012">
              <w:rPr>
                <w:rFonts w:ascii="Arial" w:eastAsia="Times New Roman" w:hAnsi="Arial" w:cs="Arial"/>
                <w:bCs/>
              </w:rPr>
              <w:t xml:space="preserve"> Add</w:t>
            </w:r>
            <w:r w:rsidR="00A41CFE">
              <w:rPr>
                <w:rFonts w:ascii="Arial" w:eastAsia="Times New Roman" w:hAnsi="Arial" w:cs="Arial"/>
                <w:bCs/>
              </w:rPr>
              <w:t xml:space="preserve"> {text 2}</w:t>
            </w:r>
            <w:r w:rsidR="008B4012">
              <w:rPr>
                <w:rFonts w:ascii="Arial" w:eastAsia="Times New Roman" w:hAnsi="Arial" w:cs="Arial"/>
                <w:bCs/>
              </w:rPr>
              <w:t xml:space="preserve"> next with another {medium}</w:t>
            </w:r>
            <w:r w:rsidR="00A75E91">
              <w:rPr>
                <w:rFonts w:ascii="Arial" w:eastAsia="Times New Roman" w:hAnsi="Arial" w:cs="Arial"/>
                <w:bCs/>
              </w:rPr>
              <w:t xml:space="preserve"> insert</w:t>
            </w:r>
            <w:r w:rsidR="00B975CD">
              <w:rPr>
                <w:rFonts w:ascii="Arial" w:eastAsia="Times New Roman" w:hAnsi="Arial" w:cs="Arial"/>
                <w:bCs/>
              </w:rPr>
              <w:t xml:space="preserve"> [biphasic].</w:t>
            </w:r>
          </w:p>
          <w:p w14:paraId="4488FE69" w14:textId="55B2366B" w:rsidR="00843867" w:rsidRDefault="00F962C2" w:rsidP="00AB24DD">
            <w:pPr>
              <w:contextualSpacing/>
              <w:rPr>
                <w:rFonts w:ascii="Arial" w:eastAsia="Times New Roman" w:hAnsi="Arial" w:cs="Arial"/>
                <w:bCs/>
              </w:rPr>
            </w:pPr>
            <w:r>
              <w:rPr>
                <w:rFonts w:ascii="Arial" w:eastAsia="Times New Roman" w:hAnsi="Arial" w:cs="Arial"/>
                <w:bCs/>
              </w:rPr>
              <w:t xml:space="preserve">{Carousel </w:t>
            </w:r>
            <w:r w:rsidR="002B6B11">
              <w:rPr>
                <w:rFonts w:ascii="Arial" w:eastAsia="Times New Roman" w:hAnsi="Arial" w:cs="Arial"/>
                <w:bCs/>
              </w:rPr>
              <w:t xml:space="preserve">Element 3} </w:t>
            </w:r>
            <w:r w:rsidR="00843867">
              <w:rPr>
                <w:rFonts w:ascii="Arial" w:eastAsia="Times New Roman" w:hAnsi="Arial" w:cs="Arial"/>
                <w:bCs/>
              </w:rPr>
              <w:t>{Expansion box Element 1} {</w:t>
            </w:r>
            <w:r w:rsidR="002B6B11">
              <w:rPr>
                <w:rFonts w:ascii="Arial" w:eastAsia="Times New Roman" w:hAnsi="Arial" w:cs="Arial"/>
                <w:bCs/>
              </w:rPr>
              <w:t xml:space="preserve">title} headline 4 bold {text} </w:t>
            </w:r>
            <w:r w:rsidR="00B975CD">
              <w:rPr>
                <w:rFonts w:ascii="Arial" w:eastAsia="Times New Roman" w:hAnsi="Arial" w:cs="Arial"/>
                <w:bCs/>
              </w:rPr>
              <w:t>un</w:t>
            </w:r>
            <w:r w:rsidR="00544B08">
              <w:rPr>
                <w:rFonts w:ascii="Arial" w:eastAsia="Times New Roman" w:hAnsi="Arial" w:cs="Arial"/>
                <w:bCs/>
              </w:rPr>
              <w:t>ordered list</w:t>
            </w:r>
            <w:r w:rsidR="002B6B11">
              <w:rPr>
                <w:rFonts w:ascii="Arial" w:eastAsia="Times New Roman" w:hAnsi="Arial" w:cs="Arial"/>
                <w:bCs/>
              </w:rPr>
              <w:t xml:space="preserve">, left-aligned. </w:t>
            </w:r>
          </w:p>
          <w:p w14:paraId="070FE5C7" w14:textId="087F241C" w:rsidR="006102B7" w:rsidRPr="006C7FFB" w:rsidRDefault="00843867" w:rsidP="00AB24DD">
            <w:pPr>
              <w:contextualSpacing/>
              <w:rPr>
                <w:rFonts w:ascii="Arial" w:eastAsia="Times New Roman" w:hAnsi="Arial" w:cs="Arial"/>
                <w:bCs/>
              </w:rPr>
            </w:pPr>
            <w:r>
              <w:rPr>
                <w:rFonts w:ascii="Arial" w:eastAsia="Times New Roman" w:hAnsi="Arial" w:cs="Arial"/>
                <w:bCs/>
              </w:rPr>
              <w:t xml:space="preserve">{Expansion box Element 2} </w:t>
            </w:r>
            <w:r w:rsidR="009E3213">
              <w:rPr>
                <w:rFonts w:ascii="Arial" w:eastAsia="Times New Roman" w:hAnsi="Arial" w:cs="Arial"/>
                <w:bCs/>
              </w:rPr>
              <w:t xml:space="preserve">{text} </w:t>
            </w:r>
            <w:r w:rsidR="00E00714">
              <w:rPr>
                <w:rFonts w:ascii="Arial" w:eastAsia="Times New Roman" w:hAnsi="Arial" w:cs="Arial"/>
                <w:bCs/>
              </w:rPr>
              <w:t xml:space="preserve">paragraph center aligned. </w:t>
            </w:r>
            <w:r w:rsidR="002B6B11">
              <w:rPr>
                <w:rFonts w:ascii="Arial" w:eastAsia="Times New Roman" w:hAnsi="Arial" w:cs="Arial"/>
                <w:bCs/>
              </w:rPr>
              <w:t>Add</w:t>
            </w:r>
            <w:r w:rsidR="001219E5">
              <w:rPr>
                <w:rFonts w:ascii="Arial" w:eastAsia="Times New Roman" w:hAnsi="Arial" w:cs="Arial"/>
                <w:bCs/>
              </w:rPr>
              <w:t xml:space="preserve"> {button} labelled “see more” with popup showing</w:t>
            </w:r>
            <w:r w:rsidR="002B6B11">
              <w:rPr>
                <w:rFonts w:ascii="Arial" w:eastAsia="Times New Roman" w:hAnsi="Arial" w:cs="Arial"/>
                <w:bCs/>
              </w:rPr>
              <w:t xml:space="preserve"> {medium}</w:t>
            </w:r>
            <w:r w:rsidR="001219E5">
              <w:rPr>
                <w:rFonts w:ascii="Arial" w:eastAsia="Times New Roman" w:hAnsi="Arial" w:cs="Arial"/>
                <w:bCs/>
              </w:rPr>
              <w:t xml:space="preserve"> </w:t>
            </w:r>
            <w:r w:rsidR="002B6B11">
              <w:rPr>
                <w:rFonts w:ascii="Arial" w:eastAsia="Times New Roman" w:hAnsi="Arial" w:cs="Arial"/>
                <w:bCs/>
              </w:rPr>
              <w:t>with [</w:t>
            </w:r>
            <w:r w:rsidR="00B975CD">
              <w:rPr>
                <w:rFonts w:ascii="Arial" w:eastAsia="Times New Roman" w:hAnsi="Arial" w:cs="Arial"/>
                <w:bCs/>
              </w:rPr>
              <w:t>PNH clones in AA</w:t>
            </w:r>
            <w:r w:rsidR="002B6B11">
              <w:rPr>
                <w:rFonts w:ascii="Arial" w:eastAsia="Times New Roman" w:hAnsi="Arial" w:cs="Arial"/>
                <w:bCs/>
              </w:rPr>
              <w:t xml:space="preserve">] </w:t>
            </w:r>
            <w:r w:rsidR="00ED0C76">
              <w:rPr>
                <w:rFonts w:ascii="Arial" w:eastAsia="Times New Roman" w:hAnsi="Arial" w:cs="Arial"/>
                <w:bCs/>
              </w:rPr>
              <w:t>image</w:t>
            </w:r>
            <w:r w:rsidR="00544B08">
              <w:rPr>
                <w:rFonts w:ascii="Arial" w:eastAsia="Times New Roman" w:hAnsi="Arial" w:cs="Arial"/>
                <w:bCs/>
              </w:rPr>
              <w:t xml:space="preserve">. </w:t>
            </w:r>
            <w:r w:rsidR="00A74530">
              <w:rPr>
                <w:rFonts w:ascii="Arial" w:eastAsia="Times New Roman" w:hAnsi="Arial" w:cs="Arial"/>
                <w:bCs/>
              </w:rPr>
              <w:t xml:space="preserve">Ensure </w:t>
            </w:r>
            <w:r w:rsidR="00544B08">
              <w:rPr>
                <w:rFonts w:ascii="Arial" w:eastAsia="Times New Roman" w:hAnsi="Arial" w:cs="Arial"/>
                <w:bCs/>
              </w:rPr>
              <w:t>the caption is easy to read as it is a hefty figure that probably needs explaining</w:t>
            </w:r>
            <w:r w:rsidR="003B2DCF">
              <w:rPr>
                <w:rFonts w:ascii="Arial" w:eastAsia="Times New Roman" w:hAnsi="Arial" w:cs="Arial"/>
                <w:bCs/>
              </w:rPr>
              <w:t>.</w:t>
            </w:r>
          </w:p>
        </w:tc>
      </w:tr>
      <w:tr w:rsidR="00FD0C9A" w:rsidRPr="006C7FFB" w14:paraId="46642BF7" w14:textId="77777777" w:rsidTr="417B8356">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A512779" w14:textId="77777777" w:rsidR="00FD0C9A" w:rsidRPr="006C7FFB" w:rsidRDefault="00FD0C9A" w:rsidP="00AB24DD">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FD0C9A" w:rsidRPr="006C7FFB" w14:paraId="324A2981" w14:textId="77777777" w:rsidTr="417B8356">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3FAEDB2" w14:textId="303CB3E4" w:rsidR="00FD0C9A" w:rsidRDefault="00544B08" w:rsidP="00AB24DD">
            <w:pPr>
              <w:contextualSpacing/>
              <w:rPr>
                <w:rFonts w:ascii="Arial" w:eastAsia="Calibri" w:hAnsi="Arial" w:cs="Arial"/>
                <w:bCs/>
                <w:lang w:eastAsia="en-GB"/>
              </w:rPr>
            </w:pPr>
            <w:r>
              <w:rPr>
                <w:rFonts w:ascii="Arial" w:eastAsia="Calibri" w:hAnsi="Arial" w:cs="Arial"/>
                <w:bCs/>
                <w:lang w:eastAsia="en-GB"/>
              </w:rPr>
              <w:t>{</w:t>
            </w:r>
            <w:r w:rsidR="00F962C2">
              <w:rPr>
                <w:rFonts w:ascii="Arial" w:eastAsia="Times New Roman" w:hAnsi="Arial" w:cs="Arial"/>
                <w:bCs/>
              </w:rPr>
              <w:t xml:space="preserve">Carousel </w:t>
            </w:r>
            <w:r>
              <w:rPr>
                <w:rFonts w:ascii="Arial" w:eastAsia="Calibri" w:hAnsi="Arial" w:cs="Arial"/>
                <w:bCs/>
                <w:lang w:eastAsia="en-GB"/>
              </w:rPr>
              <w:t xml:space="preserve">Elements 1-3} </w:t>
            </w:r>
          </w:p>
          <w:p w14:paraId="526821D4" w14:textId="318BC6C3" w:rsidR="00A34F2E" w:rsidRDefault="00A34F2E" w:rsidP="00AB24DD">
            <w:pPr>
              <w:contextualSpacing/>
              <w:rPr>
                <w:rFonts w:ascii="Arial" w:eastAsia="Calibri" w:hAnsi="Arial" w:cs="Arial"/>
                <w:bCs/>
                <w:lang w:eastAsia="en-GB"/>
              </w:rPr>
            </w:pPr>
            <w:r>
              <w:rPr>
                <w:rFonts w:ascii="Arial" w:eastAsia="Calibri" w:hAnsi="Arial" w:cs="Arial"/>
                <w:bCs/>
                <w:lang w:eastAsia="en-GB"/>
              </w:rPr>
              <w:t>{Expansion box} within {Carousel Element 3}</w:t>
            </w:r>
          </w:p>
          <w:p w14:paraId="2198447B" w14:textId="6E8E3AFF" w:rsidR="00E135F1" w:rsidRDefault="00E135F1" w:rsidP="00AB24DD">
            <w:pPr>
              <w:contextualSpacing/>
              <w:rPr>
                <w:rFonts w:ascii="Arial" w:eastAsia="Calibri" w:hAnsi="Arial" w:cs="Arial"/>
                <w:bCs/>
                <w:lang w:eastAsia="en-GB"/>
              </w:rPr>
            </w:pPr>
            <w:r>
              <w:rPr>
                <w:rFonts w:ascii="Arial" w:eastAsia="Calibri" w:hAnsi="Arial" w:cs="Arial"/>
                <w:bCs/>
                <w:lang w:eastAsia="en-GB"/>
              </w:rPr>
              <w:t>Ensure [PNH clones in AA] is enlargeable</w:t>
            </w:r>
            <w:r w:rsidR="00A74530">
              <w:rPr>
                <w:rFonts w:ascii="Arial" w:eastAsia="Calibri" w:hAnsi="Arial" w:cs="Arial"/>
                <w:bCs/>
                <w:lang w:eastAsia="en-GB"/>
              </w:rPr>
              <w:t>.</w:t>
            </w:r>
          </w:p>
          <w:p w14:paraId="077BF92C" w14:textId="77777777" w:rsidR="00544B08" w:rsidRDefault="00E135F1" w:rsidP="00AB24DD">
            <w:pPr>
              <w:contextualSpacing/>
              <w:rPr>
                <w:rFonts w:ascii="Arial" w:eastAsia="Calibri" w:hAnsi="Arial" w:cs="Arial"/>
                <w:bCs/>
                <w:lang w:eastAsia="en-GB"/>
              </w:rPr>
            </w:pPr>
            <w:r>
              <w:rPr>
                <w:rFonts w:ascii="Arial" w:eastAsia="Calibri" w:hAnsi="Arial" w:cs="Arial"/>
                <w:bCs/>
                <w:lang w:eastAsia="en-GB"/>
              </w:rPr>
              <w:t xml:space="preserve">Add {Button} for references at bottom </w:t>
            </w:r>
            <w:r w:rsidR="00A74530">
              <w:rPr>
                <w:rFonts w:ascii="Arial" w:eastAsia="Calibri" w:hAnsi="Arial" w:cs="Arial"/>
                <w:bCs/>
                <w:lang w:eastAsia="en-GB"/>
              </w:rPr>
              <w:t>left</w:t>
            </w:r>
            <w:r>
              <w:rPr>
                <w:rFonts w:ascii="Arial" w:eastAsia="Calibri" w:hAnsi="Arial" w:cs="Arial"/>
                <w:bCs/>
                <w:lang w:eastAsia="en-GB"/>
              </w:rPr>
              <w:t xml:space="preserve"> of section. </w:t>
            </w:r>
          </w:p>
          <w:p w14:paraId="0BF788DC" w14:textId="5AFE9A8A" w:rsidR="00D74AD2" w:rsidRPr="006C7FFB" w:rsidRDefault="00D74AD2" w:rsidP="00AB24DD">
            <w:pPr>
              <w:contextualSpacing/>
              <w:rPr>
                <w:rFonts w:ascii="Arial" w:eastAsia="Calibri" w:hAnsi="Arial" w:cs="Arial"/>
                <w:bCs/>
                <w:lang w:eastAsia="en-GB"/>
              </w:rPr>
            </w:pPr>
            <w:r>
              <w:rPr>
                <w:rFonts w:ascii="Arial" w:eastAsia="Calibri" w:hAnsi="Arial" w:cs="Arial"/>
                <w:bCs/>
                <w:lang w:eastAsia="en-GB"/>
              </w:rPr>
              <w:t xml:space="preserve">Add glossary entry: </w:t>
            </w:r>
            <w:r w:rsidRPr="00B82635">
              <w:rPr>
                <w:rFonts w:ascii="Arial" w:eastAsia="Calibri" w:hAnsi="Arial" w:cs="Arial"/>
                <w:bCs/>
                <w:highlight w:val="yellow"/>
                <w:lang w:eastAsia="en-GB"/>
              </w:rPr>
              <w:t>PNH</w:t>
            </w:r>
            <w:r w:rsidR="00A247B9">
              <w:rPr>
                <w:rFonts w:ascii="Arial" w:eastAsia="Calibri" w:hAnsi="Arial" w:cs="Arial"/>
                <w:bCs/>
                <w:lang w:eastAsia="en-GB"/>
              </w:rPr>
              <w:t xml:space="preserve">, </w:t>
            </w:r>
            <w:r w:rsidR="00A247B9" w:rsidRPr="00A247B9">
              <w:rPr>
                <w:rFonts w:ascii="Arial" w:eastAsia="Calibri" w:hAnsi="Arial" w:cs="Arial"/>
                <w:bCs/>
                <w:highlight w:val="yellow"/>
                <w:lang w:eastAsia="en-GB"/>
              </w:rPr>
              <w:t>RBC, WBC</w:t>
            </w:r>
          </w:p>
        </w:tc>
      </w:tr>
      <w:tr w:rsidR="00FD0C9A" w:rsidRPr="006C7FFB" w14:paraId="0C8E1BB5" w14:textId="77777777" w:rsidTr="417B8356">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226FB93" w14:textId="77777777" w:rsidR="00FD0C9A" w:rsidRPr="006C7FFB" w:rsidRDefault="00FD0C9A" w:rsidP="00AB24DD">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FD0C9A" w:rsidRPr="006C7FFB" w14:paraId="4FB45CD3" w14:textId="77777777" w:rsidTr="417B8356">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59D45610" w14:textId="52A0B55E" w:rsidR="00A74530" w:rsidRDefault="00A74530" w:rsidP="00A74530">
            <w:pPr>
              <w:numPr>
                <w:ilvl w:val="0"/>
                <w:numId w:val="7"/>
              </w:numPr>
              <w:contextualSpacing/>
              <w:rPr>
                <w:rFonts w:ascii="Arial" w:eastAsia="Calibri" w:hAnsi="Arial" w:cs="Arial"/>
                <w:bCs/>
                <w:lang w:eastAsia="en-GB"/>
              </w:rPr>
            </w:pPr>
            <w:hyperlink r:id="rId25" w:history="1">
              <w:r w:rsidRPr="00A74530">
                <w:rPr>
                  <w:rStyle w:val="Hyperlink"/>
                  <w:rFonts w:ascii="Arial" w:eastAsia="Calibri" w:hAnsi="Arial" w:cs="Arial"/>
                  <w:bCs/>
                  <w:lang w:eastAsia="en-GB"/>
                </w:rPr>
                <w:t xml:space="preserve">Vaht K, et al. </w:t>
              </w:r>
              <w:r w:rsidRPr="00A74530">
                <w:rPr>
                  <w:rStyle w:val="Hyperlink"/>
                  <w:rFonts w:ascii="Arial" w:eastAsia="Calibri" w:hAnsi="Arial" w:cs="Arial"/>
                  <w:bCs/>
                  <w:i/>
                  <w:iCs/>
                  <w:lang w:eastAsia="en-GB"/>
                </w:rPr>
                <w:t>Haematologica</w:t>
              </w:r>
              <w:r w:rsidRPr="00A74530">
                <w:rPr>
                  <w:rStyle w:val="Hyperlink"/>
                  <w:rFonts w:ascii="Arial" w:eastAsia="Calibri" w:hAnsi="Arial" w:cs="Arial"/>
                  <w:bCs/>
                  <w:lang w:eastAsia="en-GB"/>
                </w:rPr>
                <w:t xml:space="preserve"> 2017;102(10):1683–1690.</w:t>
              </w:r>
            </w:hyperlink>
            <w:r w:rsidRPr="00A74530">
              <w:rPr>
                <w:rFonts w:ascii="Arial" w:eastAsia="Calibri" w:hAnsi="Arial" w:cs="Arial"/>
                <w:bCs/>
                <w:lang w:eastAsia="en-GB"/>
              </w:rPr>
              <w:t xml:space="preserve"> </w:t>
            </w:r>
          </w:p>
          <w:p w14:paraId="4DFD2F50" w14:textId="20608AC7" w:rsidR="0041108B" w:rsidRPr="00A74530" w:rsidRDefault="0041108B" w:rsidP="00A74530">
            <w:pPr>
              <w:numPr>
                <w:ilvl w:val="0"/>
                <w:numId w:val="7"/>
              </w:numPr>
              <w:contextualSpacing/>
              <w:rPr>
                <w:rFonts w:ascii="Arial" w:eastAsia="Calibri" w:hAnsi="Arial" w:cs="Arial"/>
                <w:bCs/>
                <w:lang w:eastAsia="en-GB"/>
              </w:rPr>
            </w:pPr>
            <w:hyperlink r:id="rId26" w:history="1">
              <w:r w:rsidRPr="004A6A55">
                <w:rPr>
                  <w:rStyle w:val="Hyperlink"/>
                  <w:rFonts w:ascii="Arial" w:eastAsia="Calibri" w:hAnsi="Arial" w:cs="Arial"/>
                  <w:bCs/>
                  <w:lang w:eastAsia="en-GB"/>
                </w:rPr>
                <w:t xml:space="preserve">Papagiannopoulos C, et al. </w:t>
              </w:r>
              <w:r w:rsidRPr="004A6A55">
                <w:rPr>
                  <w:rStyle w:val="Hyperlink"/>
                  <w:rFonts w:ascii="Arial" w:eastAsia="Calibri" w:hAnsi="Arial" w:cs="Arial"/>
                  <w:bCs/>
                  <w:i/>
                  <w:iCs/>
                  <w:lang w:eastAsia="en-GB"/>
                </w:rPr>
                <w:t>Blood</w:t>
              </w:r>
              <w:r w:rsidRPr="004A6A55">
                <w:rPr>
                  <w:rStyle w:val="Hyperlink"/>
                  <w:rFonts w:ascii="Arial" w:eastAsia="Calibri" w:hAnsi="Arial" w:cs="Arial"/>
                  <w:bCs/>
                  <w:lang w:eastAsia="en-GB"/>
                </w:rPr>
                <w:t> 2022;140(Suppl 1):10774.</w:t>
              </w:r>
            </w:hyperlink>
            <w:r w:rsidRPr="0041108B">
              <w:rPr>
                <w:rFonts w:ascii="Arial" w:eastAsia="Calibri" w:hAnsi="Arial" w:cs="Arial"/>
                <w:bCs/>
                <w:lang w:eastAsia="en-GB"/>
              </w:rPr>
              <w:t xml:space="preserve"> </w:t>
            </w:r>
          </w:p>
          <w:p w14:paraId="41F67EB3" w14:textId="3FE45CCD" w:rsidR="00A74530" w:rsidRPr="00A74530" w:rsidRDefault="00A74530" w:rsidP="00A74530">
            <w:pPr>
              <w:numPr>
                <w:ilvl w:val="0"/>
                <w:numId w:val="7"/>
              </w:numPr>
              <w:contextualSpacing/>
              <w:rPr>
                <w:rFonts w:ascii="Arial" w:eastAsia="Calibri" w:hAnsi="Arial" w:cs="Arial"/>
                <w:bCs/>
                <w:lang w:eastAsia="en-GB"/>
              </w:rPr>
            </w:pPr>
            <w:hyperlink r:id="rId27" w:history="1">
              <w:r w:rsidRPr="00A74530">
                <w:rPr>
                  <w:rStyle w:val="Hyperlink"/>
                  <w:rFonts w:ascii="Arial" w:eastAsia="Calibri" w:hAnsi="Arial" w:cs="Arial"/>
                  <w:bCs/>
                  <w:lang w:val="en-GB" w:eastAsia="en-GB"/>
                </w:rPr>
                <w:t xml:space="preserve">Issaragrisil S, et al. </w:t>
              </w:r>
              <w:r w:rsidRPr="00A74530">
                <w:rPr>
                  <w:rStyle w:val="Hyperlink"/>
                  <w:rFonts w:ascii="Arial" w:eastAsia="Calibri" w:hAnsi="Arial" w:cs="Arial"/>
                  <w:bCs/>
                  <w:i/>
                  <w:iCs/>
                  <w:lang w:val="en-GB" w:eastAsia="en-GB"/>
                </w:rPr>
                <w:t xml:space="preserve">Blood </w:t>
              </w:r>
              <w:r w:rsidRPr="00A74530">
                <w:rPr>
                  <w:rStyle w:val="Hyperlink"/>
                  <w:rFonts w:ascii="Arial" w:eastAsia="Calibri" w:hAnsi="Arial" w:cs="Arial"/>
                  <w:bCs/>
                  <w:lang w:val="en-GB" w:eastAsia="en-GB"/>
                </w:rPr>
                <w:t>2006;107(4):1299–1307.</w:t>
              </w:r>
            </w:hyperlink>
          </w:p>
          <w:p w14:paraId="28677F88" w14:textId="1A186970" w:rsidR="00A74530" w:rsidRPr="00A74530" w:rsidRDefault="00A74530" w:rsidP="00A74530">
            <w:pPr>
              <w:numPr>
                <w:ilvl w:val="0"/>
                <w:numId w:val="7"/>
              </w:numPr>
              <w:contextualSpacing/>
              <w:rPr>
                <w:rFonts w:ascii="Arial" w:eastAsia="Calibri" w:hAnsi="Arial" w:cs="Arial"/>
                <w:bCs/>
                <w:lang w:eastAsia="en-GB"/>
              </w:rPr>
            </w:pPr>
            <w:hyperlink r:id="rId28" w:history="1">
              <w:r w:rsidRPr="00A74530">
                <w:rPr>
                  <w:rStyle w:val="Hyperlink"/>
                  <w:rFonts w:ascii="Arial" w:eastAsia="Calibri" w:hAnsi="Arial" w:cs="Arial"/>
                  <w:bCs/>
                  <w:lang w:val="en-GB" w:eastAsia="en-GB"/>
                </w:rPr>
                <w:t xml:space="preserve">Muir KR, et al. </w:t>
              </w:r>
              <w:r w:rsidRPr="00A74530">
                <w:rPr>
                  <w:rStyle w:val="Hyperlink"/>
                  <w:rFonts w:ascii="Arial" w:eastAsia="Calibri" w:hAnsi="Arial" w:cs="Arial"/>
                  <w:bCs/>
                  <w:i/>
                  <w:iCs/>
                  <w:lang w:val="en-GB" w:eastAsia="en-GB"/>
                </w:rPr>
                <w:t>Br J Haematol</w:t>
              </w:r>
              <w:r w:rsidRPr="00A74530">
                <w:rPr>
                  <w:rStyle w:val="Hyperlink"/>
                  <w:rFonts w:ascii="Arial" w:eastAsia="Calibri" w:hAnsi="Arial" w:cs="Arial"/>
                  <w:bCs/>
                  <w:lang w:val="en-GB" w:eastAsia="en-GB"/>
                </w:rPr>
                <w:t xml:space="preserve"> 2003;123:906–914.</w:t>
              </w:r>
            </w:hyperlink>
          </w:p>
          <w:p w14:paraId="25944A77" w14:textId="6DF414E9" w:rsidR="00A74530" w:rsidRPr="00A74530" w:rsidRDefault="00A74530" w:rsidP="00A74530">
            <w:pPr>
              <w:numPr>
                <w:ilvl w:val="0"/>
                <w:numId w:val="7"/>
              </w:numPr>
              <w:contextualSpacing/>
              <w:rPr>
                <w:rFonts w:ascii="Arial" w:eastAsia="Calibri" w:hAnsi="Arial" w:cs="Arial"/>
                <w:bCs/>
                <w:lang w:eastAsia="en-GB"/>
              </w:rPr>
            </w:pPr>
            <w:hyperlink r:id="rId29" w:history="1">
              <w:r w:rsidRPr="00A74530">
                <w:rPr>
                  <w:rStyle w:val="Hyperlink"/>
                  <w:rFonts w:ascii="Arial" w:eastAsia="Calibri" w:hAnsi="Arial" w:cs="Arial"/>
                  <w:bCs/>
                  <w:lang w:eastAsia="en-GB"/>
                </w:rPr>
                <w:t xml:space="preserve">Camitta BM, et al. </w:t>
              </w:r>
              <w:r w:rsidRPr="00A74530">
                <w:rPr>
                  <w:rStyle w:val="Hyperlink"/>
                  <w:rFonts w:ascii="Arial" w:eastAsia="Calibri" w:hAnsi="Arial" w:cs="Arial"/>
                  <w:bCs/>
                  <w:i/>
                  <w:iCs/>
                  <w:lang w:eastAsia="en-GB"/>
                </w:rPr>
                <w:t xml:space="preserve">Blood </w:t>
              </w:r>
              <w:r w:rsidRPr="00A74530">
                <w:rPr>
                  <w:rStyle w:val="Hyperlink"/>
                  <w:rFonts w:ascii="Arial" w:eastAsia="Calibri" w:hAnsi="Arial" w:cs="Arial"/>
                  <w:bCs/>
                  <w:lang w:eastAsia="en-GB"/>
                </w:rPr>
                <w:t>1975;45(3):355–363.</w:t>
              </w:r>
            </w:hyperlink>
          </w:p>
          <w:p w14:paraId="42C9B869" w14:textId="7246DF45" w:rsidR="00FD0C9A" w:rsidRPr="00A74530" w:rsidRDefault="00A74530" w:rsidP="00AB24DD">
            <w:pPr>
              <w:numPr>
                <w:ilvl w:val="0"/>
                <w:numId w:val="7"/>
              </w:numPr>
              <w:contextualSpacing/>
              <w:rPr>
                <w:rFonts w:ascii="Arial" w:eastAsia="Calibri" w:hAnsi="Arial" w:cs="Arial"/>
                <w:bCs/>
                <w:lang w:eastAsia="en-GB"/>
              </w:rPr>
            </w:pPr>
            <w:hyperlink r:id="rId30" w:history="1">
              <w:r w:rsidRPr="00A74530">
                <w:rPr>
                  <w:rStyle w:val="Hyperlink"/>
                  <w:rFonts w:ascii="Arial" w:eastAsia="Calibri" w:hAnsi="Arial" w:cs="Arial"/>
                  <w:bCs/>
                  <w:lang w:eastAsia="en-GB"/>
                </w:rPr>
                <w:t xml:space="preserve">Kulasekararaj A, et al. </w:t>
              </w:r>
              <w:r w:rsidRPr="00A74530">
                <w:rPr>
                  <w:rStyle w:val="Hyperlink"/>
                  <w:rFonts w:ascii="Arial" w:eastAsia="Calibri" w:hAnsi="Arial" w:cs="Arial"/>
                  <w:bCs/>
                  <w:i/>
                  <w:iCs/>
                  <w:lang w:eastAsia="en-GB"/>
                </w:rPr>
                <w:t xml:space="preserve">Br J Haematol </w:t>
              </w:r>
              <w:r w:rsidRPr="00A74530">
                <w:rPr>
                  <w:rStyle w:val="Hyperlink"/>
                  <w:rFonts w:ascii="Arial" w:eastAsia="Calibri" w:hAnsi="Arial" w:cs="Arial"/>
                  <w:bCs/>
                  <w:lang w:eastAsia="en-GB"/>
                </w:rPr>
                <w:t>2024;204(3):784–804.</w:t>
              </w:r>
            </w:hyperlink>
          </w:p>
        </w:tc>
      </w:tr>
      <w:tr w:rsidR="00FD0C9A" w:rsidRPr="006C7FFB" w14:paraId="75B93AC5" w14:textId="77777777" w:rsidTr="417B8356">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559EBD5" w14:textId="77777777" w:rsidR="00FD0C9A" w:rsidRPr="006C7FFB" w:rsidRDefault="00FD0C9A" w:rsidP="00AB24DD">
            <w:pPr>
              <w:contextualSpacing/>
              <w:rPr>
                <w:rFonts w:ascii="Arial" w:eastAsia="Calibri" w:hAnsi="Arial" w:cs="Arial"/>
                <w:b/>
                <w:lang w:eastAsia="en-GB"/>
              </w:rPr>
            </w:pPr>
            <w:r w:rsidRPr="006C7FFB">
              <w:rPr>
                <w:rFonts w:ascii="Arial" w:eastAsia="Calibri" w:hAnsi="Arial" w:cs="Arial"/>
                <w:b/>
                <w:lang w:eastAsia="en-GB"/>
              </w:rPr>
              <w:t>Notes/Settings</w:t>
            </w:r>
          </w:p>
        </w:tc>
      </w:tr>
      <w:tr w:rsidR="00FD0C9A" w:rsidRPr="006C7FFB" w14:paraId="21FBDD99" w14:textId="77777777" w:rsidTr="417B8356">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A81D602" w14:textId="2B0EC5A0" w:rsidR="00FD0C9A" w:rsidRPr="00DA2353" w:rsidRDefault="00FD0C9A" w:rsidP="00AB24DD">
            <w:pPr>
              <w:spacing w:after="0" w:line="240" w:lineRule="auto"/>
              <w:rPr>
                <w:rFonts w:ascii="Arial" w:hAnsi="Arial" w:cs="Arial"/>
              </w:rPr>
            </w:pPr>
            <w:r w:rsidRPr="006C7FFB">
              <w:rPr>
                <w:rFonts w:ascii="Arial" w:hAnsi="Arial" w:cs="Arial"/>
              </w:rPr>
              <w:lastRenderedPageBreak/>
              <w:t>Do not show learning objective or chapter number.</w:t>
            </w:r>
          </w:p>
        </w:tc>
      </w:tr>
    </w:tbl>
    <w:p w14:paraId="1F0B8D30" w14:textId="77777777" w:rsidR="00B538B8" w:rsidRDefault="00B538B8"/>
    <w:p w14:paraId="48370D74" w14:textId="67D05E0E" w:rsidR="4C57DA18" w:rsidRDefault="4C57DA18">
      <w:r>
        <w:br w:type="page"/>
      </w:r>
    </w:p>
    <w:p w14:paraId="7A1247B5" w14:textId="56C2F248" w:rsidR="00B6637B" w:rsidRDefault="00B6637B" w:rsidP="00213C0C">
      <w:pPr>
        <w:spacing w:line="278" w:lineRule="auto"/>
      </w:pPr>
    </w:p>
    <w:tbl>
      <w:tblPr>
        <w:tblW w:w="14008" w:type="dxa"/>
        <w:tblLook w:val="01E0" w:firstRow="1" w:lastRow="1" w:firstColumn="1" w:lastColumn="1" w:noHBand="0" w:noVBand="0"/>
      </w:tblPr>
      <w:tblGrid>
        <w:gridCol w:w="5242"/>
        <w:gridCol w:w="8766"/>
      </w:tblGrid>
      <w:tr w:rsidR="002E79B2" w:rsidRPr="006C7FFB" w14:paraId="20E630EA" w14:textId="77777777" w:rsidTr="47F04613">
        <w:trPr>
          <w:trHeight w:val="92"/>
        </w:trPr>
        <w:tc>
          <w:tcPr>
            <w:tcW w:w="524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7944998" w14:textId="707765BE" w:rsidR="002E79B2" w:rsidRPr="006C7FFB" w:rsidRDefault="002E79B2" w:rsidP="00097B6A">
            <w:pPr>
              <w:contextualSpacing/>
              <w:rPr>
                <w:rFonts w:ascii="Arial" w:eastAsia="Calibri" w:hAnsi="Arial" w:cs="Arial"/>
                <w:b/>
                <w:bCs/>
                <w:lang w:eastAsia="en-GB"/>
              </w:rPr>
            </w:pPr>
            <w:r w:rsidRPr="006C7FFB">
              <w:rPr>
                <w:rFonts w:ascii="Arial" w:eastAsia="Calibri" w:hAnsi="Arial" w:cs="Arial"/>
                <w:b/>
                <w:bCs/>
                <w:lang w:eastAsia="en-GB"/>
              </w:rPr>
              <w:t>Chapter:</w:t>
            </w:r>
            <w:r w:rsidR="00DF0507">
              <w:rPr>
                <w:rFonts w:ascii="Arial" w:eastAsia="Calibri" w:hAnsi="Arial" w:cs="Arial"/>
                <w:b/>
                <w:bCs/>
                <w:lang w:eastAsia="en-GB"/>
              </w:rPr>
              <w:t xml:space="preserve"> Considerations</w:t>
            </w:r>
            <w:r w:rsidR="00861E28">
              <w:rPr>
                <w:rFonts w:ascii="Arial" w:eastAsia="Calibri" w:hAnsi="Arial" w:cs="Arial"/>
                <w:b/>
                <w:bCs/>
                <w:lang w:eastAsia="en-GB"/>
              </w:rPr>
              <w:t xml:space="preserve"> in diagnosis</w:t>
            </w:r>
            <w:r w:rsidR="00631231">
              <w:rPr>
                <w:rFonts w:ascii="Arial" w:eastAsia="Calibri" w:hAnsi="Arial" w:cs="Arial"/>
                <w:b/>
                <w:bCs/>
                <w:lang w:eastAsia="en-GB"/>
              </w:rPr>
              <w:t xml:space="preserve"> </w:t>
            </w:r>
            <w:r w:rsidR="00861E28">
              <w:rPr>
                <w:rFonts w:ascii="Arial" w:eastAsia="Calibri" w:hAnsi="Arial" w:cs="Arial"/>
                <w:b/>
                <w:bCs/>
                <w:lang w:eastAsia="en-GB"/>
              </w:rPr>
              <w:t>of AA</w:t>
            </w:r>
          </w:p>
        </w:tc>
        <w:tc>
          <w:tcPr>
            <w:tcW w:w="876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ED80935" w14:textId="5F64386B" w:rsidR="002E79B2" w:rsidRPr="006C7FFB" w:rsidRDefault="002E79B2" w:rsidP="00097B6A">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22" w:name="Ptassess"/>
            <w:r w:rsidR="00861E28">
              <w:rPr>
                <w:rFonts w:ascii="Arial" w:eastAsia="Calibri" w:hAnsi="Arial" w:cs="Arial"/>
                <w:b/>
                <w:bCs/>
                <w:lang w:eastAsia="en-GB"/>
              </w:rPr>
              <w:t xml:space="preserve">Patient assessment and </w:t>
            </w:r>
            <w:r w:rsidR="006E4EFF">
              <w:rPr>
                <w:rFonts w:ascii="Arial" w:eastAsia="Calibri" w:hAnsi="Arial" w:cs="Arial"/>
                <w:b/>
                <w:bCs/>
                <w:lang w:eastAsia="en-GB"/>
              </w:rPr>
              <w:t>common indicators</w:t>
            </w:r>
            <w:bookmarkEnd w:id="22"/>
          </w:p>
        </w:tc>
      </w:tr>
      <w:tr w:rsidR="002E79B2" w:rsidRPr="006C7FFB" w14:paraId="3F9784E2" w14:textId="77777777" w:rsidTr="47F04613">
        <w:trPr>
          <w:trHeight w:val="88"/>
        </w:trPr>
        <w:tc>
          <w:tcPr>
            <w:tcW w:w="524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9EF41BF" w14:textId="77777777" w:rsidR="002E79B2" w:rsidRPr="006C7FFB" w:rsidRDefault="002E79B2" w:rsidP="00097B6A">
            <w:pPr>
              <w:contextualSpacing/>
              <w:rPr>
                <w:rFonts w:ascii="Arial" w:eastAsia="Calibri" w:hAnsi="Arial" w:cs="Arial"/>
                <w:b/>
                <w:lang w:eastAsia="en-GB"/>
              </w:rPr>
            </w:pPr>
            <w:r w:rsidRPr="006C7FFB">
              <w:rPr>
                <w:rFonts w:ascii="Arial" w:eastAsia="Calibri" w:hAnsi="Arial" w:cs="Arial"/>
                <w:b/>
                <w:lang w:eastAsia="en-GB"/>
              </w:rPr>
              <w:t>Text</w:t>
            </w:r>
          </w:p>
        </w:tc>
        <w:tc>
          <w:tcPr>
            <w:tcW w:w="876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ABA13D4" w14:textId="77777777" w:rsidR="002E79B2" w:rsidRPr="006C7FFB" w:rsidRDefault="002E79B2" w:rsidP="00097B6A">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9065D9" w:rsidRPr="006C7FFB" w14:paraId="4F448D95" w14:textId="77777777" w:rsidTr="47F04613">
        <w:trPr>
          <w:trHeight w:val="875"/>
        </w:trPr>
        <w:tc>
          <w:tcPr>
            <w:tcW w:w="524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D830643" w14:textId="77777777" w:rsidR="009065D9" w:rsidRDefault="009065D9" w:rsidP="009065D9">
            <w:pPr>
              <w:rPr>
                <w:rFonts w:ascii="Arial" w:eastAsia="Times New Roman" w:hAnsi="Arial" w:cs="Arial"/>
                <w:bCs/>
              </w:rPr>
            </w:pPr>
            <w:r>
              <w:rPr>
                <w:rFonts w:ascii="Arial" w:eastAsia="Times New Roman" w:hAnsi="Arial" w:cs="Arial"/>
                <w:bCs/>
              </w:rPr>
              <w:t>{Title} Patient assessment and common indicators</w:t>
            </w:r>
          </w:p>
          <w:p w14:paraId="4693EB71" w14:textId="77777777" w:rsidR="009065D9" w:rsidRPr="002E5CF9" w:rsidRDefault="009065D9" w:rsidP="009065D9">
            <w:pPr>
              <w:rPr>
                <w:rFonts w:ascii="Arial" w:eastAsia="Times New Roman" w:hAnsi="Arial" w:cs="Arial"/>
                <w:bCs/>
              </w:rPr>
            </w:pPr>
            <w:r>
              <w:rPr>
                <w:rFonts w:ascii="Arial" w:eastAsia="Times New Roman" w:hAnsi="Arial" w:cs="Arial"/>
                <w:bCs/>
              </w:rPr>
              <w:t xml:space="preserve">{text} </w:t>
            </w:r>
            <w:r w:rsidRPr="002E5CF9">
              <w:rPr>
                <w:rFonts w:ascii="Arial" w:eastAsia="Times New Roman" w:hAnsi="Arial" w:cs="Arial"/>
                <w:bCs/>
              </w:rPr>
              <w:t>There are a range of factors to consider</w:t>
            </w:r>
            <w:r>
              <w:rPr>
                <w:rFonts w:ascii="Arial" w:eastAsia="Times New Roman" w:hAnsi="Arial" w:cs="Arial"/>
                <w:bCs/>
              </w:rPr>
              <w:t xml:space="preserve"> when</w:t>
            </w:r>
            <w:r w:rsidRPr="002E5CF9">
              <w:rPr>
                <w:rFonts w:ascii="Arial" w:eastAsia="Times New Roman" w:hAnsi="Arial" w:cs="Arial"/>
                <w:bCs/>
              </w:rPr>
              <w:t xml:space="preserve"> suspecting AA: </w:t>
            </w:r>
          </w:p>
          <w:p w14:paraId="33BC233F" w14:textId="77777777" w:rsidR="009065D9" w:rsidRDefault="009065D9" w:rsidP="009065D9">
            <w:pPr>
              <w:rPr>
                <w:rFonts w:ascii="Arial" w:eastAsia="Times New Roman" w:hAnsi="Arial" w:cs="Arial"/>
                <w:bCs/>
              </w:rPr>
            </w:pPr>
            <w:r>
              <w:rPr>
                <w:rFonts w:ascii="Arial" w:eastAsia="Times New Roman" w:hAnsi="Arial" w:cs="Arial"/>
                <w:bCs/>
              </w:rPr>
              <w:t>{Element 1: History}</w:t>
            </w:r>
          </w:p>
          <w:p w14:paraId="53A0EF84" w14:textId="77777777" w:rsidR="009065D9" w:rsidRDefault="009065D9" w:rsidP="009065D9">
            <w:pPr>
              <w:rPr>
                <w:rFonts w:ascii="Arial" w:eastAsia="Times New Roman" w:hAnsi="Arial" w:cs="Arial"/>
              </w:rPr>
            </w:pPr>
            <w:r w:rsidRPr="47F04613">
              <w:rPr>
                <w:rFonts w:ascii="Arial" w:eastAsia="Times New Roman" w:hAnsi="Arial" w:cs="Arial"/>
              </w:rPr>
              <w:t xml:space="preserve">{text} There are a range of factors within a patient’s history to consider when assessing for </w:t>
            </w:r>
            <w:r w:rsidRPr="47F04613">
              <w:rPr>
                <w:rFonts w:ascii="Arial" w:eastAsia="Times New Roman" w:hAnsi="Arial" w:cs="Arial"/>
                <w:highlight w:val="yellow"/>
              </w:rPr>
              <w:t>BMF</w:t>
            </w:r>
            <w:r w:rsidRPr="47F04613">
              <w:rPr>
                <w:rFonts w:ascii="Arial" w:eastAsia="Times New Roman" w:hAnsi="Arial" w:cs="Arial"/>
              </w:rPr>
              <w:t xml:space="preserve"> disorder:</w:t>
            </w:r>
            <w:r>
              <w:rPr>
                <w:rFonts w:ascii="Arial" w:eastAsia="Times New Roman" w:hAnsi="Arial" w:cs="Arial"/>
              </w:rPr>
              <w:t xml:space="preserve"> </w:t>
            </w:r>
          </w:p>
          <w:p w14:paraId="60118DAB" w14:textId="77777777" w:rsidR="009065D9" w:rsidRDefault="009065D9" w:rsidP="009065D9">
            <w:pPr>
              <w:rPr>
                <w:rFonts w:ascii="Arial" w:eastAsia="Times New Roman" w:hAnsi="Arial" w:cs="Arial"/>
              </w:rPr>
            </w:pPr>
            <w:r>
              <w:rPr>
                <w:rFonts w:ascii="Arial" w:eastAsia="Times New Roman" w:hAnsi="Arial" w:cs="Arial"/>
              </w:rPr>
              <w:t>[patient history_AA]</w:t>
            </w:r>
          </w:p>
          <w:p w14:paraId="1C74B67C" w14:textId="77777777" w:rsidR="009065D9" w:rsidRPr="00204DC4" w:rsidRDefault="009065D9" w:rsidP="009065D9">
            <w:pPr>
              <w:rPr>
                <w:rFonts w:ascii="Arial" w:eastAsia="Times New Roman" w:hAnsi="Arial" w:cs="Arial"/>
                <w:bCs/>
              </w:rPr>
            </w:pPr>
            <w:r>
              <w:rPr>
                <w:rFonts w:ascii="Arial" w:eastAsia="Times New Roman" w:hAnsi="Arial" w:cs="Arial"/>
                <w:bCs/>
              </w:rPr>
              <w:t xml:space="preserve">{Element 2: Clinical examination} {text} </w:t>
            </w:r>
            <w:r w:rsidRPr="00204DC4">
              <w:rPr>
                <w:rFonts w:ascii="Arial" w:eastAsia="Times New Roman" w:hAnsi="Arial" w:cs="Arial"/>
                <w:bCs/>
              </w:rPr>
              <w:t>Look out for</w:t>
            </w:r>
            <w:r w:rsidRPr="00204DC4">
              <w:rPr>
                <w:rFonts w:ascii="Arial" w:eastAsia="Times New Roman" w:hAnsi="Arial" w:cs="Arial"/>
                <w:b/>
                <w:bCs/>
              </w:rPr>
              <w:t xml:space="preserve"> dysmorphic features </w:t>
            </w:r>
            <w:r w:rsidRPr="00204DC4">
              <w:rPr>
                <w:rFonts w:ascii="Arial" w:eastAsia="Times New Roman" w:hAnsi="Arial" w:cs="Arial"/>
                <w:bCs/>
              </w:rPr>
              <w:t>such as</w:t>
            </w:r>
            <w:r w:rsidRPr="00204DC4">
              <w:rPr>
                <w:rFonts w:ascii="Arial" w:eastAsia="Times New Roman" w:hAnsi="Arial" w:cs="Arial"/>
                <w:b/>
                <w:bCs/>
              </w:rPr>
              <w:t xml:space="preserve"> </w:t>
            </w:r>
            <w:r w:rsidRPr="00204DC4">
              <w:rPr>
                <w:rFonts w:ascii="Arial" w:eastAsia="Times New Roman" w:hAnsi="Arial" w:cs="Arial"/>
                <w:bCs/>
              </w:rPr>
              <w:t>short stature, hypoplastic thumbs and early greying of hair</w:t>
            </w:r>
            <w:r>
              <w:rPr>
                <w:rFonts w:ascii="Arial" w:eastAsia="Times New Roman" w:hAnsi="Arial" w:cs="Arial"/>
                <w:bCs/>
              </w:rPr>
              <w:t>.</w:t>
            </w:r>
          </w:p>
          <w:p w14:paraId="448972F6" w14:textId="77777777" w:rsidR="009065D9" w:rsidRDefault="009065D9" w:rsidP="009065D9">
            <w:pPr>
              <w:rPr>
                <w:rFonts w:ascii="Arial" w:eastAsia="Times New Roman" w:hAnsi="Arial" w:cs="Arial"/>
                <w:bCs/>
              </w:rPr>
            </w:pPr>
            <w:r w:rsidRPr="00204DC4">
              <w:rPr>
                <w:rFonts w:ascii="Arial" w:eastAsia="Times New Roman" w:hAnsi="Arial" w:cs="Arial"/>
                <w:bCs/>
              </w:rPr>
              <w:t xml:space="preserve">These </w:t>
            </w:r>
            <w:r>
              <w:rPr>
                <w:rFonts w:ascii="Arial" w:eastAsia="Times New Roman" w:hAnsi="Arial" w:cs="Arial"/>
                <w:bCs/>
              </w:rPr>
              <w:t>features can suggest a congenital or inherited cause of AA, or other inherited disorders</w:t>
            </w:r>
            <w:commentRangeStart w:id="23"/>
            <w:commentRangeStart w:id="24"/>
            <w:commentRangeStart w:id="25"/>
            <w:r>
              <w:rPr>
                <w:rFonts w:ascii="Arial" w:eastAsia="Times New Roman" w:hAnsi="Arial" w:cs="Arial"/>
                <w:bCs/>
              </w:rPr>
              <w:t xml:space="preserve">. </w:t>
            </w:r>
            <w:commentRangeEnd w:id="23"/>
            <w:r>
              <w:rPr>
                <w:rStyle w:val="CommentReference"/>
              </w:rPr>
              <w:commentReference w:id="23"/>
            </w:r>
            <w:commentRangeEnd w:id="24"/>
            <w:r>
              <w:rPr>
                <w:rStyle w:val="CommentReference"/>
              </w:rPr>
              <w:commentReference w:id="24"/>
            </w:r>
            <w:commentRangeEnd w:id="25"/>
            <w:r>
              <w:rPr>
                <w:rStyle w:val="CommentReference"/>
              </w:rPr>
              <w:commentReference w:id="25"/>
            </w:r>
          </w:p>
          <w:p w14:paraId="680C1EE2" w14:textId="77777777" w:rsidR="009065D9" w:rsidRDefault="009065D9" w:rsidP="009065D9">
            <w:pPr>
              <w:rPr>
                <w:rFonts w:ascii="Arial" w:eastAsia="Times New Roman" w:hAnsi="Arial" w:cs="Arial"/>
                <w:bCs/>
              </w:rPr>
            </w:pPr>
            <w:r>
              <w:rPr>
                <w:rFonts w:ascii="Arial" w:eastAsia="Times New Roman" w:hAnsi="Arial" w:cs="Arial"/>
                <w:bCs/>
              </w:rPr>
              <w:t>{Element 3: Symptoms} {text}</w:t>
            </w:r>
          </w:p>
          <w:p w14:paraId="3409A3F0" w14:textId="77777777" w:rsidR="009065D9" w:rsidRPr="008F2E6C" w:rsidRDefault="009065D9" w:rsidP="009065D9">
            <w:pPr>
              <w:pStyle w:val="ListParagraph"/>
              <w:numPr>
                <w:ilvl w:val="0"/>
                <w:numId w:val="6"/>
              </w:numPr>
              <w:rPr>
                <w:rFonts w:ascii="Arial" w:eastAsia="Times New Roman" w:hAnsi="Arial" w:cs="Arial"/>
              </w:rPr>
            </w:pPr>
            <w:r w:rsidRPr="47F04613">
              <w:rPr>
                <w:rFonts w:ascii="Arial" w:eastAsia="Times New Roman" w:hAnsi="Arial" w:cs="Arial"/>
                <w:b/>
                <w:bCs/>
              </w:rPr>
              <w:t>Bleeding and petechiae:</w:t>
            </w:r>
            <w:r w:rsidRPr="47F04613">
              <w:rPr>
                <w:rFonts w:ascii="Arial" w:eastAsia="Times New Roman" w:hAnsi="Arial" w:cs="Arial"/>
              </w:rPr>
              <w:t xml:space="preserve"> Indicates low platelets</w:t>
            </w:r>
          </w:p>
          <w:p w14:paraId="70E2EDE0" w14:textId="77777777" w:rsidR="009065D9" w:rsidRPr="008F2E6C" w:rsidRDefault="009065D9" w:rsidP="009065D9">
            <w:pPr>
              <w:pStyle w:val="ListParagraph"/>
              <w:numPr>
                <w:ilvl w:val="0"/>
                <w:numId w:val="6"/>
              </w:numPr>
              <w:rPr>
                <w:rFonts w:ascii="Arial" w:eastAsia="Times New Roman" w:hAnsi="Arial" w:cs="Arial"/>
                <w:bCs/>
              </w:rPr>
            </w:pPr>
            <w:r w:rsidRPr="008F2E6C">
              <w:rPr>
                <w:rFonts w:ascii="Arial" w:eastAsia="Times New Roman" w:hAnsi="Arial" w:cs="Arial"/>
                <w:b/>
                <w:bCs/>
              </w:rPr>
              <w:t>Fatigue:</w:t>
            </w:r>
            <w:r w:rsidRPr="008F2E6C">
              <w:rPr>
                <w:rFonts w:ascii="Arial" w:eastAsia="Times New Roman" w:hAnsi="Arial" w:cs="Arial"/>
                <w:bCs/>
              </w:rPr>
              <w:t xml:space="preserve"> Gradual progression, especially in younger patients who may tolerate low hemoglobin</w:t>
            </w:r>
          </w:p>
          <w:p w14:paraId="4CCC9359" w14:textId="77777777" w:rsidR="009065D9" w:rsidRPr="008F2E6C" w:rsidRDefault="009065D9" w:rsidP="009065D9">
            <w:pPr>
              <w:pStyle w:val="ListParagraph"/>
              <w:numPr>
                <w:ilvl w:val="0"/>
                <w:numId w:val="6"/>
              </w:numPr>
              <w:rPr>
                <w:rFonts w:ascii="Arial" w:eastAsia="Times New Roman" w:hAnsi="Arial" w:cs="Arial"/>
              </w:rPr>
            </w:pPr>
            <w:r w:rsidRPr="47F04613">
              <w:rPr>
                <w:rFonts w:ascii="Arial" w:eastAsia="Times New Roman" w:hAnsi="Arial" w:cs="Arial"/>
                <w:b/>
                <w:bCs/>
              </w:rPr>
              <w:t>Recurrent infections:</w:t>
            </w:r>
            <w:r w:rsidRPr="47F04613">
              <w:rPr>
                <w:rFonts w:ascii="Arial" w:eastAsia="Times New Roman" w:hAnsi="Arial" w:cs="Arial"/>
              </w:rPr>
              <w:t xml:space="preserve"> Indicates neutropenia</w:t>
            </w:r>
          </w:p>
          <w:p w14:paraId="16B20FC9" w14:textId="5F3DA99A" w:rsidR="009065D9" w:rsidRPr="00E70F63" w:rsidRDefault="009065D9" w:rsidP="009065D9">
            <w:pPr>
              <w:pStyle w:val="ListParagraph"/>
              <w:numPr>
                <w:ilvl w:val="0"/>
                <w:numId w:val="6"/>
              </w:numPr>
              <w:rPr>
                <w:rFonts w:ascii="Arial" w:eastAsia="Times New Roman" w:hAnsi="Arial" w:cs="Arial"/>
                <w:bCs/>
              </w:rPr>
            </w:pPr>
            <w:r w:rsidRPr="008F2E6C">
              <w:rPr>
                <w:rFonts w:ascii="Arial" w:eastAsia="Times New Roman" w:hAnsi="Arial" w:cs="Arial"/>
                <w:b/>
                <w:bCs/>
              </w:rPr>
              <w:t>Jaundice:</w:t>
            </w:r>
            <w:r w:rsidRPr="008F2E6C">
              <w:rPr>
                <w:rFonts w:ascii="Arial" w:eastAsia="Times New Roman" w:hAnsi="Arial" w:cs="Arial"/>
                <w:bCs/>
              </w:rPr>
              <w:t xml:space="preserve"> If linked with hepatitis</w:t>
            </w:r>
          </w:p>
        </w:tc>
        <w:tc>
          <w:tcPr>
            <w:tcW w:w="8766"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29183B9" w14:textId="77777777" w:rsidR="009065D9" w:rsidRDefault="009065D9" w:rsidP="009065D9">
            <w:pPr>
              <w:contextualSpacing/>
              <w:rPr>
                <w:rFonts w:ascii="Arial" w:eastAsia="Calibri" w:hAnsi="Arial" w:cs="Arial"/>
                <w:bCs/>
                <w:lang w:eastAsia="en-GB"/>
              </w:rPr>
            </w:pPr>
            <w:r>
              <w:rPr>
                <w:rFonts w:ascii="Arial" w:eastAsia="Calibri" w:hAnsi="Arial" w:cs="Arial"/>
                <w:bCs/>
                <w:lang w:eastAsia="en-GB"/>
              </w:rPr>
              <w:t>[patient history_AA]</w:t>
            </w:r>
          </w:p>
          <w:p w14:paraId="63773189" w14:textId="77777777" w:rsidR="009065D9" w:rsidRDefault="009065D9" w:rsidP="009065D9">
            <w:pPr>
              <w:contextualSpacing/>
              <w:rPr>
                <w:rFonts w:ascii="Arial" w:eastAsia="Calibri" w:hAnsi="Arial" w:cs="Arial"/>
                <w:lang w:eastAsia="en-GB"/>
              </w:rPr>
            </w:pPr>
            <w:commentRangeStart w:id="26"/>
            <w:r>
              <w:rPr>
                <w:noProof/>
              </w:rPr>
              <w:drawing>
                <wp:inline distT="0" distB="0" distL="0" distR="0" wp14:anchorId="16E4C95D" wp14:editId="620DC22F">
                  <wp:extent cx="3524250" cy="2694751"/>
                  <wp:effectExtent l="0" t="0" r="0" b="0"/>
                  <wp:docPr id="479484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28238" cy="2697801"/>
                          </a:xfrm>
                          <a:prstGeom prst="rect">
                            <a:avLst/>
                          </a:prstGeom>
                          <a:noFill/>
                          <a:ln>
                            <a:noFill/>
                          </a:ln>
                        </pic:spPr>
                      </pic:pic>
                    </a:graphicData>
                  </a:graphic>
                </wp:inline>
              </w:drawing>
            </w:r>
            <w:commentRangeEnd w:id="26"/>
            <w:r w:rsidR="00521E97">
              <w:rPr>
                <w:rStyle w:val="CommentReference"/>
              </w:rPr>
              <w:commentReference w:id="26"/>
            </w:r>
          </w:p>
          <w:p w14:paraId="4814566E" w14:textId="6EB45319" w:rsidR="009065D9" w:rsidRPr="00C37B0D" w:rsidRDefault="009065D9" w:rsidP="009065D9">
            <w:pPr>
              <w:contextualSpacing/>
              <w:rPr>
                <w:rFonts w:ascii="Arial" w:eastAsia="Calibri" w:hAnsi="Arial" w:cs="Arial"/>
                <w:b/>
                <w:lang w:eastAsia="en-GB"/>
              </w:rPr>
            </w:pPr>
            <w:r>
              <w:rPr>
                <w:rFonts w:ascii="Arial" w:eastAsia="Calibri" w:hAnsi="Arial" w:cs="Arial"/>
                <w:bCs/>
                <w:lang w:eastAsia="en-GB"/>
              </w:rPr>
              <w:t xml:space="preserve">{Caption} </w:t>
            </w:r>
            <w:r w:rsidRPr="00C37B0D">
              <w:rPr>
                <w:rFonts w:ascii="Arial" w:eastAsia="Calibri" w:hAnsi="Arial" w:cs="Arial"/>
                <w:b/>
                <w:lang w:eastAsia="en-GB"/>
              </w:rPr>
              <w:t>Patient history factors to consider.</w:t>
            </w:r>
          </w:p>
        </w:tc>
      </w:tr>
      <w:tr w:rsidR="002E79B2" w:rsidRPr="006C7FFB" w14:paraId="39E99CE8"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3F85BE2" w14:textId="77777777" w:rsidR="002E79B2" w:rsidRPr="006C7FFB" w:rsidRDefault="002E79B2" w:rsidP="00097B6A">
            <w:pPr>
              <w:contextualSpacing/>
              <w:rPr>
                <w:rFonts w:ascii="Arial" w:eastAsia="Calibri" w:hAnsi="Arial" w:cs="Arial"/>
                <w:b/>
                <w:lang w:eastAsia="en-GB"/>
              </w:rPr>
            </w:pPr>
            <w:r w:rsidRPr="006C7FFB">
              <w:rPr>
                <w:rFonts w:ascii="Arial" w:eastAsia="Calibri" w:hAnsi="Arial" w:cs="Arial"/>
                <w:b/>
                <w:lang w:eastAsia="en-GB"/>
              </w:rPr>
              <w:t>Visual details</w:t>
            </w:r>
          </w:p>
        </w:tc>
      </w:tr>
      <w:tr w:rsidR="002E79B2" w:rsidRPr="006C7FFB" w14:paraId="2591A48F"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0CFCDF8" w14:textId="7B465F08" w:rsidR="0018497A" w:rsidRDefault="003B2DCF" w:rsidP="00097B6A">
            <w:pPr>
              <w:contextualSpacing/>
              <w:rPr>
                <w:rFonts w:ascii="Arial" w:eastAsia="Times New Roman" w:hAnsi="Arial" w:cs="Arial"/>
                <w:bCs/>
              </w:rPr>
            </w:pPr>
            <w:r>
              <w:rPr>
                <w:rFonts w:ascii="Arial" w:eastAsia="Times New Roman" w:hAnsi="Arial" w:cs="Arial"/>
                <w:bCs/>
              </w:rPr>
              <w:lastRenderedPageBreak/>
              <w:t>{title}</w:t>
            </w:r>
            <w:r w:rsidR="008A7BC6">
              <w:rPr>
                <w:rFonts w:ascii="Arial" w:eastAsia="Times New Roman" w:hAnsi="Arial" w:cs="Arial"/>
                <w:bCs/>
              </w:rPr>
              <w:t>headline 3</w:t>
            </w:r>
            <w:r>
              <w:rPr>
                <w:rFonts w:ascii="Arial" w:eastAsia="Times New Roman" w:hAnsi="Arial" w:cs="Arial"/>
                <w:bCs/>
              </w:rPr>
              <w:br/>
            </w:r>
            <w:r w:rsidR="0018497A">
              <w:rPr>
                <w:rFonts w:ascii="Arial" w:eastAsia="Times New Roman" w:hAnsi="Arial" w:cs="Arial"/>
                <w:bCs/>
              </w:rPr>
              <w:t xml:space="preserve">{text} </w:t>
            </w:r>
            <w:r w:rsidR="008A7BC6">
              <w:rPr>
                <w:rFonts w:ascii="Arial" w:eastAsia="Times New Roman" w:hAnsi="Arial" w:cs="Arial"/>
                <w:bCs/>
              </w:rPr>
              <w:t>paragraph</w:t>
            </w:r>
            <w:r w:rsidR="00A46557">
              <w:rPr>
                <w:rFonts w:ascii="Arial" w:eastAsia="Times New Roman" w:hAnsi="Arial" w:cs="Arial"/>
                <w:bCs/>
              </w:rPr>
              <w:t xml:space="preserve"> </w:t>
            </w:r>
          </w:p>
          <w:p w14:paraId="1D54FE6E" w14:textId="1E01A97C" w:rsidR="002E79B2" w:rsidRDefault="002C77EA" w:rsidP="00097B6A">
            <w:pPr>
              <w:contextualSpacing/>
              <w:rPr>
                <w:rFonts w:ascii="Arial" w:eastAsia="Times New Roman" w:hAnsi="Arial" w:cs="Arial"/>
                <w:bCs/>
              </w:rPr>
            </w:pPr>
            <w:r>
              <w:rPr>
                <w:rFonts w:ascii="Arial" w:eastAsia="Times New Roman" w:hAnsi="Arial" w:cs="Arial"/>
                <w:bCs/>
              </w:rPr>
              <w:t>{Elements 1-3} Timeline</w:t>
            </w:r>
          </w:p>
          <w:p w14:paraId="60C2A06F" w14:textId="17E49A3D" w:rsidR="002C77EA" w:rsidRPr="006C7FFB" w:rsidRDefault="002C77EA" w:rsidP="00097B6A">
            <w:pPr>
              <w:contextualSpacing/>
              <w:rPr>
                <w:rFonts w:ascii="Arial" w:eastAsia="Times New Roman" w:hAnsi="Arial" w:cs="Arial"/>
                <w:bCs/>
              </w:rPr>
            </w:pPr>
            <w:r>
              <w:rPr>
                <w:rFonts w:ascii="Arial" w:eastAsia="Times New Roman" w:hAnsi="Arial" w:cs="Arial"/>
                <w:bCs/>
              </w:rPr>
              <w:t xml:space="preserve">{Element </w:t>
            </w:r>
            <w:r w:rsidR="00075DE1">
              <w:rPr>
                <w:rFonts w:ascii="Arial" w:eastAsia="Times New Roman" w:hAnsi="Arial" w:cs="Arial"/>
                <w:bCs/>
              </w:rPr>
              <w:t>1} {</w:t>
            </w:r>
            <w:r w:rsidR="001F4516">
              <w:rPr>
                <w:rFonts w:ascii="Arial" w:eastAsia="Times New Roman" w:hAnsi="Arial" w:cs="Arial"/>
                <w:bCs/>
              </w:rPr>
              <w:t>text} paragraph,</w:t>
            </w:r>
            <w:r>
              <w:rPr>
                <w:rFonts w:ascii="Arial" w:eastAsia="Times New Roman" w:hAnsi="Arial" w:cs="Arial"/>
                <w:bCs/>
              </w:rPr>
              <w:t xml:space="preserve"> </w:t>
            </w:r>
            <w:r w:rsidR="006858E4">
              <w:rPr>
                <w:rFonts w:ascii="Arial" w:eastAsia="Times New Roman" w:hAnsi="Arial" w:cs="Arial"/>
                <w:bCs/>
              </w:rPr>
              <w:t>add medium</w:t>
            </w:r>
            <w:r w:rsidR="001F4516">
              <w:rPr>
                <w:rFonts w:ascii="Arial" w:eastAsia="Times New Roman" w:hAnsi="Arial" w:cs="Arial"/>
                <w:bCs/>
              </w:rPr>
              <w:t xml:space="preserve"> underneath text</w:t>
            </w:r>
            <w:r w:rsidR="006858E4">
              <w:rPr>
                <w:rFonts w:ascii="Arial" w:eastAsia="Times New Roman" w:hAnsi="Arial" w:cs="Arial"/>
                <w:bCs/>
              </w:rPr>
              <w:t>, insert [patient history_AA]</w:t>
            </w:r>
          </w:p>
        </w:tc>
      </w:tr>
      <w:tr w:rsidR="002E79B2" w:rsidRPr="006C7FFB" w14:paraId="69977F9A" w14:textId="77777777" w:rsidTr="47F04613">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F62BA72" w14:textId="77777777" w:rsidR="002E79B2" w:rsidRPr="006C7FFB" w:rsidRDefault="002E79B2" w:rsidP="00097B6A">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2E79B2" w:rsidRPr="006C7FFB" w14:paraId="52A7EC50"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768B71A" w14:textId="77777777" w:rsidR="00C778BA" w:rsidRDefault="007A7642" w:rsidP="00097B6A">
            <w:pPr>
              <w:contextualSpacing/>
              <w:rPr>
                <w:rFonts w:ascii="Arial" w:eastAsia="Calibri" w:hAnsi="Arial" w:cs="Arial"/>
                <w:bCs/>
                <w:lang w:eastAsia="en-GB"/>
              </w:rPr>
            </w:pPr>
            <w:r>
              <w:rPr>
                <w:rFonts w:ascii="Arial" w:eastAsia="Calibri" w:hAnsi="Arial" w:cs="Arial"/>
                <w:bCs/>
                <w:lang w:eastAsia="en-GB"/>
              </w:rPr>
              <w:t>Ensure [patien</w:t>
            </w:r>
            <w:r w:rsidR="006B7905">
              <w:rPr>
                <w:rFonts w:ascii="Arial" w:eastAsia="Calibri" w:hAnsi="Arial" w:cs="Arial"/>
                <w:bCs/>
                <w:lang w:eastAsia="en-GB"/>
              </w:rPr>
              <w:t xml:space="preserve">t </w:t>
            </w:r>
            <w:r w:rsidR="002A17FD">
              <w:rPr>
                <w:rFonts w:ascii="Arial" w:eastAsia="Calibri" w:hAnsi="Arial" w:cs="Arial"/>
                <w:bCs/>
                <w:lang w:eastAsia="en-GB"/>
              </w:rPr>
              <w:t>history_AA] is enlargeable.</w:t>
            </w:r>
          </w:p>
          <w:p w14:paraId="74072F21" w14:textId="3F4D82FD" w:rsidR="00952A8E" w:rsidRPr="006C7FFB" w:rsidRDefault="00952A8E" w:rsidP="00097B6A">
            <w:pPr>
              <w:contextualSpacing/>
              <w:rPr>
                <w:rFonts w:ascii="Arial" w:eastAsia="Calibri" w:hAnsi="Arial" w:cs="Arial"/>
                <w:bCs/>
                <w:lang w:eastAsia="en-GB"/>
              </w:rPr>
            </w:pPr>
            <w:r>
              <w:rPr>
                <w:rFonts w:ascii="Arial" w:eastAsia="Calibri" w:hAnsi="Arial" w:cs="Arial"/>
                <w:bCs/>
                <w:lang w:eastAsia="en-GB"/>
              </w:rPr>
              <w:t xml:space="preserve">Add glossary entry for </w:t>
            </w:r>
            <w:r w:rsidRPr="00952A8E">
              <w:rPr>
                <w:rFonts w:ascii="Arial" w:eastAsia="Calibri" w:hAnsi="Arial" w:cs="Arial"/>
                <w:bCs/>
                <w:highlight w:val="yellow"/>
                <w:lang w:eastAsia="en-GB"/>
              </w:rPr>
              <w:t>BMF</w:t>
            </w:r>
          </w:p>
        </w:tc>
      </w:tr>
      <w:tr w:rsidR="002E79B2" w:rsidRPr="006C7FFB" w14:paraId="18D65985"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F21A57D" w14:textId="77777777" w:rsidR="002E79B2" w:rsidRPr="006C7FFB" w:rsidRDefault="002E79B2" w:rsidP="00097B6A">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2E79B2" w:rsidRPr="006C7FFB" w14:paraId="76EC4465"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72350420" w14:textId="77777777" w:rsidR="002E79B2" w:rsidRPr="006C7FFB" w:rsidRDefault="002E79B2" w:rsidP="00097B6A">
            <w:pPr>
              <w:contextualSpacing/>
              <w:rPr>
                <w:rFonts w:ascii="Arial" w:eastAsia="Calibri" w:hAnsi="Arial" w:cs="Arial"/>
                <w:bCs/>
                <w:lang w:eastAsia="en-GB"/>
              </w:rPr>
            </w:pPr>
            <w:r>
              <w:rPr>
                <w:rFonts w:ascii="Arial" w:eastAsia="Calibri" w:hAnsi="Arial" w:cs="Arial"/>
                <w:bCs/>
                <w:lang w:eastAsia="en-GB"/>
              </w:rPr>
              <w:t>N/A</w:t>
            </w:r>
          </w:p>
        </w:tc>
      </w:tr>
      <w:tr w:rsidR="002E79B2" w:rsidRPr="006C7FFB" w14:paraId="2A6569BC"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108D1CC" w14:textId="77777777" w:rsidR="002E79B2" w:rsidRPr="006C7FFB" w:rsidRDefault="002E79B2" w:rsidP="00097B6A">
            <w:pPr>
              <w:contextualSpacing/>
              <w:rPr>
                <w:rFonts w:ascii="Arial" w:eastAsia="Calibri" w:hAnsi="Arial" w:cs="Arial"/>
                <w:b/>
                <w:lang w:eastAsia="en-GB"/>
              </w:rPr>
            </w:pPr>
            <w:r w:rsidRPr="006C7FFB">
              <w:rPr>
                <w:rFonts w:ascii="Arial" w:eastAsia="Calibri" w:hAnsi="Arial" w:cs="Arial"/>
                <w:b/>
                <w:lang w:eastAsia="en-GB"/>
              </w:rPr>
              <w:t>Notes/Settings</w:t>
            </w:r>
          </w:p>
        </w:tc>
      </w:tr>
      <w:tr w:rsidR="002E79B2" w:rsidRPr="006C7FFB" w14:paraId="6EB4FDC3" w14:textId="77777777" w:rsidTr="47F04613">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F9616FC" w14:textId="77777777" w:rsidR="002E79B2" w:rsidRPr="006C7FFB" w:rsidRDefault="002E79B2" w:rsidP="00097B6A">
            <w:pPr>
              <w:spacing w:after="0" w:line="240" w:lineRule="auto"/>
              <w:rPr>
                <w:rFonts w:ascii="Arial" w:hAnsi="Arial" w:cs="Arial"/>
              </w:rPr>
            </w:pPr>
            <w:r w:rsidRPr="006C7FFB">
              <w:rPr>
                <w:rFonts w:ascii="Arial" w:hAnsi="Arial" w:cs="Arial"/>
              </w:rPr>
              <w:t>Do not show learning objective or chapter number.</w:t>
            </w:r>
          </w:p>
          <w:p w14:paraId="0BFC722E" w14:textId="77777777" w:rsidR="002E79B2" w:rsidRPr="006C7FFB" w:rsidRDefault="002E79B2" w:rsidP="00097B6A">
            <w:pPr>
              <w:spacing w:after="0" w:line="240" w:lineRule="auto"/>
              <w:contextualSpacing/>
              <w:rPr>
                <w:rFonts w:ascii="Arial" w:eastAsia="Calibri" w:hAnsi="Arial" w:cs="Arial"/>
                <w:bCs/>
                <w:lang w:eastAsia="en-GB"/>
              </w:rPr>
            </w:pPr>
            <w:r w:rsidRPr="006C7FFB">
              <w:rPr>
                <w:rFonts w:ascii="Arial" w:hAnsi="Arial" w:cs="Arial"/>
              </w:rPr>
              <w:t xml:space="preserve">Note </w:t>
            </w:r>
          </w:p>
        </w:tc>
      </w:tr>
    </w:tbl>
    <w:p w14:paraId="2B80CF0F" w14:textId="77777777" w:rsidR="002E79B2" w:rsidRDefault="002E79B2"/>
    <w:p w14:paraId="7A4C1FDC" w14:textId="6B212D7F" w:rsidR="00213C0C" w:rsidRDefault="00213C0C">
      <w:pPr>
        <w:spacing w:line="278" w:lineRule="auto"/>
      </w:pPr>
      <w:r>
        <w:br w:type="page"/>
      </w:r>
    </w:p>
    <w:p w14:paraId="72DB5892" w14:textId="77777777" w:rsidR="00631231" w:rsidRDefault="00631231"/>
    <w:tbl>
      <w:tblPr>
        <w:tblW w:w="14008" w:type="dxa"/>
        <w:tblLook w:val="01E0" w:firstRow="1" w:lastRow="1" w:firstColumn="1" w:lastColumn="1" w:noHBand="0" w:noVBand="0"/>
      </w:tblPr>
      <w:tblGrid>
        <w:gridCol w:w="11163"/>
        <w:gridCol w:w="2845"/>
      </w:tblGrid>
      <w:tr w:rsidR="00AF7133" w:rsidRPr="006C7FFB" w14:paraId="4B5E0DCC" w14:textId="77777777" w:rsidTr="47F04613">
        <w:trPr>
          <w:trHeight w:val="92"/>
        </w:trPr>
        <w:tc>
          <w:tcPr>
            <w:tcW w:w="1190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FA50FF" w14:textId="77777777" w:rsidR="00AF7133" w:rsidRPr="006C7FFB" w:rsidRDefault="00AF7133" w:rsidP="00097B6A">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sidRPr="00AF7133">
              <w:rPr>
                <w:rFonts w:ascii="Arial" w:eastAsia="Calibri" w:hAnsi="Arial" w:cs="Arial"/>
                <w:b/>
                <w:bCs/>
                <w:lang w:eastAsia="en-GB"/>
              </w:rPr>
              <w:t>Considerations in diagnosis of AA</w:t>
            </w:r>
            <w:r>
              <w:rPr>
                <w:rFonts w:ascii="Arial" w:eastAsia="Calibri" w:hAnsi="Arial" w:cs="Arial"/>
                <w:b/>
                <w:bCs/>
                <w:lang w:eastAsia="en-GB"/>
              </w:rPr>
              <w:t xml:space="preserve"> </w:t>
            </w:r>
          </w:p>
        </w:tc>
        <w:tc>
          <w:tcPr>
            <w:tcW w:w="210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E01EFED" w14:textId="7A188986" w:rsidR="00AF7133" w:rsidRPr="006C7FFB" w:rsidRDefault="00AF7133" w:rsidP="00097B6A">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27" w:name="inheritedbmf"/>
            <w:r w:rsidR="00E20883">
              <w:rPr>
                <w:rFonts w:ascii="Arial" w:eastAsia="Calibri" w:hAnsi="Arial" w:cs="Arial"/>
                <w:b/>
                <w:bCs/>
                <w:lang w:eastAsia="en-GB"/>
              </w:rPr>
              <w:t>Inherited bone marrow failure disorders</w:t>
            </w:r>
            <w:bookmarkEnd w:id="27"/>
          </w:p>
        </w:tc>
      </w:tr>
      <w:tr w:rsidR="00AF7133" w:rsidRPr="006C7FFB" w14:paraId="0F7AAF58" w14:textId="77777777" w:rsidTr="47F04613">
        <w:trPr>
          <w:trHeight w:val="88"/>
        </w:trPr>
        <w:tc>
          <w:tcPr>
            <w:tcW w:w="11904"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2442103" w14:textId="77777777" w:rsidR="00AF7133" w:rsidRPr="006C7FFB" w:rsidRDefault="00AF7133" w:rsidP="00097B6A">
            <w:pPr>
              <w:contextualSpacing/>
              <w:rPr>
                <w:rFonts w:ascii="Arial" w:eastAsia="Calibri" w:hAnsi="Arial" w:cs="Arial"/>
                <w:b/>
                <w:lang w:eastAsia="en-GB"/>
              </w:rPr>
            </w:pPr>
            <w:r w:rsidRPr="006C7FFB">
              <w:rPr>
                <w:rFonts w:ascii="Arial" w:eastAsia="Calibri" w:hAnsi="Arial" w:cs="Arial"/>
                <w:b/>
                <w:lang w:eastAsia="en-GB"/>
              </w:rPr>
              <w:t>Text</w:t>
            </w:r>
          </w:p>
        </w:tc>
        <w:tc>
          <w:tcPr>
            <w:tcW w:w="210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AB366C7" w14:textId="77777777" w:rsidR="00AF7133" w:rsidRPr="006C7FFB" w:rsidRDefault="00AF7133" w:rsidP="00097B6A">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AF7133" w:rsidRPr="006C7FFB" w14:paraId="2C165124" w14:textId="77777777" w:rsidTr="47F04613">
        <w:trPr>
          <w:trHeight w:val="875"/>
        </w:trPr>
        <w:tc>
          <w:tcPr>
            <w:tcW w:w="11904"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FC2729F" w14:textId="02399FAE" w:rsidR="00816452" w:rsidRDefault="00816452" w:rsidP="00E70F63">
            <w:pPr>
              <w:rPr>
                <w:rFonts w:ascii="Arial" w:eastAsia="Times New Roman" w:hAnsi="Arial" w:cs="Arial"/>
                <w:bCs/>
              </w:rPr>
            </w:pPr>
            <w:r>
              <w:rPr>
                <w:rFonts w:ascii="Arial" w:eastAsia="Times New Roman" w:hAnsi="Arial" w:cs="Arial"/>
                <w:bCs/>
              </w:rPr>
              <w:t xml:space="preserve">{title} </w:t>
            </w:r>
            <w:r w:rsidRPr="00816452">
              <w:rPr>
                <w:rFonts w:ascii="Arial" w:eastAsia="Calibri" w:hAnsi="Arial" w:cs="Arial"/>
                <w:lang w:eastAsia="en-GB"/>
              </w:rPr>
              <w:t xml:space="preserve">Inherited </w:t>
            </w:r>
            <w:r w:rsidR="00873CFB" w:rsidRPr="00873CFB">
              <w:rPr>
                <w:rFonts w:ascii="Arial" w:eastAsia="Calibri" w:hAnsi="Arial" w:cs="Arial"/>
                <w:highlight w:val="yellow"/>
                <w:lang w:eastAsia="en-GB"/>
              </w:rPr>
              <w:t>BMF</w:t>
            </w:r>
            <w:r w:rsidRPr="00816452">
              <w:rPr>
                <w:rFonts w:ascii="Arial" w:eastAsia="Calibri" w:hAnsi="Arial" w:cs="Arial"/>
                <w:lang w:eastAsia="en-GB"/>
              </w:rPr>
              <w:t xml:space="preserve"> disorders</w:t>
            </w:r>
          </w:p>
          <w:p w14:paraId="4E548B5E" w14:textId="1EB1A2E2" w:rsidR="00E70F63" w:rsidRDefault="00E70F63" w:rsidP="00E70F63">
            <w:pPr>
              <w:rPr>
                <w:rFonts w:ascii="Arial" w:eastAsia="Times New Roman" w:hAnsi="Arial" w:cs="Arial"/>
                <w:bCs/>
              </w:rPr>
            </w:pPr>
            <w:r>
              <w:rPr>
                <w:rFonts w:ascii="Arial" w:eastAsia="Times New Roman" w:hAnsi="Arial" w:cs="Arial"/>
                <w:bCs/>
              </w:rPr>
              <w:t>{text}</w:t>
            </w:r>
          </w:p>
          <w:p w14:paraId="0BEE4187" w14:textId="5E005BB8" w:rsidR="00E70F63" w:rsidRDefault="48874DB7" w:rsidP="47F04613">
            <w:pPr>
              <w:rPr>
                <w:rFonts w:ascii="Arial" w:eastAsia="Times New Roman" w:hAnsi="Arial" w:cs="Arial"/>
              </w:rPr>
            </w:pPr>
            <w:r w:rsidRPr="47F04613">
              <w:rPr>
                <w:rFonts w:ascii="Arial" w:eastAsia="Times New Roman" w:hAnsi="Arial" w:cs="Arial"/>
                <w:highlight w:val="yellow"/>
              </w:rPr>
              <w:t>BMF</w:t>
            </w:r>
            <w:r w:rsidRPr="47F04613">
              <w:rPr>
                <w:rFonts w:ascii="Arial" w:eastAsia="Times New Roman" w:hAnsi="Arial" w:cs="Arial"/>
              </w:rPr>
              <w:t xml:space="preserve"> and cytopenia are common to a range of both inherited and non-inherited disorders. </w:t>
            </w:r>
            <w:r w:rsidR="001022B8">
              <w:rPr>
                <w:rFonts w:ascii="Arial" w:eastAsia="Times New Roman" w:hAnsi="Arial" w:cs="Arial"/>
              </w:rPr>
              <w:t>B</w:t>
            </w:r>
            <w:r w:rsidR="001022B8" w:rsidRPr="001022B8">
              <w:rPr>
                <w:rFonts w:ascii="Arial" w:eastAsia="Times New Roman" w:hAnsi="Arial" w:cs="Arial"/>
              </w:rPr>
              <w:t xml:space="preserve">elow are </w:t>
            </w:r>
            <w:r w:rsidR="00F5593D">
              <w:rPr>
                <w:rFonts w:ascii="Arial" w:eastAsia="Times New Roman" w:hAnsi="Arial" w:cs="Arial"/>
              </w:rPr>
              <w:t xml:space="preserve">the </w:t>
            </w:r>
            <w:r w:rsidR="001022B8" w:rsidRPr="001022B8">
              <w:rPr>
                <w:rFonts w:ascii="Arial" w:eastAsia="Times New Roman" w:hAnsi="Arial" w:cs="Arial"/>
              </w:rPr>
              <w:t xml:space="preserve">inherited </w:t>
            </w:r>
            <w:r w:rsidR="001022B8" w:rsidRPr="001022B8">
              <w:rPr>
                <w:rFonts w:ascii="Arial" w:eastAsia="Times New Roman" w:hAnsi="Arial" w:cs="Arial"/>
                <w:highlight w:val="yellow"/>
              </w:rPr>
              <w:t>BMF</w:t>
            </w:r>
            <w:r w:rsidR="001022B8" w:rsidRPr="001022B8">
              <w:rPr>
                <w:rFonts w:ascii="Arial" w:eastAsia="Times New Roman" w:hAnsi="Arial" w:cs="Arial"/>
              </w:rPr>
              <w:t xml:space="preserve"> disorders and their features</w:t>
            </w:r>
            <w:r w:rsidRPr="47F04613">
              <w:rPr>
                <w:rFonts w:ascii="Arial" w:eastAsia="Times New Roman" w:hAnsi="Arial" w:cs="Arial"/>
              </w:rPr>
              <w:t>:</w:t>
            </w:r>
          </w:p>
          <w:p w14:paraId="5BFD5BC2" w14:textId="5A93AE65" w:rsidR="00E70F63" w:rsidRPr="00631231" w:rsidRDefault="00E70F63" w:rsidP="00097B6A">
            <w:pPr>
              <w:rPr>
                <w:rFonts w:ascii="Arial" w:eastAsia="Times New Roman" w:hAnsi="Arial" w:cs="Arial"/>
                <w:bCs/>
              </w:rPr>
            </w:pPr>
            <w:r>
              <w:rPr>
                <w:rFonts w:ascii="Arial" w:eastAsia="Times New Roman" w:hAnsi="Arial" w:cs="Arial"/>
                <w:bCs/>
              </w:rPr>
              <w:t>{table}</w:t>
            </w:r>
          </w:p>
          <w:tbl>
            <w:tblPr>
              <w:tblW w:w="10705" w:type="dxa"/>
              <w:tblCellMar>
                <w:left w:w="0" w:type="dxa"/>
                <w:right w:w="0" w:type="dxa"/>
              </w:tblCellMar>
              <w:tblLook w:val="0420" w:firstRow="1" w:lastRow="0" w:firstColumn="0" w:lastColumn="0" w:noHBand="0" w:noVBand="1"/>
            </w:tblPr>
            <w:tblGrid>
              <w:gridCol w:w="2712"/>
              <w:gridCol w:w="1546"/>
              <w:gridCol w:w="2120"/>
              <w:gridCol w:w="1462"/>
              <w:gridCol w:w="2865"/>
            </w:tblGrid>
            <w:tr w:rsidR="00E70F63" w:rsidRPr="00B7402B" w14:paraId="26833A53" w14:textId="77777777" w:rsidTr="00BF7A90">
              <w:trPr>
                <w:trHeight w:val="499"/>
              </w:trPr>
              <w:tc>
                <w:tcPr>
                  <w:tcW w:w="2712"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21B60E46" w14:textId="77777777" w:rsidR="00E70F63" w:rsidRPr="00B7402B" w:rsidRDefault="00E70F63" w:rsidP="00E70F63">
                  <w:pPr>
                    <w:rPr>
                      <w:rFonts w:ascii="Arial" w:eastAsia="Times New Roman" w:hAnsi="Arial" w:cs="Arial"/>
                      <w:bCs/>
                    </w:rPr>
                  </w:pPr>
                </w:p>
              </w:tc>
              <w:tc>
                <w:tcPr>
                  <w:tcW w:w="1546"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604E6360" w14:textId="77777777" w:rsidR="00E70F63" w:rsidRPr="00B7402B" w:rsidRDefault="00E70F63" w:rsidP="00BF7A90">
                  <w:pPr>
                    <w:jc w:val="center"/>
                    <w:rPr>
                      <w:rFonts w:ascii="Arial" w:eastAsia="Times New Roman" w:hAnsi="Arial" w:cs="Arial"/>
                      <w:bCs/>
                      <w:color w:val="FFFFFF" w:themeColor="background1"/>
                    </w:rPr>
                  </w:pPr>
                  <w:r w:rsidRPr="00B7402B">
                    <w:rPr>
                      <w:rFonts w:ascii="Arial" w:eastAsia="Times New Roman" w:hAnsi="Arial" w:cs="Arial"/>
                      <w:b/>
                      <w:bCs/>
                      <w:color w:val="FFFFFF" w:themeColor="background1"/>
                      <w:lang w:val="en-GB"/>
                    </w:rPr>
                    <w:t>Inheritance pattern</w:t>
                  </w:r>
                </w:p>
              </w:tc>
              <w:tc>
                <w:tcPr>
                  <w:tcW w:w="2120"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3A4752CF" w14:textId="0B085C76" w:rsidR="00E70F63" w:rsidRPr="00B7402B" w:rsidRDefault="006B4CAA" w:rsidP="00BF7A90">
                  <w:pPr>
                    <w:jc w:val="center"/>
                    <w:rPr>
                      <w:rFonts w:ascii="Arial" w:eastAsia="Times New Roman" w:hAnsi="Arial" w:cs="Arial"/>
                      <w:bCs/>
                      <w:color w:val="FFFFFF" w:themeColor="background1"/>
                    </w:rPr>
                  </w:pPr>
                  <w:r>
                    <w:rPr>
                      <w:rFonts w:ascii="Arial" w:eastAsia="Times New Roman" w:hAnsi="Arial" w:cs="Arial"/>
                      <w:b/>
                      <w:bCs/>
                      <w:color w:val="FFFFFF" w:themeColor="background1"/>
                      <w:lang w:val="en-GB"/>
                    </w:rPr>
                    <w:t>BMF</w:t>
                  </w:r>
                </w:p>
              </w:tc>
              <w:tc>
                <w:tcPr>
                  <w:tcW w:w="1462"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5D40AF7B" w14:textId="77777777" w:rsidR="00E70F63" w:rsidRPr="00B7402B" w:rsidRDefault="00E70F63" w:rsidP="00BF7A90">
                  <w:pPr>
                    <w:jc w:val="center"/>
                    <w:rPr>
                      <w:rFonts w:ascii="Arial" w:eastAsia="Times New Roman" w:hAnsi="Arial" w:cs="Arial"/>
                      <w:bCs/>
                      <w:color w:val="FFFFFF" w:themeColor="background1"/>
                    </w:rPr>
                  </w:pPr>
                  <w:r w:rsidRPr="00B7402B">
                    <w:rPr>
                      <w:rFonts w:ascii="Arial" w:eastAsia="Times New Roman" w:hAnsi="Arial" w:cs="Arial"/>
                      <w:b/>
                      <w:bCs/>
                      <w:color w:val="FFFFFF" w:themeColor="background1"/>
                      <w:lang w:val="en-GB"/>
                    </w:rPr>
                    <w:t>Short telomeres?</w:t>
                  </w:r>
                </w:p>
              </w:tc>
              <w:tc>
                <w:tcPr>
                  <w:tcW w:w="2865"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1598EB2F" w14:textId="77777777" w:rsidR="00E70F63" w:rsidRPr="00B7402B" w:rsidRDefault="00E70F63" w:rsidP="00BF7A90">
                  <w:pPr>
                    <w:jc w:val="center"/>
                    <w:rPr>
                      <w:rFonts w:ascii="Arial" w:eastAsia="Times New Roman" w:hAnsi="Arial" w:cs="Arial"/>
                      <w:bCs/>
                      <w:color w:val="FFFFFF" w:themeColor="background1"/>
                    </w:rPr>
                  </w:pPr>
                  <w:r w:rsidRPr="00B7402B">
                    <w:rPr>
                      <w:rFonts w:ascii="Arial" w:eastAsia="Times New Roman" w:hAnsi="Arial" w:cs="Arial"/>
                      <w:b/>
                      <w:bCs/>
                      <w:color w:val="FFFFFF" w:themeColor="background1"/>
                      <w:lang w:val="en-GB"/>
                    </w:rPr>
                    <w:t>Phenotypic features</w:t>
                  </w:r>
                </w:p>
              </w:tc>
            </w:tr>
            <w:tr w:rsidR="00E70F63" w:rsidRPr="00B7402B" w14:paraId="1D5FBE90" w14:textId="77777777" w:rsidTr="00BF7A90">
              <w:trPr>
                <w:trHeight w:val="726"/>
              </w:trPr>
              <w:tc>
                <w:tcPr>
                  <w:tcW w:w="2712"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3614A3D" w14:textId="553E3B9F" w:rsidR="00E70F63" w:rsidRPr="00B7402B" w:rsidRDefault="00E70F63" w:rsidP="00E70F63">
                  <w:pPr>
                    <w:rPr>
                      <w:rFonts w:ascii="Arial" w:eastAsia="Times New Roman" w:hAnsi="Arial" w:cs="Arial"/>
                      <w:bCs/>
                    </w:rPr>
                  </w:pPr>
                  <w:r w:rsidRPr="00B7402B">
                    <w:rPr>
                      <w:rFonts w:ascii="Arial" w:eastAsia="Times New Roman" w:hAnsi="Arial" w:cs="Arial"/>
                      <w:bCs/>
                      <w:lang w:val="en-GB"/>
                    </w:rPr>
                    <w:t>Fanconi anemia</w:t>
                  </w:r>
                  <w:r w:rsidR="00F57DC1">
                    <w:rPr>
                      <w:rFonts w:ascii="Arial" w:eastAsia="Times New Roman" w:hAnsi="Arial" w:cs="Arial"/>
                      <w:bCs/>
                      <w:lang w:val="en-GB"/>
                    </w:rPr>
                    <w:t xml:space="preserve"> (FA)</w:t>
                  </w:r>
                </w:p>
              </w:tc>
              <w:tc>
                <w:tcPr>
                  <w:tcW w:w="1546"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669AF99" w14:textId="77777777" w:rsidR="00E70F63" w:rsidRPr="00B7402B" w:rsidRDefault="00E70F63" w:rsidP="00E70F63">
                  <w:pPr>
                    <w:rPr>
                      <w:rFonts w:ascii="Arial" w:eastAsia="Times New Roman" w:hAnsi="Arial" w:cs="Arial"/>
                      <w:bCs/>
                    </w:rPr>
                  </w:pPr>
                  <w:r w:rsidRPr="00B82635">
                    <w:rPr>
                      <w:rFonts w:ascii="Arial" w:eastAsia="Times New Roman" w:hAnsi="Arial" w:cs="Arial"/>
                      <w:bCs/>
                      <w:highlight w:val="yellow"/>
                      <w:lang w:val="en-GB"/>
                    </w:rPr>
                    <w:t>AR, XLR, AD</w:t>
                  </w:r>
                </w:p>
              </w:tc>
              <w:tc>
                <w:tcPr>
                  <w:tcW w:w="212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F824537"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&gt;90%</w:t>
                  </w:r>
                </w:p>
              </w:tc>
              <w:tc>
                <w:tcPr>
                  <w:tcW w:w="1462"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3A63781"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Yes</w:t>
                  </w:r>
                </w:p>
              </w:tc>
              <w:tc>
                <w:tcPr>
                  <w:tcW w:w="2865"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AAC38B0" w14:textId="77777777" w:rsidR="00E70F63" w:rsidRPr="00201E9F" w:rsidRDefault="00E70F63" w:rsidP="00201E9F">
                  <w:pPr>
                    <w:spacing w:after="0" w:line="240" w:lineRule="auto"/>
                    <w:rPr>
                      <w:rFonts w:ascii="Arial" w:eastAsia="Times New Roman" w:hAnsi="Arial" w:cs="Arial"/>
                      <w:bCs/>
                    </w:rPr>
                  </w:pPr>
                  <w:r w:rsidRPr="00201E9F">
                    <w:rPr>
                      <w:rFonts w:ascii="Arial" w:eastAsia="Times New Roman" w:hAnsi="Arial" w:cs="Arial"/>
                      <w:bCs/>
                      <w:lang w:val="en-GB"/>
                    </w:rPr>
                    <w:t xml:space="preserve">Café au lait spots </w:t>
                  </w:r>
                </w:p>
                <w:p w14:paraId="4C079646" w14:textId="77777777" w:rsidR="00E70F63" w:rsidRPr="00201E9F" w:rsidRDefault="00E70F63" w:rsidP="00201E9F">
                  <w:pPr>
                    <w:spacing w:after="0" w:line="240" w:lineRule="auto"/>
                    <w:rPr>
                      <w:rFonts w:ascii="Arial" w:eastAsia="Times New Roman" w:hAnsi="Arial" w:cs="Arial"/>
                      <w:bCs/>
                    </w:rPr>
                  </w:pPr>
                  <w:r w:rsidRPr="00201E9F">
                    <w:rPr>
                      <w:rFonts w:ascii="Arial" w:eastAsia="Times New Roman" w:hAnsi="Arial" w:cs="Arial"/>
                      <w:bCs/>
                      <w:lang w:val="en-GB"/>
                    </w:rPr>
                    <w:t xml:space="preserve">Short stature </w:t>
                  </w:r>
                </w:p>
                <w:p w14:paraId="5A1CC934" w14:textId="77777777" w:rsidR="00E70F63" w:rsidRPr="00201E9F" w:rsidRDefault="00E70F63" w:rsidP="00201E9F">
                  <w:pPr>
                    <w:spacing w:after="0" w:line="240" w:lineRule="auto"/>
                    <w:rPr>
                      <w:rFonts w:ascii="Arial" w:eastAsia="Times New Roman" w:hAnsi="Arial" w:cs="Arial"/>
                      <w:bCs/>
                    </w:rPr>
                  </w:pPr>
                  <w:r w:rsidRPr="00201E9F">
                    <w:rPr>
                      <w:rFonts w:ascii="Arial" w:eastAsia="Times New Roman" w:hAnsi="Arial" w:cs="Arial"/>
                      <w:bCs/>
                      <w:lang w:val="en-GB"/>
                    </w:rPr>
                    <w:t>Thumb abnormalities</w:t>
                  </w:r>
                </w:p>
              </w:tc>
            </w:tr>
            <w:tr w:rsidR="00E70F63" w:rsidRPr="00B7402B" w14:paraId="07D6BE2C" w14:textId="77777777" w:rsidTr="0071036C">
              <w:trPr>
                <w:trHeight w:val="1212"/>
              </w:trPr>
              <w:tc>
                <w:tcPr>
                  <w:tcW w:w="2712"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D1E58A6"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Dyskeratosis Congenita</w:t>
                  </w:r>
                </w:p>
              </w:tc>
              <w:tc>
                <w:tcPr>
                  <w:tcW w:w="154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03BDD4E" w14:textId="77777777" w:rsidR="00E70F63" w:rsidRPr="00B82635" w:rsidRDefault="00E70F63" w:rsidP="00E70F63">
                  <w:pPr>
                    <w:rPr>
                      <w:rFonts w:ascii="Arial" w:eastAsia="Times New Roman" w:hAnsi="Arial" w:cs="Arial"/>
                      <w:bCs/>
                      <w:highlight w:val="yellow"/>
                    </w:rPr>
                  </w:pPr>
                  <w:r w:rsidRPr="00B82635">
                    <w:rPr>
                      <w:rFonts w:ascii="Arial" w:eastAsia="Times New Roman" w:hAnsi="Arial" w:cs="Arial"/>
                      <w:bCs/>
                      <w:highlight w:val="yellow"/>
                      <w:lang w:val="en-GB"/>
                    </w:rPr>
                    <w:t>XLR, AR</w:t>
                  </w:r>
                </w:p>
              </w:tc>
              <w:tc>
                <w:tcPr>
                  <w:tcW w:w="212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3A5BCB2"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80%</w:t>
                  </w:r>
                </w:p>
              </w:tc>
              <w:tc>
                <w:tcPr>
                  <w:tcW w:w="1462"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844DDD1"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Yes</w:t>
                  </w:r>
                </w:p>
              </w:tc>
              <w:tc>
                <w:tcPr>
                  <w:tcW w:w="28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34FE7D02"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Skin pigmentation</w:t>
                  </w:r>
                </w:p>
                <w:p w14:paraId="220E86A7"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Oral leukoplasia</w:t>
                  </w:r>
                </w:p>
                <w:p w14:paraId="22506EBD"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Nail dystrophy</w:t>
                  </w:r>
                </w:p>
                <w:p w14:paraId="02B519BD"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Premature grey hair</w:t>
                  </w:r>
                </w:p>
                <w:p w14:paraId="78A9094D"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Lung and liver fibrosis</w:t>
                  </w:r>
                </w:p>
              </w:tc>
            </w:tr>
            <w:tr w:rsidR="00E70F63" w:rsidRPr="00B7402B" w14:paraId="49125002" w14:textId="77777777" w:rsidTr="00BF7A90">
              <w:trPr>
                <w:trHeight w:val="644"/>
              </w:trPr>
              <w:tc>
                <w:tcPr>
                  <w:tcW w:w="2712"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44A5774"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Shwachman-Diamond</w:t>
                  </w:r>
                </w:p>
              </w:tc>
              <w:tc>
                <w:tcPr>
                  <w:tcW w:w="154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309E331" w14:textId="77777777" w:rsidR="00E70F63" w:rsidRPr="00B82635" w:rsidRDefault="00E70F63" w:rsidP="00E70F63">
                  <w:pPr>
                    <w:rPr>
                      <w:rFonts w:ascii="Arial" w:eastAsia="Times New Roman" w:hAnsi="Arial" w:cs="Arial"/>
                      <w:bCs/>
                      <w:highlight w:val="yellow"/>
                    </w:rPr>
                  </w:pPr>
                  <w:r w:rsidRPr="00B82635">
                    <w:rPr>
                      <w:rFonts w:ascii="Arial" w:eastAsia="Times New Roman" w:hAnsi="Arial" w:cs="Arial"/>
                      <w:bCs/>
                      <w:highlight w:val="yellow"/>
                      <w:lang w:val="en-GB"/>
                    </w:rPr>
                    <w:t>AR</w:t>
                  </w:r>
                </w:p>
              </w:tc>
              <w:tc>
                <w:tcPr>
                  <w:tcW w:w="212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D5DB7C6"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20%</w:t>
                  </w:r>
                </w:p>
              </w:tc>
              <w:tc>
                <w:tcPr>
                  <w:tcW w:w="1462"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F601320"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Yes</w:t>
                  </w:r>
                </w:p>
              </w:tc>
              <w:tc>
                <w:tcPr>
                  <w:tcW w:w="28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3CA978D"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Pancreatic insufficiency</w:t>
                  </w:r>
                </w:p>
                <w:p w14:paraId="6E24EFC2"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 xml:space="preserve">Short stature </w:t>
                  </w:r>
                </w:p>
                <w:p w14:paraId="1A0EE921"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Thoracic abnormalities</w:t>
                  </w:r>
                </w:p>
              </w:tc>
            </w:tr>
            <w:tr w:rsidR="00E70F63" w:rsidRPr="00B7402B" w14:paraId="3896D125" w14:textId="77777777" w:rsidTr="00BF7A90">
              <w:trPr>
                <w:trHeight w:val="1076"/>
              </w:trPr>
              <w:tc>
                <w:tcPr>
                  <w:tcW w:w="2712"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E943F55"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Diamond Blackfan anemia</w:t>
                  </w:r>
                </w:p>
              </w:tc>
              <w:tc>
                <w:tcPr>
                  <w:tcW w:w="154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84E7B37" w14:textId="77777777" w:rsidR="00E70F63" w:rsidRPr="00B82635" w:rsidRDefault="00E70F63" w:rsidP="00E70F63">
                  <w:pPr>
                    <w:rPr>
                      <w:rFonts w:ascii="Arial" w:eastAsia="Times New Roman" w:hAnsi="Arial" w:cs="Arial"/>
                      <w:bCs/>
                      <w:highlight w:val="yellow"/>
                    </w:rPr>
                  </w:pPr>
                  <w:r w:rsidRPr="00B82635">
                    <w:rPr>
                      <w:rFonts w:ascii="Arial" w:eastAsia="Times New Roman" w:hAnsi="Arial" w:cs="Arial"/>
                      <w:bCs/>
                      <w:highlight w:val="yellow"/>
                      <w:lang w:val="en-GB"/>
                    </w:rPr>
                    <w:t>AD, AR</w:t>
                  </w:r>
                </w:p>
              </w:tc>
              <w:tc>
                <w:tcPr>
                  <w:tcW w:w="212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5D9D6ED"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Red cells aplasia, BM rare</w:t>
                  </w:r>
                </w:p>
              </w:tc>
              <w:tc>
                <w:tcPr>
                  <w:tcW w:w="1462"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1173C4E" w14:textId="77777777" w:rsidR="00E70F63" w:rsidRPr="00B7402B" w:rsidRDefault="00E70F63" w:rsidP="00E70F63">
                  <w:pPr>
                    <w:rPr>
                      <w:rFonts w:ascii="Arial" w:eastAsia="Times New Roman" w:hAnsi="Arial" w:cs="Arial"/>
                      <w:bCs/>
                    </w:rPr>
                  </w:pPr>
                  <w:r w:rsidRPr="00B7402B">
                    <w:rPr>
                      <w:rFonts w:ascii="Arial" w:eastAsia="Times New Roman" w:hAnsi="Arial" w:cs="Arial"/>
                      <w:bCs/>
                      <w:lang w:val="en-GB"/>
                    </w:rPr>
                    <w:t>Yes</w:t>
                  </w:r>
                </w:p>
              </w:tc>
              <w:tc>
                <w:tcPr>
                  <w:tcW w:w="28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33716011"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Cleft palate</w:t>
                  </w:r>
                </w:p>
                <w:p w14:paraId="1F7F3CF3"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Microcephaly</w:t>
                  </w:r>
                </w:p>
                <w:p w14:paraId="6F5208C5"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Low hair line</w:t>
                  </w:r>
                </w:p>
                <w:p w14:paraId="39276D3F" w14:textId="77777777" w:rsidR="00E70F63" w:rsidRPr="00B7402B" w:rsidRDefault="00E70F63" w:rsidP="00E70F63">
                  <w:pPr>
                    <w:spacing w:after="0" w:line="240" w:lineRule="auto"/>
                    <w:rPr>
                      <w:rFonts w:ascii="Arial" w:eastAsia="Times New Roman" w:hAnsi="Arial" w:cs="Arial"/>
                      <w:bCs/>
                    </w:rPr>
                  </w:pPr>
                  <w:r w:rsidRPr="00B7402B">
                    <w:rPr>
                      <w:rFonts w:ascii="Arial" w:eastAsia="Times New Roman" w:hAnsi="Arial" w:cs="Arial"/>
                      <w:bCs/>
                      <w:lang w:val="en-GB"/>
                    </w:rPr>
                    <w:t>Absent thumbs</w:t>
                  </w:r>
                </w:p>
              </w:tc>
            </w:tr>
          </w:tbl>
          <w:p w14:paraId="70A58EA5" w14:textId="602DE6D5" w:rsidR="00AF7133" w:rsidRPr="00631231" w:rsidRDefault="00AF7133" w:rsidP="00097B6A">
            <w:pPr>
              <w:rPr>
                <w:rFonts w:ascii="Arial" w:eastAsia="Times New Roman" w:hAnsi="Arial" w:cs="Arial"/>
                <w:bCs/>
              </w:rPr>
            </w:pPr>
          </w:p>
        </w:tc>
        <w:tc>
          <w:tcPr>
            <w:tcW w:w="2104"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A5E3B51" w14:textId="77777777" w:rsidR="00AF7133" w:rsidRPr="006C7FFB" w:rsidRDefault="00AF7133" w:rsidP="00097B6A">
            <w:pPr>
              <w:contextualSpacing/>
              <w:rPr>
                <w:rFonts w:ascii="Arial" w:eastAsia="Calibri" w:hAnsi="Arial" w:cs="Arial"/>
                <w:bCs/>
                <w:lang w:eastAsia="en-GB"/>
              </w:rPr>
            </w:pPr>
          </w:p>
        </w:tc>
      </w:tr>
      <w:tr w:rsidR="00AF7133" w:rsidRPr="006C7FFB" w14:paraId="2C8805D9"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F33AD30" w14:textId="77777777" w:rsidR="00AF7133" w:rsidRPr="006C7FFB" w:rsidRDefault="00AF7133" w:rsidP="00097B6A">
            <w:pPr>
              <w:contextualSpacing/>
              <w:rPr>
                <w:rFonts w:ascii="Arial" w:eastAsia="Calibri" w:hAnsi="Arial" w:cs="Arial"/>
                <w:b/>
                <w:lang w:eastAsia="en-GB"/>
              </w:rPr>
            </w:pPr>
            <w:r w:rsidRPr="006C7FFB">
              <w:rPr>
                <w:rFonts w:ascii="Arial" w:eastAsia="Calibri" w:hAnsi="Arial" w:cs="Arial"/>
                <w:b/>
                <w:lang w:eastAsia="en-GB"/>
              </w:rPr>
              <w:lastRenderedPageBreak/>
              <w:t>Visual details</w:t>
            </w:r>
          </w:p>
        </w:tc>
      </w:tr>
      <w:tr w:rsidR="00AF7133" w:rsidRPr="006C7FFB" w14:paraId="4F446282"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A908610" w14:textId="670B463D" w:rsidR="00FA05A3" w:rsidRDefault="00FA05A3" w:rsidP="00FA05A3">
            <w:pPr>
              <w:contextualSpacing/>
              <w:rPr>
                <w:rFonts w:ascii="Arial" w:eastAsia="Times New Roman" w:hAnsi="Arial" w:cs="Arial"/>
                <w:bCs/>
              </w:rPr>
            </w:pPr>
            <w:r>
              <w:rPr>
                <w:rFonts w:ascii="Arial" w:eastAsia="Times New Roman" w:hAnsi="Arial" w:cs="Arial"/>
                <w:bCs/>
              </w:rPr>
              <w:t>{title} headline 3</w:t>
            </w:r>
          </w:p>
          <w:p w14:paraId="215111C3" w14:textId="547B559F" w:rsidR="00FA05A3" w:rsidRDefault="0018497A" w:rsidP="00FA05A3">
            <w:pPr>
              <w:contextualSpacing/>
              <w:rPr>
                <w:rFonts w:ascii="Arial" w:eastAsia="Times New Roman" w:hAnsi="Arial" w:cs="Arial"/>
                <w:bCs/>
              </w:rPr>
            </w:pPr>
            <w:r>
              <w:rPr>
                <w:rFonts w:ascii="Arial" w:eastAsia="Times New Roman" w:hAnsi="Arial" w:cs="Arial"/>
                <w:bCs/>
              </w:rPr>
              <w:t>{text}</w:t>
            </w:r>
            <w:r w:rsidR="00FA05A3">
              <w:rPr>
                <w:rFonts w:ascii="Arial" w:eastAsia="Times New Roman" w:hAnsi="Arial" w:cs="Arial"/>
                <w:bCs/>
              </w:rPr>
              <w:t xml:space="preserve"> paragraph</w:t>
            </w:r>
          </w:p>
          <w:p w14:paraId="79550F99" w14:textId="57A428F5" w:rsidR="00AF7133" w:rsidRPr="006C7FFB" w:rsidRDefault="00DA2353" w:rsidP="00FA05A3">
            <w:pPr>
              <w:contextualSpacing/>
              <w:rPr>
                <w:rFonts w:ascii="Arial" w:eastAsia="Times New Roman" w:hAnsi="Arial" w:cs="Arial"/>
                <w:bCs/>
              </w:rPr>
            </w:pPr>
            <w:r>
              <w:rPr>
                <w:rFonts w:ascii="Arial" w:eastAsia="Times New Roman" w:hAnsi="Arial" w:cs="Arial"/>
                <w:bCs/>
              </w:rPr>
              <w:t>Up to PM to make the table look as clear, pretty and engaging as possible</w:t>
            </w:r>
          </w:p>
        </w:tc>
      </w:tr>
      <w:tr w:rsidR="00AF7133" w:rsidRPr="006C7FFB" w14:paraId="194932EB" w14:textId="77777777" w:rsidTr="47F04613">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D83EDDF" w14:textId="77777777" w:rsidR="00AF7133" w:rsidRPr="006C7FFB" w:rsidRDefault="00AF7133" w:rsidP="00097B6A">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AF7133" w:rsidRPr="006C7FFB" w14:paraId="4EC42BB0"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FD8B7DA" w14:textId="77777777" w:rsidR="00AF7133" w:rsidRDefault="00BF7A90" w:rsidP="00097B6A">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B82635">
              <w:rPr>
                <w:rFonts w:ascii="Arial" w:eastAsia="Calibri" w:hAnsi="Arial" w:cs="Arial"/>
                <w:bCs/>
                <w:highlight w:val="yellow"/>
                <w:lang w:eastAsia="en-GB"/>
              </w:rPr>
              <w:t>BMF, AR, AD, XLR, BM</w:t>
            </w:r>
          </w:p>
          <w:p w14:paraId="28332FF9" w14:textId="3047FE81" w:rsidR="00DA2353" w:rsidRPr="006C7FFB" w:rsidRDefault="00DA2353" w:rsidP="00097B6A">
            <w:pPr>
              <w:contextualSpacing/>
              <w:rPr>
                <w:rFonts w:ascii="Arial" w:eastAsia="Calibri" w:hAnsi="Arial" w:cs="Arial"/>
                <w:bCs/>
                <w:lang w:eastAsia="en-GB"/>
              </w:rPr>
            </w:pPr>
            <w:r>
              <w:rPr>
                <w:rFonts w:ascii="Arial" w:eastAsia="Calibri" w:hAnsi="Arial" w:cs="Arial"/>
                <w:bCs/>
                <w:lang w:eastAsia="en-GB"/>
              </w:rPr>
              <w:t xml:space="preserve">Add {Button} for references at bottom left of section. </w:t>
            </w:r>
          </w:p>
        </w:tc>
      </w:tr>
      <w:tr w:rsidR="00AF7133" w:rsidRPr="006C7FFB" w14:paraId="0C3A953E"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6CCDCAC" w14:textId="77777777" w:rsidR="00AF7133" w:rsidRPr="006C7FFB" w:rsidRDefault="00AF7133" w:rsidP="00097B6A">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AF7133" w:rsidRPr="006C7FFB" w14:paraId="3D0E3A08"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E7C2E6F" w14:textId="10891907" w:rsidR="00AF7133" w:rsidRPr="006C7FFB" w:rsidRDefault="00126C3B" w:rsidP="00097B6A">
            <w:pPr>
              <w:contextualSpacing/>
              <w:rPr>
                <w:rFonts w:ascii="Arial" w:eastAsia="Calibri" w:hAnsi="Arial" w:cs="Arial"/>
                <w:bCs/>
                <w:lang w:eastAsia="en-GB"/>
              </w:rPr>
            </w:pPr>
            <w:hyperlink r:id="rId32" w:history="1">
              <w:r w:rsidRPr="00126C3B">
                <w:rPr>
                  <w:rStyle w:val="Hyperlink"/>
                  <w:rFonts w:ascii="Arial" w:eastAsia="Calibri" w:hAnsi="Arial" w:cs="Arial"/>
                  <w:bCs/>
                  <w:lang w:eastAsia="en-GB"/>
                </w:rPr>
                <w:t xml:space="preserve">Kulasekararaj A, et al. </w:t>
              </w:r>
              <w:r w:rsidRPr="00126C3B">
                <w:rPr>
                  <w:rStyle w:val="Hyperlink"/>
                  <w:rFonts w:ascii="Arial" w:eastAsia="Calibri" w:hAnsi="Arial" w:cs="Arial"/>
                  <w:bCs/>
                  <w:i/>
                  <w:iCs/>
                  <w:lang w:eastAsia="en-GB"/>
                </w:rPr>
                <w:t xml:space="preserve">Br J Haematol </w:t>
              </w:r>
              <w:r w:rsidRPr="00126C3B">
                <w:rPr>
                  <w:rStyle w:val="Hyperlink"/>
                  <w:rFonts w:ascii="Arial" w:eastAsia="Calibri" w:hAnsi="Arial" w:cs="Arial"/>
                  <w:bCs/>
                  <w:lang w:eastAsia="en-GB"/>
                </w:rPr>
                <w:t>2024;204(3):784–804.</w:t>
              </w:r>
            </w:hyperlink>
          </w:p>
        </w:tc>
      </w:tr>
      <w:tr w:rsidR="00AF7133" w:rsidRPr="006C7FFB" w14:paraId="3B3A605F"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5D51959" w14:textId="77777777" w:rsidR="00AF7133" w:rsidRPr="006C7FFB" w:rsidRDefault="00AF7133" w:rsidP="00097B6A">
            <w:pPr>
              <w:contextualSpacing/>
              <w:rPr>
                <w:rFonts w:ascii="Arial" w:eastAsia="Calibri" w:hAnsi="Arial" w:cs="Arial"/>
                <w:b/>
                <w:lang w:eastAsia="en-GB"/>
              </w:rPr>
            </w:pPr>
            <w:r w:rsidRPr="006C7FFB">
              <w:rPr>
                <w:rFonts w:ascii="Arial" w:eastAsia="Calibri" w:hAnsi="Arial" w:cs="Arial"/>
                <w:b/>
                <w:lang w:eastAsia="en-GB"/>
              </w:rPr>
              <w:t>Notes/Settings</w:t>
            </w:r>
          </w:p>
        </w:tc>
      </w:tr>
      <w:tr w:rsidR="00AF7133" w:rsidRPr="006C7FFB" w14:paraId="44D4AF10" w14:textId="77777777" w:rsidTr="47F04613">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1527EBC" w14:textId="67E07CC5" w:rsidR="00AF7133" w:rsidRPr="00126C3B" w:rsidRDefault="00AF7133" w:rsidP="00097B6A">
            <w:pPr>
              <w:spacing w:after="0" w:line="240" w:lineRule="auto"/>
              <w:rPr>
                <w:rFonts w:ascii="Arial" w:hAnsi="Arial" w:cs="Arial"/>
              </w:rPr>
            </w:pPr>
            <w:r w:rsidRPr="006C7FFB">
              <w:rPr>
                <w:rFonts w:ascii="Arial" w:hAnsi="Arial" w:cs="Arial"/>
              </w:rPr>
              <w:t>Do not show learning objective or chapter number.</w:t>
            </w:r>
          </w:p>
        </w:tc>
      </w:tr>
    </w:tbl>
    <w:p w14:paraId="34FA4A1F" w14:textId="77777777" w:rsidR="00AF7133" w:rsidRDefault="00AF7133"/>
    <w:p w14:paraId="67B18FCA" w14:textId="77777777" w:rsidR="00213C0C" w:rsidRDefault="00213C0C"/>
    <w:p w14:paraId="155563DA" w14:textId="77777777" w:rsidR="00213C0C" w:rsidRDefault="00213C0C"/>
    <w:p w14:paraId="132277CC" w14:textId="04D0FE4C" w:rsidR="00213C0C" w:rsidRDefault="00213C0C" w:rsidP="00213C0C">
      <w:pPr>
        <w:spacing w:line="278" w:lineRule="auto"/>
      </w:pPr>
      <w:r>
        <w:br w:type="page"/>
      </w:r>
    </w:p>
    <w:tbl>
      <w:tblPr>
        <w:tblW w:w="14008" w:type="dxa"/>
        <w:tblLook w:val="01E0" w:firstRow="1" w:lastRow="1" w:firstColumn="1" w:lastColumn="1" w:noHBand="0" w:noVBand="0"/>
      </w:tblPr>
      <w:tblGrid>
        <w:gridCol w:w="6801"/>
        <w:gridCol w:w="7207"/>
      </w:tblGrid>
      <w:tr w:rsidR="008B1A47" w:rsidRPr="006C7FFB" w14:paraId="0C5A1DC7" w14:textId="77777777" w:rsidTr="4C57DA18">
        <w:trPr>
          <w:trHeight w:val="92"/>
        </w:trPr>
        <w:tc>
          <w:tcPr>
            <w:tcW w:w="680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2034805" w14:textId="53D77B1A" w:rsidR="008B1A47" w:rsidRPr="006C7FFB" w:rsidRDefault="008B1A47" w:rsidP="008B1A47">
            <w:pPr>
              <w:contextualSpacing/>
              <w:rPr>
                <w:rFonts w:ascii="Arial" w:eastAsia="Calibri" w:hAnsi="Arial" w:cs="Arial"/>
                <w:b/>
                <w:bCs/>
                <w:lang w:eastAsia="en-GB"/>
              </w:rPr>
            </w:pPr>
            <w:r w:rsidRPr="006C7FFB">
              <w:rPr>
                <w:rFonts w:ascii="Arial" w:eastAsia="Calibri" w:hAnsi="Arial" w:cs="Arial"/>
                <w:b/>
                <w:bCs/>
                <w:lang w:eastAsia="en-GB"/>
              </w:rPr>
              <w:lastRenderedPageBreak/>
              <w:t xml:space="preserve">Chapter: </w:t>
            </w:r>
            <w:r w:rsidRPr="00AF7133">
              <w:rPr>
                <w:rFonts w:ascii="Arial" w:eastAsia="Calibri" w:hAnsi="Arial" w:cs="Arial"/>
                <w:b/>
                <w:bCs/>
                <w:lang w:eastAsia="en-GB"/>
              </w:rPr>
              <w:t>Considerations in diagnosis of AA</w:t>
            </w:r>
            <w:r>
              <w:rPr>
                <w:rFonts w:ascii="Arial" w:eastAsia="Calibri" w:hAnsi="Arial" w:cs="Arial"/>
                <w:b/>
                <w:bCs/>
                <w:lang w:eastAsia="en-GB"/>
              </w:rPr>
              <w:t xml:space="preserve"> </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2EEC075" w14:textId="1CF2C7C5" w:rsidR="008B1A47" w:rsidRPr="006C7FFB" w:rsidRDefault="008B1A47" w:rsidP="008B1A47">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28" w:name="RWEcomorb"/>
            <w:r>
              <w:rPr>
                <w:rFonts w:ascii="Arial" w:eastAsia="Calibri" w:hAnsi="Arial" w:cs="Arial"/>
                <w:b/>
                <w:bCs/>
                <w:lang w:eastAsia="en-GB"/>
              </w:rPr>
              <w:t>Real-world evidence: Comorbidities and age at diagnosis</w:t>
            </w:r>
            <w:bookmarkEnd w:id="28"/>
          </w:p>
        </w:tc>
      </w:tr>
      <w:tr w:rsidR="008B1A47" w:rsidRPr="006C7FFB" w14:paraId="241D8AF4" w14:textId="77777777" w:rsidTr="4C57DA18">
        <w:trPr>
          <w:trHeight w:val="88"/>
        </w:trPr>
        <w:tc>
          <w:tcPr>
            <w:tcW w:w="6801"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8350387" w14:textId="306134C7" w:rsidR="008B1A47" w:rsidRPr="006C7FFB" w:rsidRDefault="008B1A47" w:rsidP="008B1A47">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4D540A4" w14:textId="5AAADBB4" w:rsidR="008B1A47" w:rsidRPr="006C7FFB" w:rsidRDefault="008B1A47" w:rsidP="008B1A47">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8B1A47" w:rsidRPr="006C7FFB" w14:paraId="0F31F252" w14:textId="77777777" w:rsidTr="4C57DA18">
        <w:trPr>
          <w:trHeight w:val="875"/>
        </w:trPr>
        <w:tc>
          <w:tcPr>
            <w:tcW w:w="6801"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CEA89A1" w14:textId="77777777" w:rsidR="008B1A47" w:rsidRDefault="008B1A47" w:rsidP="008B1A47">
            <w:pPr>
              <w:contextualSpacing/>
              <w:rPr>
                <w:rFonts w:ascii="Arial" w:eastAsia="Times New Roman" w:hAnsi="Arial" w:cs="Arial"/>
                <w:bCs/>
              </w:rPr>
            </w:pPr>
            <w:r>
              <w:rPr>
                <w:rFonts w:ascii="Arial" w:eastAsia="Times New Roman" w:hAnsi="Arial" w:cs="Arial"/>
                <w:bCs/>
              </w:rPr>
              <w:t xml:space="preserve">{title} </w:t>
            </w:r>
            <w:r w:rsidRPr="00FA05A3">
              <w:rPr>
                <w:rFonts w:ascii="Arial" w:eastAsia="Calibri" w:hAnsi="Arial" w:cs="Arial"/>
                <w:lang w:eastAsia="en-GB"/>
              </w:rPr>
              <w:t>Real-world evidence: Comorbidities and age at diagnosis</w:t>
            </w:r>
          </w:p>
          <w:p w14:paraId="6CAEB8A8" w14:textId="77777777" w:rsidR="008B1A47" w:rsidRDefault="008B1A47" w:rsidP="008B1A47">
            <w:pPr>
              <w:rPr>
                <w:rFonts w:ascii="Arial" w:eastAsia="Times New Roman" w:hAnsi="Arial" w:cs="Arial"/>
                <w:bCs/>
              </w:rPr>
            </w:pPr>
            <w:r>
              <w:rPr>
                <w:rFonts w:ascii="Arial" w:eastAsia="Times New Roman" w:hAnsi="Arial" w:cs="Arial"/>
                <w:bCs/>
              </w:rPr>
              <w:br/>
              <w:t>{text 1} Analysis of real-world data has found that certain comorbidities can influence the timing of AA diagnosis:</w:t>
            </w:r>
          </w:p>
          <w:p w14:paraId="05EEF6B4" w14:textId="77777777" w:rsidR="008B1A47" w:rsidRDefault="008B1A47" w:rsidP="008B1A47">
            <w:pPr>
              <w:rPr>
                <w:rFonts w:ascii="Arial" w:eastAsia="Times New Roman" w:hAnsi="Arial" w:cs="Arial"/>
              </w:rPr>
            </w:pPr>
            <w:r w:rsidRPr="47F04613">
              <w:rPr>
                <w:rFonts w:ascii="Arial" w:eastAsia="Times New Roman" w:hAnsi="Arial" w:cs="Arial"/>
              </w:rPr>
              <w:t xml:space="preserve">{text 2} Additionally, clinical trial populations more often include younger individuals, which may not reflect the real-world age distribution of AA. </w:t>
            </w:r>
          </w:p>
          <w:p w14:paraId="3B7AF9A2" w14:textId="77777777" w:rsidR="008B1A47" w:rsidRDefault="008B1A47" w:rsidP="008B1A47">
            <w:pPr>
              <w:rPr>
                <w:rFonts w:ascii="Arial" w:eastAsia="Times New Roman" w:hAnsi="Arial" w:cs="Arial"/>
                <w:bCs/>
              </w:rPr>
            </w:pPr>
            <w:r>
              <w:rPr>
                <w:rFonts w:ascii="Arial" w:eastAsia="Times New Roman" w:hAnsi="Arial" w:cs="Arial"/>
                <w:bCs/>
              </w:rPr>
              <w:t xml:space="preserve">Real-world evidence shows AA commonly affects patients aged </w:t>
            </w:r>
            <w:r w:rsidRPr="00B47EB5">
              <w:rPr>
                <w:rFonts w:ascii="Arial" w:eastAsia="Times New Roman" w:hAnsi="Arial" w:cs="Arial"/>
                <w:b/>
              </w:rPr>
              <w:t>50–60 years and older</w:t>
            </w:r>
            <w:r>
              <w:rPr>
                <w:rFonts w:ascii="Arial" w:eastAsia="Times New Roman" w:hAnsi="Arial" w:cs="Arial"/>
                <w:bCs/>
              </w:rPr>
              <w:t xml:space="preserve">. </w:t>
            </w:r>
          </w:p>
          <w:p w14:paraId="6D786F2E" w14:textId="77C79610" w:rsidR="008B1A47" w:rsidRPr="00631231" w:rsidRDefault="008B1A47" w:rsidP="008B1A47">
            <w:pPr>
              <w:rPr>
                <w:rFonts w:ascii="Arial" w:eastAsia="Times New Roman" w:hAnsi="Arial" w:cs="Arial"/>
                <w:bCs/>
              </w:rPr>
            </w:pPr>
            <w:r>
              <w:rPr>
                <w:rFonts w:ascii="Arial" w:eastAsia="Times New Roman" w:hAnsi="Arial" w:cs="Arial"/>
                <w:bCs/>
              </w:rPr>
              <w:t xml:space="preserve">{balloon} This discrepancy highlights a </w:t>
            </w:r>
            <w:r w:rsidRPr="00FA64BF">
              <w:rPr>
                <w:rFonts w:ascii="Arial" w:eastAsia="Times New Roman" w:hAnsi="Arial" w:cs="Arial"/>
                <w:b/>
              </w:rPr>
              <w:t>care gap in older patients</w:t>
            </w:r>
            <w:r>
              <w:rPr>
                <w:rFonts w:ascii="Arial" w:eastAsia="Times New Roman" w:hAnsi="Arial" w:cs="Arial"/>
                <w:bCs/>
              </w:rPr>
              <w:t xml:space="preserve"> </w:t>
            </w:r>
            <w:r w:rsidRPr="00F12071">
              <w:rPr>
                <w:rFonts w:ascii="Arial" w:eastAsia="Times New Roman" w:hAnsi="Arial" w:cs="Arial"/>
                <w:b/>
              </w:rPr>
              <w:t>with AA</w:t>
            </w:r>
            <w:r>
              <w:rPr>
                <w:rFonts w:ascii="Arial" w:eastAsia="Times New Roman" w:hAnsi="Arial" w:cs="Arial"/>
                <w:bCs/>
              </w:rPr>
              <w:t>, emphasizing the need for earlier referral, diagnosis, and appropriate treatment.</w:t>
            </w:r>
          </w:p>
        </w:tc>
        <w:tc>
          <w:tcPr>
            <w:tcW w:w="720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ED4D854" w14:textId="77777777" w:rsidR="008B1A47" w:rsidRDefault="008B1A47" w:rsidP="008B1A47">
            <w:pPr>
              <w:contextualSpacing/>
              <w:rPr>
                <w:rFonts w:ascii="Arial" w:eastAsia="Calibri" w:hAnsi="Arial" w:cs="Arial"/>
                <w:bCs/>
                <w:lang w:eastAsia="en-GB"/>
              </w:rPr>
            </w:pPr>
            <w:r>
              <w:rPr>
                <w:rFonts w:ascii="Arial" w:eastAsia="Calibri" w:hAnsi="Arial" w:cs="Arial"/>
                <w:bCs/>
                <w:lang w:eastAsia="en-GB"/>
              </w:rPr>
              <w:t>[Factors affecting diagnosis_1]</w:t>
            </w:r>
          </w:p>
          <w:p w14:paraId="067BD361" w14:textId="77777777" w:rsidR="008B1A47" w:rsidRDefault="008B1A47" w:rsidP="008B1A47">
            <w:pPr>
              <w:contextualSpacing/>
              <w:rPr>
                <w:rFonts w:ascii="Arial" w:eastAsia="Calibri" w:hAnsi="Arial" w:cs="Arial"/>
                <w:bCs/>
                <w:lang w:eastAsia="en-GB"/>
              </w:rPr>
            </w:pPr>
            <w:commentRangeStart w:id="29"/>
            <w:r>
              <w:rPr>
                <w:rFonts w:ascii="Arial" w:eastAsia="Calibri" w:hAnsi="Arial" w:cs="Arial"/>
                <w:bCs/>
                <w:noProof/>
                <w:lang w:eastAsia="en-GB"/>
              </w:rPr>
              <w:drawing>
                <wp:inline distT="0" distB="0" distL="0" distR="0" wp14:anchorId="1D2048D3" wp14:editId="7A968DFB">
                  <wp:extent cx="1937886" cy="1352550"/>
                  <wp:effectExtent l="0" t="0" r="0" b="0"/>
                  <wp:docPr id="1399963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0742" cy="1361523"/>
                          </a:xfrm>
                          <a:prstGeom prst="rect">
                            <a:avLst/>
                          </a:prstGeom>
                          <a:noFill/>
                          <a:ln>
                            <a:noFill/>
                          </a:ln>
                        </pic:spPr>
                      </pic:pic>
                    </a:graphicData>
                  </a:graphic>
                </wp:inline>
              </w:drawing>
            </w:r>
            <w:commentRangeEnd w:id="29"/>
            <w:r w:rsidR="000E2D99">
              <w:rPr>
                <w:rStyle w:val="CommentReference"/>
              </w:rPr>
              <w:commentReference w:id="29"/>
            </w:r>
            <w:r>
              <w:rPr>
                <w:rFonts w:ascii="Arial" w:eastAsia="Calibri" w:hAnsi="Arial" w:cs="Arial"/>
                <w:bCs/>
                <w:lang w:eastAsia="en-GB"/>
              </w:rPr>
              <w:br/>
              <w:t xml:space="preserve">Tooltip text: </w:t>
            </w:r>
            <w:r w:rsidRPr="00C90F0E">
              <w:rPr>
                <w:rFonts w:ascii="Arial" w:eastAsia="Calibri" w:hAnsi="Arial" w:cs="Arial"/>
                <w:bCs/>
                <w:lang w:eastAsia="en-GB"/>
              </w:rPr>
              <w:t>Click here to highlight co-morbidities to watch out for</w:t>
            </w:r>
          </w:p>
          <w:p w14:paraId="5768E0F1" w14:textId="77777777" w:rsidR="008B1A47" w:rsidRDefault="008B1A47" w:rsidP="008B1A47">
            <w:pPr>
              <w:contextualSpacing/>
              <w:rPr>
                <w:rFonts w:ascii="Arial" w:eastAsia="Calibri" w:hAnsi="Arial" w:cs="Arial"/>
                <w:bCs/>
                <w:lang w:eastAsia="en-GB"/>
              </w:rPr>
            </w:pPr>
            <w:r>
              <w:rPr>
                <w:rFonts w:ascii="Arial" w:eastAsia="Calibri" w:hAnsi="Arial" w:cs="Arial"/>
                <w:bCs/>
                <w:lang w:eastAsia="en-GB"/>
              </w:rPr>
              <w:t>Alt text: Comorbidities that can affect timing of AA diagnosis</w:t>
            </w:r>
          </w:p>
          <w:p w14:paraId="6D8A59EF" w14:textId="77777777" w:rsidR="008B1A47" w:rsidRDefault="008B1A47" w:rsidP="008B1A47">
            <w:pPr>
              <w:contextualSpacing/>
              <w:rPr>
                <w:rFonts w:ascii="Arial" w:eastAsia="Calibri" w:hAnsi="Arial" w:cs="Arial"/>
                <w:bCs/>
                <w:lang w:eastAsia="en-GB"/>
              </w:rPr>
            </w:pPr>
          </w:p>
          <w:p w14:paraId="6FA9249A" w14:textId="77777777" w:rsidR="008B1A47" w:rsidRDefault="008B1A47" w:rsidP="008B1A47">
            <w:pPr>
              <w:contextualSpacing/>
              <w:rPr>
                <w:rFonts w:ascii="Arial" w:eastAsia="Calibri" w:hAnsi="Arial" w:cs="Arial"/>
                <w:bCs/>
                <w:lang w:eastAsia="en-GB"/>
              </w:rPr>
            </w:pPr>
            <w:r>
              <w:rPr>
                <w:rFonts w:ascii="Arial" w:eastAsia="Calibri" w:hAnsi="Arial" w:cs="Arial"/>
                <w:bCs/>
                <w:lang w:eastAsia="en-GB"/>
              </w:rPr>
              <w:t>[Factors affecting diagnosis_2]</w:t>
            </w:r>
          </w:p>
          <w:p w14:paraId="46EE0EAC" w14:textId="77777777" w:rsidR="008B1A47" w:rsidRDefault="008B1A47" w:rsidP="008B1A47">
            <w:pPr>
              <w:contextualSpacing/>
              <w:rPr>
                <w:rFonts w:ascii="Arial" w:eastAsia="Calibri" w:hAnsi="Arial" w:cs="Arial"/>
                <w:bCs/>
                <w:lang w:eastAsia="en-GB"/>
              </w:rPr>
            </w:pPr>
            <w:commentRangeStart w:id="30"/>
            <w:r>
              <w:rPr>
                <w:rFonts w:ascii="Arial" w:eastAsia="Calibri" w:hAnsi="Arial" w:cs="Arial"/>
                <w:bCs/>
                <w:noProof/>
                <w:lang w:eastAsia="en-GB"/>
              </w:rPr>
              <w:drawing>
                <wp:inline distT="0" distB="0" distL="0" distR="0" wp14:anchorId="7CD1D363" wp14:editId="18A76AE3">
                  <wp:extent cx="1937385" cy="1351762"/>
                  <wp:effectExtent l="0" t="0" r="0" b="0"/>
                  <wp:docPr id="643716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1285" cy="1361460"/>
                          </a:xfrm>
                          <a:prstGeom prst="rect">
                            <a:avLst/>
                          </a:prstGeom>
                          <a:noFill/>
                          <a:ln>
                            <a:noFill/>
                          </a:ln>
                        </pic:spPr>
                      </pic:pic>
                    </a:graphicData>
                  </a:graphic>
                </wp:inline>
              </w:drawing>
            </w:r>
            <w:commentRangeEnd w:id="30"/>
            <w:r w:rsidR="000E2D99">
              <w:rPr>
                <w:rStyle w:val="CommentReference"/>
              </w:rPr>
              <w:commentReference w:id="30"/>
            </w:r>
          </w:p>
          <w:p w14:paraId="35B5B786" w14:textId="77777777" w:rsidR="008B1A47" w:rsidRDefault="008B1A47" w:rsidP="008B1A47">
            <w:pPr>
              <w:contextualSpacing/>
              <w:rPr>
                <w:rFonts w:ascii="Arial" w:eastAsia="Calibri" w:hAnsi="Arial" w:cs="Arial"/>
                <w:bCs/>
                <w:lang w:eastAsia="en-GB"/>
              </w:rPr>
            </w:pPr>
            <w:r>
              <w:rPr>
                <w:rFonts w:ascii="Arial" w:eastAsia="Calibri" w:hAnsi="Arial" w:cs="Arial"/>
                <w:bCs/>
                <w:lang w:eastAsia="en-GB"/>
              </w:rPr>
              <w:t xml:space="preserve">Tooltip text: </w:t>
            </w:r>
            <w:r w:rsidRPr="00C90F0E">
              <w:rPr>
                <w:rFonts w:ascii="Arial" w:eastAsia="Calibri" w:hAnsi="Arial" w:cs="Arial"/>
                <w:bCs/>
                <w:lang w:eastAsia="en-GB"/>
              </w:rPr>
              <w:t xml:space="preserve">Click here to </w:t>
            </w:r>
            <w:r>
              <w:rPr>
                <w:rFonts w:ascii="Arial" w:eastAsia="Calibri" w:hAnsi="Arial" w:cs="Arial"/>
                <w:bCs/>
                <w:lang w:eastAsia="en-GB"/>
              </w:rPr>
              <w:t>see the original diagram</w:t>
            </w:r>
          </w:p>
          <w:p w14:paraId="174E5DC2" w14:textId="77777777" w:rsidR="008B1A47" w:rsidRDefault="008B1A47" w:rsidP="008B1A47">
            <w:pPr>
              <w:contextualSpacing/>
              <w:rPr>
                <w:rFonts w:ascii="Arial" w:eastAsia="Calibri" w:hAnsi="Arial" w:cs="Arial"/>
                <w:bCs/>
                <w:lang w:eastAsia="en-GB"/>
              </w:rPr>
            </w:pPr>
            <w:r>
              <w:rPr>
                <w:rFonts w:ascii="Arial" w:eastAsia="Calibri" w:hAnsi="Arial" w:cs="Arial"/>
                <w:bCs/>
                <w:lang w:eastAsia="en-GB"/>
              </w:rPr>
              <w:t>Alt text: Comorbidities that can affect timing of AA diagnosis</w:t>
            </w:r>
          </w:p>
          <w:p w14:paraId="346F994B" w14:textId="77777777" w:rsidR="008B1A47" w:rsidRDefault="008B1A47" w:rsidP="008B1A47">
            <w:pPr>
              <w:contextualSpacing/>
              <w:rPr>
                <w:rFonts w:ascii="Arial" w:eastAsia="Calibri" w:hAnsi="Arial" w:cs="Arial"/>
                <w:bCs/>
                <w:lang w:eastAsia="en-GB"/>
              </w:rPr>
            </w:pPr>
            <w:r>
              <w:rPr>
                <w:rFonts w:ascii="Arial" w:eastAsia="Calibri" w:hAnsi="Arial" w:cs="Arial"/>
                <w:bCs/>
                <w:lang w:eastAsia="en-GB"/>
              </w:rPr>
              <w:t>[Age at diagnosis_AA]</w:t>
            </w:r>
          </w:p>
          <w:p w14:paraId="3858A677" w14:textId="77777777" w:rsidR="008B1A47" w:rsidRDefault="008B1A47" w:rsidP="008B1A47">
            <w:pPr>
              <w:contextualSpacing/>
              <w:rPr>
                <w:rFonts w:ascii="Arial" w:eastAsia="Calibri" w:hAnsi="Arial" w:cs="Arial"/>
                <w:bCs/>
                <w:lang w:eastAsia="en-GB"/>
              </w:rPr>
            </w:pPr>
            <w:commentRangeStart w:id="31"/>
            <w:r>
              <w:rPr>
                <w:rFonts w:ascii="Arial" w:eastAsia="Calibri" w:hAnsi="Arial" w:cs="Arial"/>
                <w:bCs/>
                <w:noProof/>
                <w:lang w:eastAsia="en-GB"/>
              </w:rPr>
              <w:drawing>
                <wp:inline distT="0" distB="0" distL="0" distR="0" wp14:anchorId="69BC4BEC" wp14:editId="77B9852E">
                  <wp:extent cx="2894244" cy="628650"/>
                  <wp:effectExtent l="0" t="0" r="1905" b="0"/>
                  <wp:docPr id="762921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2166" b="29217"/>
                          <a:stretch/>
                        </pic:blipFill>
                        <pic:spPr bwMode="auto">
                          <a:xfrm>
                            <a:off x="0" y="0"/>
                            <a:ext cx="2912945" cy="632712"/>
                          </a:xfrm>
                          <a:prstGeom prst="rect">
                            <a:avLst/>
                          </a:prstGeom>
                          <a:noFill/>
                          <a:ln>
                            <a:noFill/>
                          </a:ln>
                          <a:extLst>
                            <a:ext uri="{53640926-AAD7-44D8-BBD7-CCE9431645EC}">
                              <a14:shadowObscured xmlns:a14="http://schemas.microsoft.com/office/drawing/2010/main"/>
                            </a:ext>
                          </a:extLst>
                        </pic:spPr>
                      </pic:pic>
                    </a:graphicData>
                  </a:graphic>
                </wp:inline>
              </w:drawing>
            </w:r>
            <w:commentRangeEnd w:id="31"/>
            <w:r w:rsidR="003E3F82">
              <w:rPr>
                <w:rStyle w:val="CommentReference"/>
              </w:rPr>
              <w:commentReference w:id="31"/>
            </w:r>
          </w:p>
          <w:p w14:paraId="3BF7035D" w14:textId="77777777" w:rsidR="008B1A47" w:rsidRDefault="008B1A47" w:rsidP="008B1A47">
            <w:pPr>
              <w:contextualSpacing/>
              <w:rPr>
                <w:rFonts w:ascii="Arial" w:eastAsia="Calibri" w:hAnsi="Arial" w:cs="Arial"/>
                <w:bCs/>
                <w:lang w:eastAsia="en-GB"/>
              </w:rPr>
            </w:pPr>
            <w:r>
              <w:rPr>
                <w:rFonts w:ascii="Arial" w:eastAsia="Calibri" w:hAnsi="Arial" w:cs="Arial"/>
                <w:bCs/>
                <w:lang w:eastAsia="en-GB"/>
              </w:rPr>
              <w:t>[morag picture]</w:t>
            </w:r>
          </w:p>
          <w:p w14:paraId="404E196B" w14:textId="0E48E25A" w:rsidR="008B1A47" w:rsidRPr="006C7FFB" w:rsidRDefault="008B1A47" w:rsidP="008B1A47">
            <w:pPr>
              <w:contextualSpacing/>
              <w:rPr>
                <w:rFonts w:ascii="Arial" w:eastAsia="Calibri" w:hAnsi="Arial" w:cs="Arial"/>
                <w:bCs/>
                <w:lang w:eastAsia="en-GB"/>
              </w:rPr>
            </w:pPr>
            <w:r>
              <w:rPr>
                <w:noProof/>
              </w:rPr>
              <w:lastRenderedPageBreak/>
              <w:drawing>
                <wp:inline distT="0" distB="0" distL="0" distR="0" wp14:anchorId="23373DDC" wp14:editId="194CD60C">
                  <wp:extent cx="1036419" cy="1381125"/>
                  <wp:effectExtent l="0" t="0" r="0" b="0"/>
                  <wp:docPr id="20111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39184" cy="1384810"/>
                          </a:xfrm>
                          <a:prstGeom prst="rect">
                            <a:avLst/>
                          </a:prstGeom>
                        </pic:spPr>
                      </pic:pic>
                    </a:graphicData>
                  </a:graphic>
                </wp:inline>
              </w:drawing>
            </w:r>
          </w:p>
        </w:tc>
      </w:tr>
      <w:tr w:rsidR="00E70F63" w:rsidRPr="006C7FFB" w14:paraId="02EDA0A6"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A29DC1B" w14:textId="77777777" w:rsidR="00E70F63" w:rsidRPr="006C7FFB" w:rsidRDefault="00E70F63" w:rsidP="00097B6A">
            <w:pPr>
              <w:contextualSpacing/>
              <w:rPr>
                <w:rFonts w:ascii="Arial" w:eastAsia="Calibri" w:hAnsi="Arial" w:cs="Arial"/>
                <w:b/>
                <w:lang w:eastAsia="en-GB"/>
              </w:rPr>
            </w:pPr>
            <w:r w:rsidRPr="006C7FFB">
              <w:rPr>
                <w:rFonts w:ascii="Arial" w:eastAsia="Calibri" w:hAnsi="Arial" w:cs="Arial"/>
                <w:b/>
                <w:lang w:eastAsia="en-GB"/>
              </w:rPr>
              <w:lastRenderedPageBreak/>
              <w:t>Visual details</w:t>
            </w:r>
          </w:p>
        </w:tc>
      </w:tr>
      <w:tr w:rsidR="00E70F63" w:rsidRPr="006C7FFB" w14:paraId="274D31B8"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0748771" w14:textId="77777777" w:rsidR="00FA05A3" w:rsidRDefault="00FA05A3" w:rsidP="00FA05A3">
            <w:pPr>
              <w:contextualSpacing/>
              <w:rPr>
                <w:rFonts w:ascii="Arial" w:eastAsia="Times New Roman" w:hAnsi="Arial" w:cs="Arial"/>
                <w:bCs/>
              </w:rPr>
            </w:pPr>
            <w:r>
              <w:rPr>
                <w:rFonts w:ascii="Arial" w:eastAsia="Times New Roman" w:hAnsi="Arial" w:cs="Arial"/>
                <w:bCs/>
              </w:rPr>
              <w:t>{title} headline 3</w:t>
            </w:r>
          </w:p>
          <w:p w14:paraId="6901EC24" w14:textId="0CFD478A" w:rsidR="00E70F63" w:rsidRDefault="002D3BA5" w:rsidP="00097B6A">
            <w:pPr>
              <w:contextualSpacing/>
              <w:rPr>
                <w:rFonts w:ascii="Arial" w:eastAsia="Calibri" w:hAnsi="Arial" w:cs="Arial"/>
                <w:bCs/>
                <w:lang w:eastAsia="en-GB"/>
              </w:rPr>
            </w:pPr>
            <w:r>
              <w:rPr>
                <w:rFonts w:ascii="Arial" w:eastAsia="Calibri" w:hAnsi="Arial" w:cs="Arial"/>
                <w:bCs/>
                <w:lang w:eastAsia="en-GB"/>
              </w:rPr>
              <w:t xml:space="preserve">{text} </w:t>
            </w:r>
            <w:r w:rsidR="00FA05A3">
              <w:rPr>
                <w:rFonts w:ascii="Arial" w:eastAsia="Calibri" w:hAnsi="Arial" w:cs="Arial"/>
                <w:bCs/>
                <w:lang w:eastAsia="en-GB"/>
              </w:rPr>
              <w:t xml:space="preserve">paragraph </w:t>
            </w:r>
          </w:p>
          <w:p w14:paraId="6DF94D3F" w14:textId="77777777" w:rsidR="002D3BA5" w:rsidRDefault="002D3BA5" w:rsidP="00444F36">
            <w:pPr>
              <w:contextualSpacing/>
              <w:rPr>
                <w:rFonts w:ascii="Arial" w:eastAsia="Calibri" w:hAnsi="Arial" w:cs="Arial"/>
                <w:bCs/>
                <w:lang w:eastAsia="en-GB"/>
              </w:rPr>
            </w:pPr>
            <w:r>
              <w:rPr>
                <w:rFonts w:ascii="Arial" w:eastAsia="Times New Roman" w:hAnsi="Arial" w:cs="Arial"/>
                <w:bCs/>
              </w:rPr>
              <w:t xml:space="preserve">Add </w:t>
            </w:r>
            <w:r w:rsidR="00C64191">
              <w:rPr>
                <w:rFonts w:ascii="Arial" w:eastAsia="Times New Roman" w:hAnsi="Arial" w:cs="Arial"/>
                <w:bCs/>
              </w:rPr>
              <w:t>{Layered image} beneath, layer 1 insert [</w:t>
            </w:r>
            <w:r w:rsidR="00C64191">
              <w:rPr>
                <w:rFonts w:ascii="Arial" w:eastAsia="Calibri" w:hAnsi="Arial" w:cs="Arial"/>
                <w:bCs/>
                <w:lang w:eastAsia="en-GB"/>
              </w:rPr>
              <w:t>Factors affecting diagnosis_1]</w:t>
            </w:r>
            <w:r w:rsidR="0046055C">
              <w:rPr>
                <w:rFonts w:ascii="Arial" w:eastAsia="Calibri" w:hAnsi="Arial" w:cs="Arial"/>
                <w:bCs/>
                <w:lang w:eastAsia="en-GB"/>
              </w:rPr>
              <w:t xml:space="preserve">, </w:t>
            </w:r>
            <w:r w:rsidR="0046055C">
              <w:rPr>
                <w:rFonts w:ascii="Arial" w:eastAsia="Times New Roman" w:hAnsi="Arial" w:cs="Arial"/>
                <w:bCs/>
              </w:rPr>
              <w:t xml:space="preserve">layer </w:t>
            </w:r>
            <w:r w:rsidR="00893EFE">
              <w:rPr>
                <w:rFonts w:ascii="Arial" w:eastAsia="Times New Roman" w:hAnsi="Arial" w:cs="Arial"/>
                <w:bCs/>
              </w:rPr>
              <w:t>2</w:t>
            </w:r>
            <w:r w:rsidR="0046055C">
              <w:rPr>
                <w:rFonts w:ascii="Arial" w:eastAsia="Times New Roman" w:hAnsi="Arial" w:cs="Arial"/>
                <w:bCs/>
              </w:rPr>
              <w:t xml:space="preserve"> insert [</w:t>
            </w:r>
            <w:r w:rsidR="0046055C">
              <w:rPr>
                <w:rFonts w:ascii="Arial" w:eastAsia="Calibri" w:hAnsi="Arial" w:cs="Arial"/>
                <w:bCs/>
                <w:lang w:eastAsia="en-GB"/>
              </w:rPr>
              <w:t>Factors affecting diagnosis_1]</w:t>
            </w:r>
          </w:p>
          <w:p w14:paraId="337D97E8" w14:textId="08F0B9DE" w:rsidR="002F2F93" w:rsidRDefault="002F2F93" w:rsidP="00444F36">
            <w:pPr>
              <w:contextualSpacing/>
              <w:rPr>
                <w:rFonts w:ascii="Arial" w:eastAsia="Calibri" w:hAnsi="Arial" w:cs="Arial"/>
                <w:bCs/>
                <w:lang w:eastAsia="en-GB"/>
              </w:rPr>
            </w:pPr>
            <w:r>
              <w:rPr>
                <w:rFonts w:ascii="Arial" w:eastAsia="Calibri" w:hAnsi="Arial" w:cs="Arial"/>
                <w:bCs/>
                <w:lang w:eastAsia="en-GB"/>
              </w:rPr>
              <w:t>{text 2}</w:t>
            </w:r>
            <w:r w:rsidR="00DB3470">
              <w:rPr>
                <w:rFonts w:ascii="Arial" w:eastAsia="Calibri" w:hAnsi="Arial" w:cs="Arial"/>
                <w:bCs/>
                <w:lang w:eastAsia="en-GB"/>
              </w:rPr>
              <w:t xml:space="preserve"> paragraph, note bold words. Insert</w:t>
            </w:r>
            <w:r w:rsidR="00A17ABC">
              <w:rPr>
                <w:rFonts w:ascii="Arial" w:eastAsia="Calibri" w:hAnsi="Arial" w:cs="Arial"/>
                <w:bCs/>
                <w:lang w:eastAsia="en-GB"/>
              </w:rPr>
              <w:t xml:space="preserve"> {medium} underneath with [age at diagnosis_AA].</w:t>
            </w:r>
          </w:p>
          <w:p w14:paraId="29DD09DE" w14:textId="33E0EBDB" w:rsidR="007D2BAA" w:rsidRDefault="007D2BAA" w:rsidP="00444F36">
            <w:pPr>
              <w:contextualSpacing/>
              <w:rPr>
                <w:rFonts w:ascii="Arial" w:eastAsia="Calibri" w:hAnsi="Arial" w:cs="Arial"/>
                <w:bCs/>
                <w:lang w:eastAsia="en-GB"/>
              </w:rPr>
            </w:pPr>
            <w:r>
              <w:rPr>
                <w:rFonts w:ascii="Arial" w:eastAsia="Calibri" w:hAnsi="Arial" w:cs="Arial"/>
                <w:bCs/>
                <w:lang w:eastAsia="en-GB"/>
              </w:rPr>
              <w:t xml:space="preserve">Add </w:t>
            </w:r>
            <w:r w:rsidR="00FA64BF">
              <w:rPr>
                <w:rFonts w:ascii="Arial" w:eastAsia="Calibri" w:hAnsi="Arial" w:cs="Arial"/>
                <w:bCs/>
                <w:lang w:eastAsia="en-GB"/>
              </w:rPr>
              <w:t>{balloon} underneath, add text as paragraph, note bold words.</w:t>
            </w:r>
            <w:r w:rsidR="0003100D">
              <w:rPr>
                <w:rFonts w:ascii="Arial" w:eastAsia="Calibri" w:hAnsi="Arial" w:cs="Arial"/>
                <w:bCs/>
                <w:lang w:eastAsia="en-GB"/>
              </w:rPr>
              <w:t xml:space="preserve"> Add [morag picture] as avatar for balloon. </w:t>
            </w:r>
          </w:p>
          <w:p w14:paraId="7138B38E" w14:textId="1ACFA842" w:rsidR="00F53D21" w:rsidRPr="006C7FFB" w:rsidRDefault="00F53D21" w:rsidP="00444F36">
            <w:pPr>
              <w:contextualSpacing/>
              <w:rPr>
                <w:rFonts w:ascii="Arial" w:eastAsia="Times New Roman" w:hAnsi="Arial" w:cs="Arial"/>
                <w:bCs/>
              </w:rPr>
            </w:pPr>
          </w:p>
        </w:tc>
      </w:tr>
      <w:tr w:rsidR="00E70F63" w:rsidRPr="006C7FFB" w14:paraId="60228632" w14:textId="77777777" w:rsidTr="4C57DA18">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779363C" w14:textId="77777777" w:rsidR="00E70F63" w:rsidRPr="006C7FFB" w:rsidRDefault="00E70F63" w:rsidP="00097B6A">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E70F63" w:rsidRPr="006C7FFB" w14:paraId="6822AAB0"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4392BA3" w14:textId="77777777" w:rsidR="00E70F63" w:rsidRDefault="00893EFE" w:rsidP="00097B6A">
            <w:pPr>
              <w:contextualSpacing/>
              <w:rPr>
                <w:rFonts w:ascii="Arial" w:eastAsia="Calibri" w:hAnsi="Arial" w:cs="Arial"/>
                <w:bCs/>
                <w:lang w:eastAsia="en-GB"/>
              </w:rPr>
            </w:pPr>
            <w:r>
              <w:rPr>
                <w:rFonts w:ascii="Arial" w:eastAsia="Calibri" w:hAnsi="Arial" w:cs="Arial"/>
                <w:bCs/>
                <w:lang w:eastAsia="en-GB"/>
              </w:rPr>
              <w:t>{Layered image}</w:t>
            </w:r>
          </w:p>
          <w:p w14:paraId="2783034F" w14:textId="004BF7F7" w:rsidR="00FE2C60" w:rsidRPr="006C7FFB" w:rsidRDefault="00FE2C60" w:rsidP="00097B6A">
            <w:pPr>
              <w:contextualSpacing/>
              <w:rPr>
                <w:rFonts w:ascii="Arial" w:eastAsia="Calibri" w:hAnsi="Arial" w:cs="Arial"/>
                <w:bCs/>
                <w:lang w:eastAsia="en-GB"/>
              </w:rPr>
            </w:pPr>
            <w:r>
              <w:rPr>
                <w:rFonts w:ascii="Arial" w:eastAsia="Calibri" w:hAnsi="Arial" w:cs="Arial"/>
                <w:bCs/>
                <w:lang w:eastAsia="en-GB"/>
              </w:rPr>
              <w:t>Add {Button} for references at bottom left of section.</w:t>
            </w:r>
          </w:p>
        </w:tc>
      </w:tr>
      <w:tr w:rsidR="00E70F63" w:rsidRPr="006C7FFB" w14:paraId="0084DA53"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4FB1C99" w14:textId="77777777" w:rsidR="00E70F63" w:rsidRPr="006C7FFB" w:rsidRDefault="00E70F63" w:rsidP="00097B6A">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E70F63" w:rsidRPr="006C7FFB" w14:paraId="515DD74D"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2CF280AC" w14:textId="61FF8F8C" w:rsidR="00115CFE" w:rsidRDefault="00115CFE" w:rsidP="00115CFE">
            <w:pPr>
              <w:contextualSpacing/>
              <w:rPr>
                <w:rFonts w:ascii="Arial" w:eastAsia="Calibri" w:hAnsi="Arial" w:cs="Arial"/>
                <w:bCs/>
                <w:lang w:val="en-GB" w:eastAsia="en-GB"/>
              </w:rPr>
            </w:pPr>
            <w:hyperlink r:id="rId37" w:history="1">
              <w:r w:rsidRPr="00115CFE">
                <w:rPr>
                  <w:rStyle w:val="Hyperlink"/>
                  <w:rFonts w:ascii="Arial" w:eastAsia="Calibri" w:hAnsi="Arial" w:cs="Arial"/>
                  <w:bCs/>
                  <w:lang w:val="en-GB" w:eastAsia="en-GB"/>
                </w:rPr>
                <w:t xml:space="preserve">Scheinberg P, et al. </w:t>
              </w:r>
              <w:r w:rsidRPr="00115CFE">
                <w:rPr>
                  <w:rStyle w:val="Hyperlink"/>
                  <w:rFonts w:ascii="Arial" w:eastAsia="Calibri" w:hAnsi="Arial" w:cs="Arial"/>
                  <w:bCs/>
                  <w:i/>
                  <w:iCs/>
                  <w:lang w:val="en-GB" w:eastAsia="en-GB"/>
                </w:rPr>
                <w:t>Presented at EHA 2024;</w:t>
              </w:r>
              <w:r w:rsidRPr="00115CFE">
                <w:rPr>
                  <w:rStyle w:val="Hyperlink"/>
                  <w:rFonts w:ascii="Arial" w:eastAsia="Calibri" w:hAnsi="Arial" w:cs="Arial"/>
                  <w:bCs/>
                  <w:lang w:val="en-GB" w:eastAsia="en-GB"/>
                </w:rPr>
                <w:t xml:space="preserve"> Madrid, Spain; June 13–16, 2024. Abstract PB2647 (publication only).</w:t>
              </w:r>
            </w:hyperlink>
          </w:p>
          <w:p w14:paraId="03B8533C" w14:textId="38B8B619" w:rsidR="00E70F63" w:rsidRPr="006C7FFB" w:rsidRDefault="00496B50" w:rsidP="00097B6A">
            <w:pPr>
              <w:contextualSpacing/>
              <w:rPr>
                <w:rFonts w:ascii="Arial" w:eastAsia="Calibri" w:hAnsi="Arial" w:cs="Arial"/>
                <w:bCs/>
                <w:lang w:eastAsia="en-GB"/>
              </w:rPr>
            </w:pPr>
            <w:hyperlink r:id="rId38" w:history="1">
              <w:r w:rsidRPr="00496B50">
                <w:rPr>
                  <w:rStyle w:val="Hyperlink"/>
                  <w:rFonts w:ascii="Arial" w:eastAsia="Calibri" w:hAnsi="Arial" w:cs="Arial"/>
                  <w:bCs/>
                  <w:lang w:val="en-GB" w:eastAsia="en-GB"/>
                </w:rPr>
                <w:t xml:space="preserve">Vaht K, et al. </w:t>
              </w:r>
              <w:r w:rsidRPr="00496B50">
                <w:rPr>
                  <w:rStyle w:val="Hyperlink"/>
                  <w:rFonts w:ascii="Arial" w:eastAsia="Calibri" w:hAnsi="Arial" w:cs="Arial"/>
                  <w:bCs/>
                  <w:i/>
                  <w:iCs/>
                  <w:lang w:val="en-GB" w:eastAsia="en-GB"/>
                </w:rPr>
                <w:t>Haematologica</w:t>
              </w:r>
              <w:r w:rsidRPr="00496B50">
                <w:rPr>
                  <w:rStyle w:val="Hyperlink"/>
                  <w:rFonts w:ascii="Arial" w:eastAsia="Calibri" w:hAnsi="Arial" w:cs="Arial"/>
                  <w:bCs/>
                  <w:lang w:val="en-GB" w:eastAsia="en-GB"/>
                </w:rPr>
                <w:t xml:space="preserve"> 2017;102(10):1683–1690.</w:t>
              </w:r>
            </w:hyperlink>
          </w:p>
        </w:tc>
      </w:tr>
      <w:tr w:rsidR="00E70F63" w:rsidRPr="006C7FFB" w14:paraId="238EB770"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8197448" w14:textId="77777777" w:rsidR="00E70F63" w:rsidRPr="006C7FFB" w:rsidRDefault="00E70F63" w:rsidP="00097B6A">
            <w:pPr>
              <w:contextualSpacing/>
              <w:rPr>
                <w:rFonts w:ascii="Arial" w:eastAsia="Calibri" w:hAnsi="Arial" w:cs="Arial"/>
                <w:b/>
                <w:lang w:eastAsia="en-GB"/>
              </w:rPr>
            </w:pPr>
            <w:r w:rsidRPr="006C7FFB">
              <w:rPr>
                <w:rFonts w:ascii="Arial" w:eastAsia="Calibri" w:hAnsi="Arial" w:cs="Arial"/>
                <w:b/>
                <w:lang w:eastAsia="en-GB"/>
              </w:rPr>
              <w:t>Notes/Settings</w:t>
            </w:r>
          </w:p>
        </w:tc>
      </w:tr>
      <w:tr w:rsidR="00E70F63" w:rsidRPr="006C7FFB" w14:paraId="06821EC6" w14:textId="77777777" w:rsidTr="4C57DA18">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5200FE4" w14:textId="77777777" w:rsidR="00E70F63" w:rsidRPr="006C7FFB" w:rsidRDefault="00E70F63" w:rsidP="00097B6A">
            <w:pPr>
              <w:spacing w:after="0" w:line="240" w:lineRule="auto"/>
              <w:rPr>
                <w:rFonts w:ascii="Arial" w:hAnsi="Arial" w:cs="Arial"/>
              </w:rPr>
            </w:pPr>
            <w:r w:rsidRPr="006C7FFB">
              <w:rPr>
                <w:rFonts w:ascii="Arial" w:hAnsi="Arial" w:cs="Arial"/>
              </w:rPr>
              <w:t>Do not show learning objective or chapter number.</w:t>
            </w:r>
          </w:p>
          <w:p w14:paraId="2A0E6D41" w14:textId="57054C89" w:rsidR="00E70F63" w:rsidRPr="006C7FFB" w:rsidRDefault="00E70F63" w:rsidP="00097B6A">
            <w:pPr>
              <w:spacing w:after="0" w:line="240" w:lineRule="auto"/>
              <w:contextualSpacing/>
              <w:rPr>
                <w:rFonts w:ascii="Arial" w:eastAsia="Calibri" w:hAnsi="Arial" w:cs="Arial"/>
                <w:bCs/>
                <w:lang w:eastAsia="en-GB"/>
              </w:rPr>
            </w:pPr>
            <w:r w:rsidRPr="006C7FFB">
              <w:rPr>
                <w:rFonts w:ascii="Arial" w:hAnsi="Arial" w:cs="Arial"/>
              </w:rPr>
              <w:t xml:space="preserve">Note </w:t>
            </w:r>
            <w:r w:rsidR="00575476">
              <w:rPr>
                <w:rFonts w:ascii="Arial" w:hAnsi="Arial" w:cs="Arial"/>
              </w:rPr>
              <w:t>bold words</w:t>
            </w:r>
          </w:p>
        </w:tc>
      </w:tr>
    </w:tbl>
    <w:p w14:paraId="222311E8" w14:textId="45449990" w:rsidR="008B1A47" w:rsidRDefault="008B1A47" w:rsidP="004815E7">
      <w:pPr>
        <w:spacing w:line="278" w:lineRule="auto"/>
      </w:pPr>
    </w:p>
    <w:p w14:paraId="1C535DDD" w14:textId="5F7086DD" w:rsidR="002A6310" w:rsidRDefault="008B1A47" w:rsidP="004815E7">
      <w:pPr>
        <w:spacing w:line="278" w:lineRule="auto"/>
      </w:pPr>
      <w:r>
        <w:br w:type="page"/>
      </w:r>
    </w:p>
    <w:tbl>
      <w:tblPr>
        <w:tblW w:w="14008" w:type="dxa"/>
        <w:tblLook w:val="01E0" w:firstRow="1" w:lastRow="1" w:firstColumn="1" w:lastColumn="1" w:noHBand="0" w:noVBand="0"/>
      </w:tblPr>
      <w:tblGrid>
        <w:gridCol w:w="6801"/>
        <w:gridCol w:w="7207"/>
      </w:tblGrid>
      <w:tr w:rsidR="00B51F1E" w:rsidRPr="006C7FFB" w14:paraId="6089F9F9" w14:textId="77777777" w:rsidTr="00097B6A">
        <w:trPr>
          <w:trHeight w:val="92"/>
        </w:trPr>
        <w:tc>
          <w:tcPr>
            <w:tcW w:w="6801" w:type="dxa"/>
            <w:tcBorders>
              <w:top w:val="single" w:sz="2" w:space="0" w:color="808080"/>
              <w:left w:val="single" w:sz="2" w:space="0" w:color="808080"/>
              <w:bottom w:val="single" w:sz="2" w:space="0" w:color="808080"/>
              <w:right w:val="single" w:sz="2" w:space="0" w:color="808080"/>
            </w:tcBorders>
            <w:shd w:val="clear" w:color="auto" w:fill="E6E6E6"/>
          </w:tcPr>
          <w:p w14:paraId="72956128" w14:textId="6613AD7F" w:rsidR="00B51F1E" w:rsidRPr="006C7FFB" w:rsidRDefault="00B51F1E" w:rsidP="00B51F1E">
            <w:pPr>
              <w:contextualSpacing/>
              <w:rPr>
                <w:rFonts w:ascii="Arial" w:eastAsia="Calibri" w:hAnsi="Arial" w:cs="Arial"/>
                <w:b/>
                <w:bCs/>
                <w:lang w:eastAsia="en-GB"/>
              </w:rPr>
            </w:pPr>
            <w:r w:rsidRPr="006C7FFB">
              <w:rPr>
                <w:rFonts w:ascii="Arial" w:eastAsia="Calibri" w:hAnsi="Arial" w:cs="Arial"/>
                <w:b/>
                <w:bCs/>
                <w:lang w:eastAsia="en-GB"/>
              </w:rPr>
              <w:lastRenderedPageBreak/>
              <w:t xml:space="preserve">Chapter: </w:t>
            </w:r>
            <w:r>
              <w:rPr>
                <w:rFonts w:ascii="Arial" w:eastAsia="Calibri" w:hAnsi="Arial" w:cs="Arial"/>
                <w:b/>
                <w:bCs/>
                <w:lang w:eastAsia="en-GB"/>
              </w:rPr>
              <w:t>Investigations informed by guidelines</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67BD343D" w14:textId="71614E97" w:rsidR="00B51F1E" w:rsidRPr="006C7FFB" w:rsidRDefault="00B51F1E" w:rsidP="00B51F1E">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32" w:name="investguidelines"/>
            <w:r>
              <w:rPr>
                <w:rFonts w:ascii="Arial" w:eastAsia="Calibri" w:hAnsi="Arial" w:cs="Arial"/>
                <w:b/>
                <w:bCs/>
                <w:lang w:eastAsia="en-GB"/>
              </w:rPr>
              <w:t>Investigations required as per BSH guidelines</w:t>
            </w:r>
            <w:bookmarkEnd w:id="32"/>
          </w:p>
        </w:tc>
      </w:tr>
      <w:tr w:rsidR="00B51F1E" w:rsidRPr="006C7FFB" w14:paraId="56D2E67C" w14:textId="77777777" w:rsidTr="00097B6A">
        <w:trPr>
          <w:trHeight w:val="88"/>
        </w:trPr>
        <w:tc>
          <w:tcPr>
            <w:tcW w:w="6801" w:type="dxa"/>
            <w:tcBorders>
              <w:left w:val="single" w:sz="2" w:space="0" w:color="808080"/>
              <w:bottom w:val="single" w:sz="2" w:space="0" w:color="808080"/>
              <w:right w:val="single" w:sz="2" w:space="0" w:color="808080"/>
            </w:tcBorders>
            <w:shd w:val="clear" w:color="auto" w:fill="E6E6E6"/>
          </w:tcPr>
          <w:p w14:paraId="2847C24A" w14:textId="4F7E0536" w:rsidR="00B51F1E" w:rsidRPr="006C7FFB" w:rsidRDefault="00B51F1E" w:rsidP="00B51F1E">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63F55BE2" w14:textId="3E421BBC" w:rsidR="00B51F1E" w:rsidRPr="006C7FFB" w:rsidRDefault="00B51F1E" w:rsidP="00B51F1E">
            <w:pPr>
              <w:contextualSpacing/>
              <w:rPr>
                <w:rFonts w:ascii="Arial" w:eastAsia="Calibri" w:hAnsi="Arial" w:cs="Arial"/>
                <w:b/>
                <w:bCs/>
                <w:lang w:eastAsia="en-GB"/>
              </w:rPr>
            </w:pPr>
            <w:r w:rsidRPr="006C7FFB">
              <w:rPr>
                <w:rFonts w:ascii="Arial" w:eastAsia="Calibri" w:hAnsi="Arial" w:cs="Arial"/>
                <w:b/>
                <w:bCs/>
                <w:lang w:eastAsia="en-GB"/>
              </w:rPr>
              <w:t>Graphic/Animation/</w:t>
            </w:r>
            <w:commentRangeStart w:id="33"/>
            <w:commentRangeStart w:id="34"/>
            <w:r w:rsidRPr="006C7FFB">
              <w:rPr>
                <w:rFonts w:ascii="Arial" w:eastAsia="Calibri" w:hAnsi="Arial" w:cs="Arial"/>
                <w:b/>
                <w:bCs/>
                <w:lang w:eastAsia="en-GB"/>
              </w:rPr>
              <w:t>Video</w:t>
            </w:r>
            <w:commentRangeEnd w:id="33"/>
            <w:r>
              <w:rPr>
                <w:rStyle w:val="CommentReference"/>
              </w:rPr>
              <w:commentReference w:id="33"/>
            </w:r>
            <w:commentRangeEnd w:id="34"/>
            <w:r>
              <w:rPr>
                <w:rStyle w:val="CommentReference"/>
              </w:rPr>
              <w:commentReference w:id="34"/>
            </w:r>
          </w:p>
        </w:tc>
      </w:tr>
      <w:tr w:rsidR="00B51F1E" w:rsidRPr="006C7FFB" w14:paraId="64DA4BD2" w14:textId="77777777" w:rsidTr="00097B6A">
        <w:trPr>
          <w:trHeight w:val="875"/>
        </w:trPr>
        <w:tc>
          <w:tcPr>
            <w:tcW w:w="6801" w:type="dxa"/>
            <w:tcBorders>
              <w:top w:val="single" w:sz="2" w:space="0" w:color="808080"/>
              <w:left w:val="single" w:sz="2" w:space="0" w:color="808080"/>
              <w:right w:val="single" w:sz="2" w:space="0" w:color="808080"/>
            </w:tcBorders>
          </w:tcPr>
          <w:p w14:paraId="78C923F4" w14:textId="77777777" w:rsidR="00B51F1E" w:rsidRDefault="00B51F1E" w:rsidP="00B51F1E">
            <w:pPr>
              <w:contextualSpacing/>
              <w:rPr>
                <w:rFonts w:ascii="Arial" w:eastAsia="Times New Roman" w:hAnsi="Arial" w:cs="Arial"/>
                <w:bCs/>
              </w:rPr>
            </w:pPr>
            <w:r>
              <w:rPr>
                <w:rFonts w:ascii="Arial" w:eastAsia="Times New Roman" w:hAnsi="Arial" w:cs="Arial"/>
                <w:bCs/>
              </w:rPr>
              <w:t xml:space="preserve">{title} </w:t>
            </w:r>
            <w:r w:rsidRPr="00FA05A3">
              <w:rPr>
                <w:rFonts w:ascii="Arial" w:eastAsia="Calibri" w:hAnsi="Arial" w:cs="Arial"/>
                <w:lang w:eastAsia="en-GB"/>
              </w:rPr>
              <w:t>Investigations required as per BSH guidelines</w:t>
            </w:r>
          </w:p>
          <w:p w14:paraId="57754CA3" w14:textId="77777777" w:rsidR="00B51F1E" w:rsidRDefault="00B51F1E" w:rsidP="00B51F1E">
            <w:pPr>
              <w:rPr>
                <w:rFonts w:ascii="Arial" w:eastAsia="Times New Roman" w:hAnsi="Arial" w:cs="Arial"/>
                <w:bCs/>
              </w:rPr>
            </w:pPr>
            <w:r>
              <w:rPr>
                <w:rFonts w:ascii="Arial" w:eastAsia="Times New Roman" w:hAnsi="Arial" w:cs="Arial"/>
                <w:bCs/>
              </w:rPr>
              <w:t>{text} A range of investigations are required for a</w:t>
            </w:r>
            <w:r w:rsidRPr="004546B5">
              <w:rPr>
                <w:rFonts w:ascii="Arial" w:eastAsia="Times New Roman" w:hAnsi="Arial" w:cs="Arial"/>
                <w:bCs/>
              </w:rPr>
              <w:t>ccurate and timely identification of AA</w:t>
            </w:r>
            <w:r>
              <w:rPr>
                <w:rFonts w:ascii="Arial" w:eastAsia="Times New Roman" w:hAnsi="Arial" w:cs="Arial"/>
                <w:bCs/>
              </w:rPr>
              <w:t>. These are outlined in</w:t>
            </w:r>
            <w:r w:rsidRPr="004546B5">
              <w:rPr>
                <w:rFonts w:ascii="Arial" w:eastAsia="Times New Roman" w:hAnsi="Arial" w:cs="Arial"/>
                <w:bCs/>
              </w:rPr>
              <w:t xml:space="preserve"> the latest British Society for Haematology (BSH) guidelines</w:t>
            </w:r>
            <w:r>
              <w:rPr>
                <w:rFonts w:ascii="Arial" w:eastAsia="Times New Roman" w:hAnsi="Arial" w:cs="Arial"/>
                <w:bCs/>
              </w:rPr>
              <w:t>.</w:t>
            </w:r>
          </w:p>
          <w:p w14:paraId="4A09F2F0" w14:textId="77777777" w:rsidR="00B51F1E" w:rsidRDefault="00B51F1E" w:rsidP="00B51F1E">
            <w:pPr>
              <w:rPr>
                <w:rFonts w:ascii="Arial" w:eastAsia="Times New Roman" w:hAnsi="Arial" w:cs="Arial"/>
                <w:bCs/>
              </w:rPr>
            </w:pPr>
            <w:r>
              <w:rPr>
                <w:rFonts w:ascii="Arial" w:eastAsia="Times New Roman" w:hAnsi="Arial" w:cs="Arial"/>
                <w:bCs/>
              </w:rPr>
              <w:t>{Element 1} {title} Bloods</w:t>
            </w:r>
          </w:p>
          <w:p w14:paraId="7AB9C656" w14:textId="77777777" w:rsidR="00B51F1E" w:rsidRPr="007E4EBB" w:rsidRDefault="00B51F1E" w:rsidP="00B51F1E">
            <w:pPr>
              <w:rPr>
                <w:rFonts w:ascii="Arial" w:eastAsia="Times New Roman" w:hAnsi="Arial" w:cs="Arial"/>
                <w:bCs/>
              </w:rPr>
            </w:pPr>
            <w:r>
              <w:rPr>
                <w:rFonts w:ascii="Arial" w:eastAsia="Times New Roman" w:hAnsi="Arial" w:cs="Arial"/>
                <w:bCs/>
              </w:rPr>
              <w:t xml:space="preserve">{Box 1} </w:t>
            </w:r>
            <w:r w:rsidRPr="007E4EBB">
              <w:rPr>
                <w:rFonts w:ascii="Arial" w:eastAsia="Times New Roman" w:hAnsi="Arial" w:cs="Arial"/>
                <w:bCs/>
              </w:rPr>
              <w:t>Baseline tests:</w:t>
            </w:r>
          </w:p>
          <w:p w14:paraId="43FAD9B0" w14:textId="77777777" w:rsidR="00B51F1E" w:rsidRPr="007E4EBB" w:rsidRDefault="00B51F1E" w:rsidP="00B51F1E">
            <w:pPr>
              <w:numPr>
                <w:ilvl w:val="0"/>
                <w:numId w:val="12"/>
              </w:numPr>
              <w:spacing w:after="0" w:line="240" w:lineRule="auto"/>
              <w:ind w:left="714" w:hanging="357"/>
              <w:rPr>
                <w:rFonts w:ascii="Arial" w:eastAsia="Times New Roman" w:hAnsi="Arial" w:cs="Arial"/>
                <w:bCs/>
                <w:highlight w:val="yellow"/>
              </w:rPr>
            </w:pPr>
            <w:r w:rsidRPr="007E4EBB">
              <w:rPr>
                <w:rFonts w:ascii="Arial" w:eastAsia="Times New Roman" w:hAnsi="Arial" w:cs="Arial"/>
                <w:bCs/>
                <w:highlight w:val="yellow"/>
              </w:rPr>
              <w:t>FBC</w:t>
            </w:r>
          </w:p>
          <w:p w14:paraId="097E05F0" w14:textId="77777777" w:rsidR="00B51F1E" w:rsidRPr="007E4EBB" w:rsidRDefault="00B51F1E" w:rsidP="00B51F1E">
            <w:pPr>
              <w:numPr>
                <w:ilvl w:val="0"/>
                <w:numId w:val="12"/>
              </w:numPr>
              <w:spacing w:after="0" w:line="240" w:lineRule="auto"/>
              <w:ind w:left="714" w:hanging="357"/>
              <w:rPr>
                <w:rFonts w:ascii="Arial" w:eastAsia="Times New Roman" w:hAnsi="Arial" w:cs="Arial"/>
                <w:bCs/>
              </w:rPr>
            </w:pPr>
            <w:r w:rsidRPr="007E4EBB">
              <w:rPr>
                <w:rFonts w:ascii="Arial" w:eastAsia="Times New Roman" w:hAnsi="Arial" w:cs="Arial"/>
                <w:bCs/>
              </w:rPr>
              <w:t>Reticulocyte count</w:t>
            </w:r>
          </w:p>
          <w:p w14:paraId="42B6893A" w14:textId="77777777" w:rsidR="00B51F1E" w:rsidRPr="007E4EBB" w:rsidRDefault="00B51F1E" w:rsidP="00B51F1E">
            <w:pPr>
              <w:numPr>
                <w:ilvl w:val="0"/>
                <w:numId w:val="12"/>
              </w:numPr>
              <w:spacing w:after="0" w:line="240" w:lineRule="auto"/>
              <w:ind w:left="714" w:hanging="357"/>
              <w:rPr>
                <w:rFonts w:ascii="Arial" w:eastAsia="Times New Roman" w:hAnsi="Arial" w:cs="Arial"/>
                <w:bCs/>
              </w:rPr>
            </w:pPr>
            <w:r w:rsidRPr="007E4EBB">
              <w:rPr>
                <w:rFonts w:ascii="Arial" w:eastAsia="Times New Roman" w:hAnsi="Arial" w:cs="Arial"/>
                <w:bCs/>
              </w:rPr>
              <w:t>Blood film, hematinic</w:t>
            </w:r>
            <w:r>
              <w:rPr>
                <w:rFonts w:ascii="Arial" w:eastAsia="Times New Roman" w:hAnsi="Arial" w:cs="Arial"/>
                <w:bCs/>
              </w:rPr>
              <w:t>s</w:t>
            </w:r>
            <w:r w:rsidRPr="007E4EBB">
              <w:rPr>
                <w:rFonts w:ascii="Arial" w:eastAsia="Times New Roman" w:hAnsi="Arial" w:cs="Arial"/>
                <w:bCs/>
              </w:rPr>
              <w:t xml:space="preserve">, </w:t>
            </w:r>
            <w:r w:rsidRPr="007E4EBB">
              <w:rPr>
                <w:rFonts w:ascii="Arial" w:eastAsia="Times New Roman" w:hAnsi="Arial" w:cs="Arial"/>
                <w:bCs/>
                <w:highlight w:val="yellow"/>
              </w:rPr>
              <w:t>LFT’s</w:t>
            </w:r>
          </w:p>
          <w:p w14:paraId="6FBB4305" w14:textId="77777777" w:rsidR="00B51F1E" w:rsidRPr="0074545A" w:rsidRDefault="00B51F1E" w:rsidP="00B51F1E">
            <w:pPr>
              <w:rPr>
                <w:rFonts w:ascii="Arial" w:eastAsia="Times New Roman" w:hAnsi="Arial" w:cs="Arial"/>
                <w:bCs/>
              </w:rPr>
            </w:pPr>
            <w:r>
              <w:rPr>
                <w:rFonts w:ascii="Arial" w:eastAsia="Times New Roman" w:hAnsi="Arial" w:cs="Arial"/>
                <w:bCs/>
              </w:rPr>
              <w:t xml:space="preserve">{Box 2} </w:t>
            </w:r>
            <w:r w:rsidRPr="0074545A">
              <w:rPr>
                <w:rFonts w:ascii="Arial" w:eastAsia="Times New Roman" w:hAnsi="Arial" w:cs="Arial"/>
                <w:bCs/>
              </w:rPr>
              <w:t>Virology:</w:t>
            </w:r>
          </w:p>
          <w:p w14:paraId="7E07058F" w14:textId="77777777" w:rsidR="00B51F1E" w:rsidRPr="0074545A" w:rsidRDefault="00B51F1E" w:rsidP="00B51F1E">
            <w:pPr>
              <w:numPr>
                <w:ilvl w:val="0"/>
                <w:numId w:val="13"/>
              </w:numPr>
              <w:spacing w:after="0" w:line="240" w:lineRule="auto"/>
              <w:ind w:left="714" w:hanging="357"/>
              <w:rPr>
                <w:rFonts w:ascii="Arial" w:eastAsia="Times New Roman" w:hAnsi="Arial" w:cs="Arial"/>
                <w:bCs/>
              </w:rPr>
            </w:pPr>
            <w:r w:rsidRPr="0074545A">
              <w:rPr>
                <w:rFonts w:ascii="Arial" w:eastAsia="Times New Roman" w:hAnsi="Arial" w:cs="Arial"/>
                <w:bCs/>
              </w:rPr>
              <w:t>Hepatitis A/B/C</w:t>
            </w:r>
          </w:p>
          <w:p w14:paraId="6E6D2AC5" w14:textId="77777777" w:rsidR="00B51F1E" w:rsidRPr="0074545A" w:rsidRDefault="00B51F1E" w:rsidP="00B51F1E">
            <w:pPr>
              <w:numPr>
                <w:ilvl w:val="0"/>
                <w:numId w:val="13"/>
              </w:numPr>
              <w:spacing w:after="0" w:line="240" w:lineRule="auto"/>
              <w:ind w:left="714" w:hanging="357"/>
              <w:rPr>
                <w:rFonts w:ascii="Arial" w:eastAsia="Times New Roman" w:hAnsi="Arial" w:cs="Arial"/>
                <w:bCs/>
                <w:highlight w:val="yellow"/>
              </w:rPr>
            </w:pPr>
            <w:r w:rsidRPr="0074545A">
              <w:rPr>
                <w:rFonts w:ascii="Arial" w:eastAsia="Times New Roman" w:hAnsi="Arial" w:cs="Arial"/>
                <w:bCs/>
                <w:highlight w:val="yellow"/>
              </w:rPr>
              <w:t>HIV</w:t>
            </w:r>
          </w:p>
          <w:p w14:paraId="6D0EB017" w14:textId="77777777" w:rsidR="00B51F1E" w:rsidRPr="0074545A" w:rsidRDefault="00B51F1E" w:rsidP="00B51F1E">
            <w:pPr>
              <w:numPr>
                <w:ilvl w:val="0"/>
                <w:numId w:val="13"/>
              </w:numPr>
              <w:spacing w:after="0" w:line="240" w:lineRule="auto"/>
              <w:ind w:left="714" w:hanging="357"/>
              <w:rPr>
                <w:rFonts w:ascii="Arial" w:eastAsia="Times New Roman" w:hAnsi="Arial" w:cs="Arial"/>
                <w:bCs/>
                <w:highlight w:val="yellow"/>
              </w:rPr>
            </w:pPr>
            <w:r w:rsidRPr="0074545A">
              <w:rPr>
                <w:rFonts w:ascii="Arial" w:eastAsia="Times New Roman" w:hAnsi="Arial" w:cs="Arial"/>
                <w:bCs/>
                <w:highlight w:val="yellow"/>
              </w:rPr>
              <w:t>EBV</w:t>
            </w:r>
          </w:p>
          <w:p w14:paraId="67864B2E" w14:textId="77777777" w:rsidR="00B51F1E" w:rsidRPr="0074545A" w:rsidRDefault="00B51F1E" w:rsidP="00B51F1E">
            <w:pPr>
              <w:numPr>
                <w:ilvl w:val="0"/>
                <w:numId w:val="13"/>
              </w:numPr>
              <w:spacing w:after="0" w:line="240" w:lineRule="auto"/>
              <w:ind w:left="714" w:hanging="357"/>
              <w:rPr>
                <w:rFonts w:ascii="Arial" w:eastAsia="Times New Roman" w:hAnsi="Arial" w:cs="Arial"/>
                <w:bCs/>
                <w:highlight w:val="yellow"/>
              </w:rPr>
            </w:pPr>
            <w:r w:rsidRPr="0074545A">
              <w:rPr>
                <w:rFonts w:ascii="Arial" w:eastAsia="Times New Roman" w:hAnsi="Arial" w:cs="Arial"/>
                <w:bCs/>
                <w:highlight w:val="yellow"/>
              </w:rPr>
              <w:t>CMV</w:t>
            </w:r>
          </w:p>
          <w:p w14:paraId="25FF020C" w14:textId="77777777" w:rsidR="00B51F1E" w:rsidRPr="0074545A" w:rsidRDefault="00B51F1E" w:rsidP="00B51F1E">
            <w:pPr>
              <w:numPr>
                <w:ilvl w:val="0"/>
                <w:numId w:val="13"/>
              </w:numPr>
              <w:spacing w:after="0" w:line="240" w:lineRule="auto"/>
              <w:ind w:left="714" w:hanging="357"/>
              <w:rPr>
                <w:rFonts w:ascii="Arial" w:eastAsia="Times New Roman" w:hAnsi="Arial" w:cs="Arial"/>
                <w:bCs/>
              </w:rPr>
            </w:pPr>
            <w:r w:rsidRPr="0074545A">
              <w:rPr>
                <w:rFonts w:ascii="Arial" w:eastAsia="Times New Roman" w:hAnsi="Arial" w:cs="Arial"/>
                <w:bCs/>
              </w:rPr>
              <w:t>Parvovirus</w:t>
            </w:r>
          </w:p>
          <w:p w14:paraId="42FE5423" w14:textId="77777777" w:rsidR="00B51F1E" w:rsidRPr="009D69A4" w:rsidRDefault="00B51F1E" w:rsidP="00B51F1E">
            <w:pPr>
              <w:rPr>
                <w:rFonts w:ascii="Arial" w:eastAsia="Times New Roman" w:hAnsi="Arial" w:cs="Arial"/>
                <w:bCs/>
              </w:rPr>
            </w:pPr>
            <w:r>
              <w:rPr>
                <w:rFonts w:ascii="Arial" w:eastAsia="Times New Roman" w:hAnsi="Arial" w:cs="Arial"/>
                <w:bCs/>
              </w:rPr>
              <w:t xml:space="preserve">{Box 3} </w:t>
            </w:r>
            <w:r w:rsidRPr="009D69A4">
              <w:rPr>
                <w:rFonts w:ascii="Arial" w:eastAsia="Times New Roman" w:hAnsi="Arial" w:cs="Arial"/>
                <w:bCs/>
              </w:rPr>
              <w:t>Genetics:</w:t>
            </w:r>
          </w:p>
          <w:p w14:paraId="31EE8B06" w14:textId="77777777" w:rsidR="00B51F1E" w:rsidRPr="009D69A4" w:rsidRDefault="00B51F1E" w:rsidP="00B51F1E">
            <w:pPr>
              <w:numPr>
                <w:ilvl w:val="0"/>
                <w:numId w:val="14"/>
              </w:numPr>
              <w:spacing w:after="0" w:line="240" w:lineRule="auto"/>
              <w:ind w:left="714" w:hanging="357"/>
              <w:rPr>
                <w:rFonts w:ascii="Arial" w:eastAsia="Times New Roman" w:hAnsi="Arial" w:cs="Arial"/>
                <w:bCs/>
              </w:rPr>
            </w:pPr>
            <w:r w:rsidRPr="009D69A4">
              <w:rPr>
                <w:rFonts w:ascii="Arial" w:eastAsia="Times New Roman" w:hAnsi="Arial" w:cs="Arial"/>
                <w:bCs/>
              </w:rPr>
              <w:t xml:space="preserve">AI screen: </w:t>
            </w:r>
            <w:r w:rsidRPr="009D69A4">
              <w:rPr>
                <w:rFonts w:ascii="Arial" w:eastAsia="Times New Roman" w:hAnsi="Arial" w:cs="Arial"/>
                <w:bCs/>
                <w:highlight w:val="yellow"/>
              </w:rPr>
              <w:t>ANA</w:t>
            </w:r>
            <w:r w:rsidRPr="009D69A4">
              <w:rPr>
                <w:rFonts w:ascii="Arial" w:eastAsia="Times New Roman" w:hAnsi="Arial" w:cs="Arial"/>
                <w:bCs/>
              </w:rPr>
              <w:t xml:space="preserve"> and </w:t>
            </w:r>
            <w:r w:rsidRPr="009D69A4">
              <w:rPr>
                <w:rFonts w:ascii="Arial" w:eastAsia="Times New Roman" w:hAnsi="Arial" w:cs="Arial"/>
                <w:bCs/>
                <w:highlight w:val="yellow"/>
              </w:rPr>
              <w:t>DS</w:t>
            </w:r>
            <w:r w:rsidRPr="009D69A4">
              <w:rPr>
                <w:rFonts w:ascii="Arial" w:eastAsia="Times New Roman" w:hAnsi="Arial" w:cs="Arial"/>
                <w:bCs/>
              </w:rPr>
              <w:t xml:space="preserve"> DNA</w:t>
            </w:r>
          </w:p>
          <w:p w14:paraId="27582386" w14:textId="77777777" w:rsidR="00B51F1E" w:rsidRPr="009D69A4" w:rsidRDefault="00B51F1E" w:rsidP="00B51F1E">
            <w:pPr>
              <w:numPr>
                <w:ilvl w:val="0"/>
                <w:numId w:val="14"/>
              </w:numPr>
              <w:spacing w:after="0" w:line="240" w:lineRule="auto"/>
              <w:ind w:left="714" w:hanging="357"/>
              <w:rPr>
                <w:rFonts w:ascii="Arial" w:eastAsia="Times New Roman" w:hAnsi="Arial" w:cs="Arial"/>
                <w:bCs/>
              </w:rPr>
            </w:pPr>
            <w:r w:rsidRPr="009D69A4">
              <w:rPr>
                <w:rFonts w:ascii="Arial" w:eastAsia="Times New Roman" w:hAnsi="Arial" w:cs="Arial"/>
                <w:bCs/>
                <w:highlight w:val="yellow"/>
              </w:rPr>
              <w:t>PNH</w:t>
            </w:r>
            <w:r w:rsidRPr="009D69A4">
              <w:rPr>
                <w:rFonts w:ascii="Arial" w:eastAsia="Times New Roman" w:hAnsi="Arial" w:cs="Arial"/>
                <w:bCs/>
              </w:rPr>
              <w:t xml:space="preserve"> screen</w:t>
            </w:r>
          </w:p>
          <w:p w14:paraId="7B5783F3" w14:textId="77777777" w:rsidR="00B51F1E" w:rsidRPr="009D69A4" w:rsidRDefault="00B51F1E" w:rsidP="00B51F1E">
            <w:pPr>
              <w:numPr>
                <w:ilvl w:val="0"/>
                <w:numId w:val="14"/>
              </w:numPr>
              <w:spacing w:after="0" w:line="240" w:lineRule="auto"/>
              <w:ind w:left="714" w:hanging="357"/>
              <w:rPr>
                <w:rFonts w:ascii="Arial" w:eastAsia="Times New Roman" w:hAnsi="Arial" w:cs="Arial"/>
                <w:bCs/>
              </w:rPr>
            </w:pPr>
            <w:r w:rsidRPr="009D69A4">
              <w:rPr>
                <w:rFonts w:ascii="Arial" w:eastAsia="Times New Roman" w:hAnsi="Arial" w:cs="Arial"/>
                <w:bCs/>
              </w:rPr>
              <w:t xml:space="preserve">Chromosome breakage: </w:t>
            </w:r>
            <w:r w:rsidRPr="009D69A4">
              <w:rPr>
                <w:rFonts w:ascii="Arial" w:eastAsia="Times New Roman" w:hAnsi="Arial" w:cs="Arial"/>
                <w:bCs/>
                <w:highlight w:val="yellow"/>
              </w:rPr>
              <w:t>FA</w:t>
            </w:r>
            <w:r w:rsidRPr="009D69A4">
              <w:rPr>
                <w:rFonts w:ascii="Arial" w:eastAsia="Times New Roman" w:hAnsi="Arial" w:cs="Arial"/>
                <w:bCs/>
              </w:rPr>
              <w:t xml:space="preserve"> i</w:t>
            </w:r>
            <w:r>
              <w:rPr>
                <w:rFonts w:ascii="Arial" w:eastAsia="Times New Roman" w:hAnsi="Arial" w:cs="Arial"/>
                <w:bCs/>
              </w:rPr>
              <w:t>f</w:t>
            </w:r>
            <w:r w:rsidRPr="009D69A4">
              <w:rPr>
                <w:rFonts w:ascii="Arial" w:eastAsia="Times New Roman" w:hAnsi="Arial" w:cs="Arial"/>
                <w:bCs/>
              </w:rPr>
              <w:t xml:space="preserve"> patient &lt;50 years old</w:t>
            </w:r>
          </w:p>
          <w:p w14:paraId="676DEAED" w14:textId="77777777" w:rsidR="00B51F1E" w:rsidRPr="009D69A4" w:rsidRDefault="00B51F1E" w:rsidP="00B51F1E">
            <w:pPr>
              <w:numPr>
                <w:ilvl w:val="0"/>
                <w:numId w:val="14"/>
              </w:numPr>
              <w:spacing w:after="0" w:line="240" w:lineRule="auto"/>
              <w:ind w:left="714" w:hanging="357"/>
              <w:rPr>
                <w:rFonts w:ascii="Arial" w:eastAsia="Times New Roman" w:hAnsi="Arial" w:cs="Arial"/>
                <w:bCs/>
              </w:rPr>
            </w:pPr>
            <w:r w:rsidRPr="009D69A4">
              <w:rPr>
                <w:rFonts w:ascii="Arial" w:eastAsia="Times New Roman" w:hAnsi="Arial" w:cs="Arial"/>
                <w:bCs/>
              </w:rPr>
              <w:t xml:space="preserve">Inherited </w:t>
            </w:r>
            <w:r w:rsidRPr="009D69A4">
              <w:rPr>
                <w:rFonts w:ascii="Arial" w:eastAsia="Times New Roman" w:hAnsi="Arial" w:cs="Arial"/>
                <w:bCs/>
                <w:highlight w:val="yellow"/>
              </w:rPr>
              <w:t>BMF</w:t>
            </w:r>
            <w:r w:rsidRPr="009D69A4">
              <w:rPr>
                <w:rFonts w:ascii="Arial" w:eastAsia="Times New Roman" w:hAnsi="Arial" w:cs="Arial"/>
                <w:bCs/>
              </w:rPr>
              <w:t xml:space="preserve"> screen</w:t>
            </w:r>
          </w:p>
          <w:p w14:paraId="7EDA646E" w14:textId="77777777" w:rsidR="00B51F1E" w:rsidRPr="009D69A4" w:rsidRDefault="00B51F1E" w:rsidP="00B51F1E">
            <w:pPr>
              <w:numPr>
                <w:ilvl w:val="0"/>
                <w:numId w:val="14"/>
              </w:numPr>
              <w:spacing w:after="0" w:line="240" w:lineRule="auto"/>
              <w:ind w:left="714" w:hanging="357"/>
              <w:rPr>
                <w:rFonts w:ascii="Arial" w:eastAsia="Times New Roman" w:hAnsi="Arial" w:cs="Arial"/>
                <w:bCs/>
                <w:highlight w:val="yellow"/>
              </w:rPr>
            </w:pPr>
            <w:r w:rsidRPr="009D69A4">
              <w:rPr>
                <w:rFonts w:ascii="Arial" w:eastAsia="Times New Roman" w:hAnsi="Arial" w:cs="Arial"/>
                <w:bCs/>
                <w:highlight w:val="yellow"/>
              </w:rPr>
              <w:t>HLA DR</w:t>
            </w:r>
            <w:r>
              <w:rPr>
                <w:rFonts w:ascii="Arial" w:eastAsia="Times New Roman" w:hAnsi="Arial" w:cs="Arial"/>
                <w:bCs/>
                <w:highlight w:val="yellow"/>
              </w:rPr>
              <w:t xml:space="preserve"> –</w:t>
            </w:r>
            <w:r>
              <w:rPr>
                <w:rFonts w:ascii="Arial" w:eastAsia="Times New Roman" w:hAnsi="Arial" w:cs="Arial"/>
                <w:bCs/>
              </w:rPr>
              <w:t xml:space="preserve"> </w:t>
            </w:r>
            <w:commentRangeStart w:id="35"/>
            <w:commentRangeStart w:id="36"/>
            <w:r w:rsidRPr="002B2BCF">
              <w:rPr>
                <w:rFonts w:ascii="Arial" w:eastAsia="Times New Roman" w:hAnsi="Arial" w:cs="Arial"/>
                <w:bCs/>
              </w:rPr>
              <w:t xml:space="preserve">HLA DR2 </w:t>
            </w:r>
            <w:r>
              <w:rPr>
                <w:rFonts w:ascii="Arial" w:eastAsia="Times New Roman" w:hAnsi="Arial" w:cs="Arial"/>
                <w:bCs/>
              </w:rPr>
              <w:t xml:space="preserve">positivity is associated with better response </w:t>
            </w:r>
            <w:r w:rsidRPr="002B2BCF">
              <w:rPr>
                <w:rFonts w:ascii="Arial" w:eastAsia="Times New Roman" w:hAnsi="Arial" w:cs="Arial"/>
                <w:bCs/>
              </w:rPr>
              <w:t xml:space="preserve">to </w:t>
            </w:r>
            <w:r>
              <w:rPr>
                <w:rFonts w:ascii="Arial" w:eastAsia="Times New Roman" w:hAnsi="Arial" w:cs="Arial"/>
                <w:bCs/>
                <w:highlight w:val="yellow"/>
              </w:rPr>
              <w:t>IST</w:t>
            </w:r>
            <w:commentRangeEnd w:id="35"/>
            <w:r>
              <w:rPr>
                <w:rStyle w:val="CommentReference"/>
              </w:rPr>
              <w:commentReference w:id="35"/>
            </w:r>
            <w:commentRangeEnd w:id="36"/>
            <w:r>
              <w:rPr>
                <w:rStyle w:val="CommentReference"/>
              </w:rPr>
              <w:commentReference w:id="36"/>
            </w:r>
          </w:p>
          <w:p w14:paraId="1B4BC41A" w14:textId="77777777" w:rsidR="00B51F1E" w:rsidRDefault="00B51F1E" w:rsidP="00B51F1E">
            <w:pPr>
              <w:rPr>
                <w:rFonts w:ascii="Arial" w:eastAsia="Times New Roman" w:hAnsi="Arial" w:cs="Arial"/>
                <w:bCs/>
              </w:rPr>
            </w:pPr>
            <w:r>
              <w:rPr>
                <w:rFonts w:ascii="Arial" w:eastAsia="Times New Roman" w:hAnsi="Arial" w:cs="Arial"/>
                <w:bCs/>
              </w:rPr>
              <w:t>{Element 2} {title} Radiology</w:t>
            </w:r>
          </w:p>
          <w:p w14:paraId="44AEE1E7" w14:textId="77777777" w:rsidR="00B51F1E" w:rsidRDefault="00B51F1E" w:rsidP="00B51F1E">
            <w:pPr>
              <w:rPr>
                <w:rFonts w:ascii="Arial" w:eastAsia="Times New Roman" w:hAnsi="Arial" w:cs="Arial"/>
                <w:bCs/>
              </w:rPr>
            </w:pPr>
            <w:r>
              <w:rPr>
                <w:rFonts w:ascii="Arial" w:eastAsia="Times New Roman" w:hAnsi="Arial" w:cs="Arial"/>
                <w:bCs/>
              </w:rPr>
              <w:t>{Text}</w:t>
            </w:r>
          </w:p>
          <w:p w14:paraId="041D2733" w14:textId="77777777" w:rsidR="00B51F1E" w:rsidRPr="0087338B" w:rsidRDefault="00B51F1E" w:rsidP="00B51F1E">
            <w:pPr>
              <w:pStyle w:val="ListParagraph"/>
              <w:numPr>
                <w:ilvl w:val="0"/>
                <w:numId w:val="15"/>
              </w:numPr>
              <w:rPr>
                <w:rFonts w:ascii="Arial" w:eastAsia="Times New Roman" w:hAnsi="Arial" w:cs="Arial"/>
                <w:bCs/>
              </w:rPr>
            </w:pPr>
            <w:r w:rsidRPr="00F57DC1">
              <w:rPr>
                <w:rFonts w:ascii="Arial" w:eastAsia="Times New Roman" w:hAnsi="Arial" w:cs="Arial"/>
                <w:bCs/>
                <w:highlight w:val="yellow"/>
              </w:rPr>
              <w:t>CXR</w:t>
            </w:r>
            <w:r w:rsidRPr="0087338B">
              <w:rPr>
                <w:rFonts w:ascii="Arial" w:eastAsia="Times New Roman" w:hAnsi="Arial" w:cs="Arial"/>
                <w:bCs/>
              </w:rPr>
              <w:t xml:space="preserve"> baseline; hands, forearms and feet if inherited </w:t>
            </w:r>
            <w:r w:rsidRPr="003E6C6D">
              <w:rPr>
                <w:rFonts w:ascii="Arial" w:eastAsia="Times New Roman" w:hAnsi="Arial" w:cs="Arial"/>
                <w:bCs/>
                <w:highlight w:val="yellow"/>
              </w:rPr>
              <w:t>BMF</w:t>
            </w:r>
            <w:r w:rsidRPr="0087338B">
              <w:rPr>
                <w:rFonts w:ascii="Arial" w:eastAsia="Times New Roman" w:hAnsi="Arial" w:cs="Arial"/>
                <w:bCs/>
              </w:rPr>
              <w:t xml:space="preserve"> anticipated</w:t>
            </w:r>
          </w:p>
          <w:p w14:paraId="6D757F8E" w14:textId="77777777" w:rsidR="00B51F1E" w:rsidRPr="0087338B" w:rsidRDefault="00B51F1E" w:rsidP="00B51F1E">
            <w:pPr>
              <w:pStyle w:val="ListParagraph"/>
              <w:numPr>
                <w:ilvl w:val="0"/>
                <w:numId w:val="15"/>
              </w:numPr>
              <w:rPr>
                <w:rFonts w:ascii="Arial" w:eastAsia="Times New Roman" w:hAnsi="Arial" w:cs="Arial"/>
                <w:bCs/>
              </w:rPr>
            </w:pPr>
            <w:r w:rsidRPr="00F57DC1">
              <w:rPr>
                <w:rFonts w:ascii="Arial" w:eastAsia="Times New Roman" w:hAnsi="Arial" w:cs="Arial"/>
                <w:bCs/>
                <w:highlight w:val="yellow"/>
              </w:rPr>
              <w:t>HRCT</w:t>
            </w:r>
            <w:r w:rsidRPr="0087338B">
              <w:rPr>
                <w:rFonts w:ascii="Arial" w:eastAsia="Times New Roman" w:hAnsi="Arial" w:cs="Arial"/>
                <w:bCs/>
              </w:rPr>
              <w:t xml:space="preserve"> if concerns about Dyskeratosis</w:t>
            </w:r>
          </w:p>
          <w:p w14:paraId="4FAB54FC" w14:textId="77777777" w:rsidR="00B51F1E" w:rsidRPr="0087338B" w:rsidRDefault="00B51F1E" w:rsidP="00B51F1E">
            <w:pPr>
              <w:pStyle w:val="ListParagraph"/>
              <w:numPr>
                <w:ilvl w:val="0"/>
                <w:numId w:val="15"/>
              </w:numPr>
              <w:rPr>
                <w:rFonts w:ascii="Arial" w:eastAsia="Times New Roman" w:hAnsi="Arial" w:cs="Arial"/>
                <w:bCs/>
              </w:rPr>
            </w:pPr>
            <w:r w:rsidRPr="00F57DC1">
              <w:rPr>
                <w:rFonts w:ascii="Arial" w:eastAsia="Times New Roman" w:hAnsi="Arial" w:cs="Arial"/>
                <w:bCs/>
                <w:highlight w:val="yellow"/>
              </w:rPr>
              <w:lastRenderedPageBreak/>
              <w:t>AUSS</w:t>
            </w:r>
            <w:r w:rsidRPr="0087338B">
              <w:rPr>
                <w:rFonts w:ascii="Arial" w:eastAsia="Times New Roman" w:hAnsi="Arial" w:cs="Arial"/>
                <w:bCs/>
              </w:rPr>
              <w:t xml:space="preserve">: splenomegaly </w:t>
            </w:r>
            <w:r>
              <w:rPr>
                <w:rFonts w:ascii="Arial" w:eastAsia="Times New Roman" w:hAnsi="Arial" w:cs="Arial"/>
                <w:bCs/>
              </w:rPr>
              <w:t>or abnormal kidneys could indicate alternate diagnosis</w:t>
            </w:r>
          </w:p>
          <w:p w14:paraId="7AE81EAF" w14:textId="77777777" w:rsidR="00B51F1E" w:rsidRDefault="00B51F1E" w:rsidP="00B51F1E">
            <w:pPr>
              <w:rPr>
                <w:rFonts w:ascii="Arial" w:eastAsia="Times New Roman" w:hAnsi="Arial" w:cs="Arial"/>
                <w:bCs/>
              </w:rPr>
            </w:pPr>
            <w:r>
              <w:rPr>
                <w:rFonts w:ascii="Arial" w:eastAsia="Times New Roman" w:hAnsi="Arial" w:cs="Arial"/>
                <w:bCs/>
              </w:rPr>
              <w:t>{Element 3} {title} Bone marrow</w:t>
            </w:r>
          </w:p>
          <w:p w14:paraId="35EE294B" w14:textId="77777777" w:rsidR="00B51F1E" w:rsidRDefault="00B51F1E" w:rsidP="00B51F1E">
            <w:pPr>
              <w:rPr>
                <w:rFonts w:ascii="Arial" w:eastAsia="Times New Roman" w:hAnsi="Arial" w:cs="Arial"/>
                <w:bCs/>
              </w:rPr>
            </w:pPr>
            <w:r>
              <w:rPr>
                <w:rFonts w:ascii="Arial" w:eastAsia="Times New Roman" w:hAnsi="Arial" w:cs="Arial"/>
                <w:bCs/>
              </w:rPr>
              <w:t>{Text}</w:t>
            </w:r>
          </w:p>
          <w:p w14:paraId="0CB2F6B2" w14:textId="77777777" w:rsidR="00B51F1E" w:rsidRPr="00FC69C2" w:rsidRDefault="00B51F1E" w:rsidP="00B51F1E">
            <w:pPr>
              <w:pStyle w:val="ListParagraph"/>
              <w:numPr>
                <w:ilvl w:val="0"/>
                <w:numId w:val="17"/>
              </w:numPr>
              <w:rPr>
                <w:rFonts w:ascii="Arial" w:eastAsia="Times New Roman" w:hAnsi="Arial" w:cs="Arial"/>
                <w:bCs/>
              </w:rPr>
            </w:pPr>
            <w:r w:rsidRPr="00FC69C2">
              <w:rPr>
                <w:rFonts w:ascii="Arial" w:eastAsia="Times New Roman" w:hAnsi="Arial" w:cs="Arial"/>
                <w:bCs/>
                <w:lang w:val="en-GB"/>
              </w:rPr>
              <w:t>Aspirate, trephine, cytogenetics</w:t>
            </w:r>
          </w:p>
          <w:p w14:paraId="48AEB2FA" w14:textId="77777777" w:rsidR="00B51F1E" w:rsidRPr="00FC69C2" w:rsidRDefault="00B51F1E" w:rsidP="00B51F1E">
            <w:pPr>
              <w:pStyle w:val="ListParagraph"/>
              <w:numPr>
                <w:ilvl w:val="0"/>
                <w:numId w:val="17"/>
              </w:numPr>
              <w:rPr>
                <w:rFonts w:ascii="Arial" w:eastAsia="Times New Roman" w:hAnsi="Arial" w:cs="Arial"/>
                <w:bCs/>
              </w:rPr>
            </w:pPr>
            <w:r w:rsidRPr="00F57DC1">
              <w:rPr>
                <w:rFonts w:ascii="Arial" w:eastAsia="Times New Roman" w:hAnsi="Arial" w:cs="Arial"/>
                <w:bCs/>
                <w:highlight w:val="yellow"/>
                <w:lang w:val="en-GB"/>
              </w:rPr>
              <w:t>FISH</w:t>
            </w:r>
            <w:r w:rsidRPr="00FC69C2">
              <w:rPr>
                <w:rFonts w:ascii="Arial" w:eastAsia="Times New Roman" w:hAnsi="Arial" w:cs="Arial"/>
                <w:bCs/>
                <w:lang w:val="en-GB"/>
              </w:rPr>
              <w:t>: chromosomes 5, 7, 8 and 13</w:t>
            </w:r>
          </w:p>
          <w:p w14:paraId="7114F004" w14:textId="77777777" w:rsidR="00B51F1E" w:rsidRPr="00FC69C2" w:rsidRDefault="00B51F1E" w:rsidP="00B51F1E">
            <w:pPr>
              <w:pStyle w:val="ListParagraph"/>
              <w:numPr>
                <w:ilvl w:val="0"/>
                <w:numId w:val="17"/>
              </w:numPr>
              <w:rPr>
                <w:rFonts w:ascii="Arial" w:eastAsia="Times New Roman" w:hAnsi="Arial" w:cs="Arial"/>
                <w:bCs/>
              </w:rPr>
            </w:pPr>
            <w:r w:rsidRPr="00FC69C2">
              <w:rPr>
                <w:rFonts w:ascii="Arial" w:eastAsia="Times New Roman" w:hAnsi="Arial" w:cs="Arial"/>
                <w:bCs/>
                <w:lang w:val="en-GB"/>
              </w:rPr>
              <w:t xml:space="preserve">Myeloid panel </w:t>
            </w:r>
          </w:p>
          <w:p w14:paraId="4B48C96E" w14:textId="77777777" w:rsidR="00B51F1E" w:rsidRDefault="00B51F1E" w:rsidP="00B51F1E">
            <w:pPr>
              <w:rPr>
                <w:rFonts w:ascii="Arial" w:eastAsia="Times New Roman" w:hAnsi="Arial" w:cs="Arial"/>
                <w:bCs/>
              </w:rPr>
            </w:pPr>
            <w:r>
              <w:rPr>
                <w:rFonts w:ascii="Arial" w:eastAsia="Times New Roman" w:hAnsi="Arial" w:cs="Arial"/>
                <w:bCs/>
              </w:rPr>
              <w:t>{Element 4} {title} Young patients</w:t>
            </w:r>
          </w:p>
          <w:p w14:paraId="42646417" w14:textId="77777777" w:rsidR="00B51F1E" w:rsidRDefault="00B51F1E" w:rsidP="00B51F1E">
            <w:pPr>
              <w:rPr>
                <w:rFonts w:ascii="Arial" w:eastAsia="Times New Roman" w:hAnsi="Arial" w:cs="Arial"/>
                <w:bCs/>
              </w:rPr>
            </w:pPr>
            <w:r>
              <w:rPr>
                <w:rFonts w:ascii="Arial" w:eastAsia="Times New Roman" w:hAnsi="Arial" w:cs="Arial"/>
                <w:bCs/>
              </w:rPr>
              <w:t>{Text}</w:t>
            </w:r>
          </w:p>
          <w:p w14:paraId="2060AC1C" w14:textId="77777777" w:rsidR="00B51F1E" w:rsidRPr="00F57DC1" w:rsidRDefault="00B51F1E" w:rsidP="00B51F1E">
            <w:pPr>
              <w:pStyle w:val="ListParagraph"/>
              <w:numPr>
                <w:ilvl w:val="0"/>
                <w:numId w:val="19"/>
              </w:numPr>
              <w:rPr>
                <w:rFonts w:ascii="Arial" w:eastAsia="Times New Roman" w:hAnsi="Arial" w:cs="Arial"/>
                <w:bCs/>
              </w:rPr>
            </w:pPr>
            <w:r w:rsidRPr="00F57DC1">
              <w:rPr>
                <w:rFonts w:ascii="Arial" w:eastAsia="Times New Roman" w:hAnsi="Arial" w:cs="Arial"/>
                <w:bCs/>
                <w:lang w:val="en-GB"/>
              </w:rPr>
              <w:t xml:space="preserve">Telomeres </w:t>
            </w:r>
          </w:p>
          <w:p w14:paraId="37B77B46" w14:textId="77777777" w:rsidR="00B51F1E" w:rsidRPr="00F57DC1" w:rsidRDefault="00B51F1E" w:rsidP="00B51F1E">
            <w:pPr>
              <w:pStyle w:val="ListParagraph"/>
              <w:numPr>
                <w:ilvl w:val="0"/>
                <w:numId w:val="19"/>
              </w:numPr>
              <w:rPr>
                <w:rFonts w:ascii="Arial" w:eastAsia="Times New Roman" w:hAnsi="Arial" w:cs="Arial"/>
                <w:bCs/>
                <w:highlight w:val="yellow"/>
              </w:rPr>
            </w:pPr>
            <w:r w:rsidRPr="00F57DC1">
              <w:rPr>
                <w:rFonts w:ascii="Arial" w:eastAsia="Times New Roman" w:hAnsi="Arial" w:cs="Arial"/>
                <w:bCs/>
                <w:highlight w:val="yellow"/>
                <w:lang w:val="en-GB"/>
              </w:rPr>
              <w:t>WGS</w:t>
            </w:r>
          </w:p>
          <w:p w14:paraId="150102C0" w14:textId="77777777" w:rsidR="00B51F1E" w:rsidRDefault="00B51F1E" w:rsidP="00B51F1E">
            <w:pPr>
              <w:rPr>
                <w:rFonts w:ascii="Arial" w:eastAsia="Times New Roman" w:hAnsi="Arial" w:cs="Arial"/>
                <w:bCs/>
              </w:rPr>
            </w:pPr>
          </w:p>
          <w:p w14:paraId="62D33CD1" w14:textId="77777777" w:rsidR="00B51F1E" w:rsidRDefault="00B51F1E" w:rsidP="00B51F1E">
            <w:pPr>
              <w:rPr>
                <w:rFonts w:ascii="Arial" w:eastAsia="Times New Roman" w:hAnsi="Arial" w:cs="Arial"/>
                <w:bCs/>
              </w:rPr>
            </w:pPr>
          </w:p>
          <w:p w14:paraId="5CD0F930" w14:textId="77777777" w:rsidR="00B51F1E" w:rsidRPr="007E4EBB" w:rsidRDefault="00B51F1E" w:rsidP="00B51F1E">
            <w:pPr>
              <w:rPr>
                <w:rFonts w:ascii="Arial" w:eastAsia="Times New Roman" w:hAnsi="Arial" w:cs="Arial"/>
                <w:bCs/>
              </w:rPr>
            </w:pPr>
          </w:p>
          <w:p w14:paraId="73E106C6" w14:textId="667D3032" w:rsidR="00B51F1E" w:rsidRPr="00631231" w:rsidRDefault="00B51F1E" w:rsidP="00B51F1E">
            <w:pPr>
              <w:rPr>
                <w:rFonts w:ascii="Arial" w:eastAsia="Times New Roman" w:hAnsi="Arial" w:cs="Arial"/>
                <w:bCs/>
              </w:rPr>
            </w:pPr>
          </w:p>
        </w:tc>
        <w:tc>
          <w:tcPr>
            <w:tcW w:w="7207" w:type="dxa"/>
            <w:tcBorders>
              <w:top w:val="single" w:sz="2" w:space="0" w:color="808080"/>
              <w:left w:val="single" w:sz="2" w:space="0" w:color="808080"/>
              <w:right w:val="single" w:sz="2" w:space="0" w:color="808080"/>
            </w:tcBorders>
          </w:tcPr>
          <w:p w14:paraId="4BB3D206" w14:textId="77777777" w:rsidR="00B51F1E" w:rsidRDefault="00B51F1E" w:rsidP="00B51F1E">
            <w:pPr>
              <w:contextualSpacing/>
              <w:rPr>
                <w:rFonts w:ascii="Arial" w:eastAsia="Calibri" w:hAnsi="Arial" w:cs="Arial"/>
                <w:bCs/>
                <w:lang w:eastAsia="en-GB"/>
              </w:rPr>
            </w:pPr>
            <w:r>
              <w:rPr>
                <w:rFonts w:ascii="Arial" w:eastAsia="Calibri" w:hAnsi="Arial" w:cs="Arial"/>
                <w:bCs/>
                <w:lang w:eastAsia="en-GB"/>
              </w:rPr>
              <w:lastRenderedPageBreak/>
              <w:t>[RBCs]</w:t>
            </w:r>
          </w:p>
          <w:p w14:paraId="4C8D04D9" w14:textId="77777777" w:rsidR="00B51F1E" w:rsidRDefault="00B51F1E" w:rsidP="00B51F1E">
            <w:pPr>
              <w:contextualSpacing/>
            </w:pPr>
            <w:r>
              <w:t xml:space="preserve"> </w:t>
            </w:r>
            <w:commentRangeStart w:id="37"/>
            <w:r>
              <w:rPr>
                <w:noProof/>
              </w:rPr>
              <w:drawing>
                <wp:inline distT="0" distB="0" distL="0" distR="0" wp14:anchorId="392BEED0" wp14:editId="65757C13">
                  <wp:extent cx="1526651" cy="1019888"/>
                  <wp:effectExtent l="0" t="0" r="0" b="8890"/>
                  <wp:docPr id="1499619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8515" cy="1027814"/>
                          </a:xfrm>
                          <a:prstGeom prst="rect">
                            <a:avLst/>
                          </a:prstGeom>
                          <a:noFill/>
                          <a:ln>
                            <a:noFill/>
                          </a:ln>
                        </pic:spPr>
                      </pic:pic>
                    </a:graphicData>
                  </a:graphic>
                </wp:inline>
              </w:drawing>
            </w:r>
            <w:commentRangeEnd w:id="37"/>
            <w:r w:rsidR="0033022C">
              <w:rPr>
                <w:rStyle w:val="CommentReference"/>
              </w:rPr>
              <w:commentReference w:id="37"/>
            </w:r>
          </w:p>
          <w:p w14:paraId="58FFDC69" w14:textId="77777777" w:rsidR="00B51F1E" w:rsidRDefault="00B51F1E" w:rsidP="00B51F1E">
            <w:pPr>
              <w:contextualSpacing/>
            </w:pPr>
            <w:r>
              <w:t>[baseline_icon]</w:t>
            </w:r>
          </w:p>
          <w:p w14:paraId="6AB79157" w14:textId="77777777" w:rsidR="00B51F1E" w:rsidRDefault="00B51F1E" w:rsidP="00B51F1E">
            <w:pPr>
              <w:contextualSpacing/>
            </w:pPr>
            <w:commentRangeStart w:id="38"/>
            <w:r>
              <w:rPr>
                <w:noProof/>
              </w:rPr>
              <w:drawing>
                <wp:inline distT="0" distB="0" distL="0" distR="0" wp14:anchorId="6725CEEC" wp14:editId="6D1E5099">
                  <wp:extent cx="787179" cy="787179"/>
                  <wp:effectExtent l="0" t="0" r="0" b="0"/>
                  <wp:docPr id="697643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6150" cy="796150"/>
                          </a:xfrm>
                          <a:prstGeom prst="rect">
                            <a:avLst/>
                          </a:prstGeom>
                          <a:noFill/>
                          <a:ln>
                            <a:noFill/>
                          </a:ln>
                        </pic:spPr>
                      </pic:pic>
                    </a:graphicData>
                  </a:graphic>
                </wp:inline>
              </w:drawing>
            </w:r>
            <w:commentRangeEnd w:id="38"/>
            <w:r w:rsidR="00DA24F3">
              <w:rPr>
                <w:rStyle w:val="CommentReference"/>
              </w:rPr>
              <w:commentReference w:id="38"/>
            </w:r>
          </w:p>
          <w:p w14:paraId="1F4FB7B6" w14:textId="77777777" w:rsidR="00B51F1E" w:rsidRDefault="00B51F1E" w:rsidP="00B51F1E">
            <w:pPr>
              <w:contextualSpacing/>
            </w:pPr>
            <w:r>
              <w:t>[virus]</w:t>
            </w:r>
          </w:p>
          <w:p w14:paraId="50477352" w14:textId="77777777" w:rsidR="00B51F1E" w:rsidRDefault="00B51F1E" w:rsidP="00B51F1E">
            <w:pPr>
              <w:contextualSpacing/>
            </w:pPr>
            <w:commentRangeStart w:id="39"/>
            <w:r>
              <w:rPr>
                <w:noProof/>
              </w:rPr>
              <w:drawing>
                <wp:inline distT="0" distB="0" distL="0" distR="0" wp14:anchorId="4174EE70" wp14:editId="3DEC111C">
                  <wp:extent cx="786765" cy="786765"/>
                  <wp:effectExtent l="0" t="0" r="0" b="0"/>
                  <wp:docPr id="767924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88903" cy="788903"/>
                          </a:xfrm>
                          <a:prstGeom prst="rect">
                            <a:avLst/>
                          </a:prstGeom>
                          <a:noFill/>
                          <a:ln>
                            <a:noFill/>
                          </a:ln>
                        </pic:spPr>
                      </pic:pic>
                    </a:graphicData>
                  </a:graphic>
                </wp:inline>
              </w:drawing>
            </w:r>
            <w:commentRangeEnd w:id="39"/>
            <w:r w:rsidR="00B1544E">
              <w:rPr>
                <w:rStyle w:val="CommentReference"/>
              </w:rPr>
              <w:commentReference w:id="39"/>
            </w:r>
          </w:p>
          <w:p w14:paraId="601FDF16" w14:textId="77777777" w:rsidR="00B51F1E" w:rsidRDefault="00B51F1E" w:rsidP="00B51F1E">
            <w:pPr>
              <w:contextualSpacing/>
            </w:pPr>
            <w:r>
              <w:t>[genetics]</w:t>
            </w:r>
          </w:p>
          <w:p w14:paraId="41BE4814" w14:textId="77777777" w:rsidR="00B51F1E" w:rsidRDefault="00B51F1E" w:rsidP="00B51F1E">
            <w:pPr>
              <w:contextualSpacing/>
            </w:pPr>
            <w:commentRangeStart w:id="40"/>
            <w:r>
              <w:rPr>
                <w:noProof/>
              </w:rPr>
              <w:drawing>
                <wp:inline distT="0" distB="0" distL="0" distR="0" wp14:anchorId="24593185" wp14:editId="0CCD86B3">
                  <wp:extent cx="722326" cy="722326"/>
                  <wp:effectExtent l="0" t="0" r="1905" b="1905"/>
                  <wp:docPr id="10886768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6023" cy="726023"/>
                          </a:xfrm>
                          <a:prstGeom prst="rect">
                            <a:avLst/>
                          </a:prstGeom>
                          <a:noFill/>
                          <a:ln>
                            <a:noFill/>
                          </a:ln>
                        </pic:spPr>
                      </pic:pic>
                    </a:graphicData>
                  </a:graphic>
                </wp:inline>
              </w:drawing>
            </w:r>
            <w:commentRangeEnd w:id="40"/>
            <w:r w:rsidR="00B45A17">
              <w:rPr>
                <w:rStyle w:val="CommentReference"/>
              </w:rPr>
              <w:commentReference w:id="40"/>
            </w:r>
          </w:p>
          <w:p w14:paraId="3BDFEF1F" w14:textId="77777777" w:rsidR="00B51F1E" w:rsidRDefault="00B51F1E" w:rsidP="00B51F1E">
            <w:pPr>
              <w:contextualSpacing/>
            </w:pPr>
            <w:r>
              <w:t>[radiology]</w:t>
            </w:r>
          </w:p>
          <w:p w14:paraId="18E55985" w14:textId="77777777" w:rsidR="00B51F1E" w:rsidRDefault="00B51F1E" w:rsidP="00B51F1E">
            <w:pPr>
              <w:contextualSpacing/>
              <w:rPr>
                <w:rFonts w:ascii="Arial" w:eastAsia="Calibri" w:hAnsi="Arial" w:cs="Arial"/>
                <w:bCs/>
                <w:lang w:eastAsia="en-GB"/>
              </w:rPr>
            </w:pPr>
            <w:commentRangeStart w:id="41"/>
            <w:r>
              <w:rPr>
                <w:noProof/>
              </w:rPr>
              <w:drawing>
                <wp:inline distT="0" distB="0" distL="0" distR="0" wp14:anchorId="43B52A2A" wp14:editId="181F5C63">
                  <wp:extent cx="1594887" cy="1065474"/>
                  <wp:effectExtent l="0" t="0" r="5715" b="1905"/>
                  <wp:docPr id="2131516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6277" cy="1073083"/>
                          </a:xfrm>
                          <a:prstGeom prst="rect">
                            <a:avLst/>
                          </a:prstGeom>
                          <a:noFill/>
                          <a:ln>
                            <a:noFill/>
                          </a:ln>
                        </pic:spPr>
                      </pic:pic>
                    </a:graphicData>
                  </a:graphic>
                </wp:inline>
              </w:drawing>
            </w:r>
            <w:commentRangeEnd w:id="41"/>
            <w:r w:rsidR="00B65BF3">
              <w:rPr>
                <w:rStyle w:val="CommentReference"/>
              </w:rPr>
              <w:commentReference w:id="41"/>
            </w:r>
          </w:p>
          <w:p w14:paraId="31A81451" w14:textId="77777777" w:rsidR="00B51F1E" w:rsidRDefault="00B51F1E" w:rsidP="00B51F1E">
            <w:pPr>
              <w:contextualSpacing/>
              <w:rPr>
                <w:rFonts w:ascii="Arial" w:eastAsia="Calibri" w:hAnsi="Arial" w:cs="Arial"/>
                <w:bCs/>
                <w:lang w:eastAsia="en-GB"/>
              </w:rPr>
            </w:pPr>
            <w:r>
              <w:rPr>
                <w:rFonts w:ascii="Arial" w:eastAsia="Calibri" w:hAnsi="Arial" w:cs="Arial"/>
                <w:bCs/>
                <w:lang w:eastAsia="en-GB"/>
              </w:rPr>
              <w:lastRenderedPageBreak/>
              <w:t>[bone marrow]</w:t>
            </w:r>
          </w:p>
          <w:p w14:paraId="18202877" w14:textId="77777777" w:rsidR="00B51F1E" w:rsidRDefault="00B51F1E" w:rsidP="00B51F1E">
            <w:pPr>
              <w:contextualSpacing/>
              <w:rPr>
                <w:rFonts w:ascii="Arial" w:eastAsia="Calibri" w:hAnsi="Arial" w:cs="Arial"/>
                <w:bCs/>
                <w:lang w:eastAsia="en-GB"/>
              </w:rPr>
            </w:pPr>
            <w:commentRangeStart w:id="42"/>
            <w:r>
              <w:rPr>
                <w:rFonts w:ascii="Arial" w:eastAsia="Calibri" w:hAnsi="Arial" w:cs="Arial"/>
                <w:bCs/>
                <w:noProof/>
                <w:lang w:eastAsia="en-GB"/>
              </w:rPr>
              <w:drawing>
                <wp:inline distT="0" distB="0" distL="0" distR="0" wp14:anchorId="0627EE40" wp14:editId="44EBCE23">
                  <wp:extent cx="1594485" cy="898792"/>
                  <wp:effectExtent l="0" t="0" r="5715" b="0"/>
                  <wp:docPr id="1608478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3833" cy="909698"/>
                          </a:xfrm>
                          <a:prstGeom prst="rect">
                            <a:avLst/>
                          </a:prstGeom>
                          <a:noFill/>
                          <a:ln>
                            <a:noFill/>
                          </a:ln>
                        </pic:spPr>
                      </pic:pic>
                    </a:graphicData>
                  </a:graphic>
                </wp:inline>
              </w:drawing>
            </w:r>
            <w:commentRangeEnd w:id="42"/>
            <w:r w:rsidR="00BD20F3">
              <w:rPr>
                <w:rStyle w:val="CommentReference"/>
              </w:rPr>
              <w:commentReference w:id="42"/>
            </w:r>
          </w:p>
          <w:p w14:paraId="24BD2A2F" w14:textId="77777777" w:rsidR="00B51F1E" w:rsidRDefault="00B51F1E" w:rsidP="00B51F1E">
            <w:pPr>
              <w:contextualSpacing/>
              <w:rPr>
                <w:rFonts w:ascii="Arial" w:eastAsia="Calibri" w:hAnsi="Arial" w:cs="Arial"/>
                <w:bCs/>
                <w:lang w:eastAsia="en-GB"/>
              </w:rPr>
            </w:pPr>
            <w:r>
              <w:rPr>
                <w:rFonts w:ascii="Arial" w:eastAsia="Calibri" w:hAnsi="Arial" w:cs="Arial"/>
                <w:bCs/>
                <w:lang w:eastAsia="en-GB"/>
              </w:rPr>
              <w:t>[young]</w:t>
            </w:r>
          </w:p>
          <w:p w14:paraId="1ACDD111" w14:textId="08081575" w:rsidR="00B51F1E" w:rsidRPr="006C7FFB" w:rsidRDefault="00B51F1E" w:rsidP="00B51F1E">
            <w:pPr>
              <w:contextualSpacing/>
              <w:rPr>
                <w:rFonts w:ascii="Arial" w:eastAsia="Calibri" w:hAnsi="Arial" w:cs="Arial"/>
                <w:bCs/>
                <w:lang w:eastAsia="en-GB"/>
              </w:rPr>
            </w:pPr>
            <w:commentRangeStart w:id="43"/>
            <w:r>
              <w:rPr>
                <w:noProof/>
              </w:rPr>
              <w:drawing>
                <wp:inline distT="0" distB="0" distL="0" distR="0" wp14:anchorId="254FFA18" wp14:editId="083A3B58">
                  <wp:extent cx="1876508" cy="1253612"/>
                  <wp:effectExtent l="0" t="0" r="0" b="3810"/>
                  <wp:docPr id="36840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1772" cy="1257128"/>
                          </a:xfrm>
                          <a:prstGeom prst="rect">
                            <a:avLst/>
                          </a:prstGeom>
                          <a:noFill/>
                          <a:ln>
                            <a:noFill/>
                          </a:ln>
                        </pic:spPr>
                      </pic:pic>
                    </a:graphicData>
                  </a:graphic>
                </wp:inline>
              </w:drawing>
            </w:r>
            <w:commentRangeEnd w:id="43"/>
            <w:r w:rsidR="00DE22E8">
              <w:rPr>
                <w:rStyle w:val="CommentReference"/>
              </w:rPr>
              <w:commentReference w:id="43"/>
            </w:r>
          </w:p>
        </w:tc>
      </w:tr>
      <w:tr w:rsidR="00144A89" w:rsidRPr="006C7FFB" w14:paraId="5E1DF982" w14:textId="77777777" w:rsidTr="00097B6A">
        <w:trPr>
          <w:trHeight w:val="88"/>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D9D9D9"/>
          </w:tcPr>
          <w:p w14:paraId="259B9E8B" w14:textId="77777777" w:rsidR="00144A89" w:rsidRPr="006C7FFB" w:rsidRDefault="00144A89" w:rsidP="00097B6A">
            <w:pPr>
              <w:contextualSpacing/>
              <w:rPr>
                <w:rFonts w:ascii="Arial" w:eastAsia="Calibri" w:hAnsi="Arial" w:cs="Arial"/>
                <w:b/>
                <w:lang w:eastAsia="en-GB"/>
              </w:rPr>
            </w:pPr>
            <w:r w:rsidRPr="006C7FFB">
              <w:rPr>
                <w:rFonts w:ascii="Arial" w:eastAsia="Calibri" w:hAnsi="Arial" w:cs="Arial"/>
                <w:b/>
                <w:lang w:eastAsia="en-GB"/>
              </w:rPr>
              <w:lastRenderedPageBreak/>
              <w:t>Visual details</w:t>
            </w:r>
          </w:p>
        </w:tc>
      </w:tr>
      <w:tr w:rsidR="00144A89" w:rsidRPr="006C7FFB" w14:paraId="1427ED8B" w14:textId="77777777" w:rsidTr="00097B6A">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3645A95C" w14:textId="547706E1" w:rsidR="00FA05A3" w:rsidRDefault="00FA05A3" w:rsidP="00097B6A">
            <w:pPr>
              <w:contextualSpacing/>
              <w:rPr>
                <w:rFonts w:ascii="Arial" w:eastAsia="Times New Roman" w:hAnsi="Arial" w:cs="Arial"/>
                <w:bCs/>
              </w:rPr>
            </w:pPr>
            <w:r>
              <w:rPr>
                <w:rFonts w:ascii="Arial" w:eastAsia="Times New Roman" w:hAnsi="Arial" w:cs="Arial"/>
                <w:bCs/>
              </w:rPr>
              <w:t>{title} headline 3</w:t>
            </w:r>
          </w:p>
          <w:p w14:paraId="065A34B7" w14:textId="46CCB4EC" w:rsidR="00144A89" w:rsidRDefault="00AF5FF1" w:rsidP="00097B6A">
            <w:pPr>
              <w:contextualSpacing/>
              <w:rPr>
                <w:rFonts w:ascii="Arial" w:eastAsia="Times New Roman" w:hAnsi="Arial" w:cs="Arial"/>
                <w:bCs/>
              </w:rPr>
            </w:pPr>
            <w:r>
              <w:rPr>
                <w:rFonts w:ascii="Arial" w:eastAsia="Times New Roman" w:hAnsi="Arial" w:cs="Arial"/>
                <w:bCs/>
              </w:rPr>
              <w:t>{text} paragraph</w:t>
            </w:r>
            <w:r w:rsidR="00F13858">
              <w:rPr>
                <w:rFonts w:ascii="Arial" w:eastAsia="Times New Roman" w:hAnsi="Arial" w:cs="Arial"/>
                <w:bCs/>
              </w:rPr>
              <w:t xml:space="preserve">, </w:t>
            </w:r>
            <w:r w:rsidR="003E6C6D">
              <w:rPr>
                <w:rFonts w:ascii="Arial" w:eastAsia="Times New Roman" w:hAnsi="Arial" w:cs="Arial"/>
                <w:bCs/>
              </w:rPr>
              <w:t>center</w:t>
            </w:r>
            <w:r w:rsidR="00F13858">
              <w:rPr>
                <w:rFonts w:ascii="Arial" w:eastAsia="Times New Roman" w:hAnsi="Arial" w:cs="Arial"/>
                <w:bCs/>
              </w:rPr>
              <w:t xml:space="preserve"> aligned. </w:t>
            </w:r>
          </w:p>
          <w:p w14:paraId="6196FC69" w14:textId="77777777" w:rsidR="00F13858" w:rsidRDefault="00F13858" w:rsidP="00097B6A">
            <w:pPr>
              <w:contextualSpacing/>
              <w:rPr>
                <w:rFonts w:ascii="Arial" w:eastAsia="Times New Roman" w:hAnsi="Arial" w:cs="Arial"/>
                <w:bCs/>
              </w:rPr>
            </w:pPr>
            <w:r>
              <w:rPr>
                <w:rFonts w:ascii="Arial" w:eastAsia="Times New Roman" w:hAnsi="Arial" w:cs="Arial"/>
                <w:bCs/>
              </w:rPr>
              <w:t>{Element 1</w:t>
            </w:r>
            <w:r w:rsidR="00184FC4">
              <w:rPr>
                <w:rFonts w:ascii="Arial" w:eastAsia="Times New Roman" w:hAnsi="Arial" w:cs="Arial"/>
                <w:bCs/>
              </w:rPr>
              <w:t>} medium [RBCs]</w:t>
            </w:r>
            <w:r w:rsidR="004B144C">
              <w:rPr>
                <w:rFonts w:ascii="Arial" w:eastAsia="Times New Roman" w:hAnsi="Arial" w:cs="Arial"/>
                <w:bCs/>
              </w:rPr>
              <w:t xml:space="preserve">, add 3 boxes side-by-side. Insert medium </w:t>
            </w:r>
            <w:r w:rsidR="008F1E11">
              <w:rPr>
                <w:rFonts w:ascii="Arial" w:eastAsia="Times New Roman" w:hAnsi="Arial" w:cs="Arial"/>
                <w:bCs/>
              </w:rPr>
              <w:t>into each. [baseline_icon] in left-most box</w:t>
            </w:r>
            <w:r w:rsidR="00423C1D">
              <w:rPr>
                <w:rFonts w:ascii="Arial" w:eastAsia="Times New Roman" w:hAnsi="Arial" w:cs="Arial"/>
                <w:bCs/>
              </w:rPr>
              <w:t xml:space="preserve">, with {box 1} text. [virus] in </w:t>
            </w:r>
            <w:r w:rsidR="006F56ED">
              <w:rPr>
                <w:rFonts w:ascii="Arial" w:eastAsia="Times New Roman" w:hAnsi="Arial" w:cs="Arial"/>
                <w:bCs/>
              </w:rPr>
              <w:t>center</w:t>
            </w:r>
            <w:r w:rsidR="00423C1D">
              <w:rPr>
                <w:rFonts w:ascii="Arial" w:eastAsia="Times New Roman" w:hAnsi="Arial" w:cs="Arial"/>
                <w:bCs/>
              </w:rPr>
              <w:t xml:space="preserve"> box, with {box </w:t>
            </w:r>
            <w:r w:rsidR="006F56ED">
              <w:rPr>
                <w:rFonts w:ascii="Arial" w:eastAsia="Times New Roman" w:hAnsi="Arial" w:cs="Arial"/>
                <w:bCs/>
              </w:rPr>
              <w:t>2</w:t>
            </w:r>
            <w:r w:rsidR="00423C1D">
              <w:rPr>
                <w:rFonts w:ascii="Arial" w:eastAsia="Times New Roman" w:hAnsi="Arial" w:cs="Arial"/>
                <w:bCs/>
              </w:rPr>
              <w:t>} text.</w:t>
            </w:r>
            <w:r w:rsidR="006F56ED">
              <w:rPr>
                <w:rFonts w:ascii="Arial" w:eastAsia="Times New Roman" w:hAnsi="Arial" w:cs="Arial"/>
                <w:bCs/>
              </w:rPr>
              <w:t xml:space="preserve"> [genetics] in r</w:t>
            </w:r>
            <w:r w:rsidR="00B47FCF">
              <w:rPr>
                <w:rFonts w:ascii="Arial" w:eastAsia="Times New Roman" w:hAnsi="Arial" w:cs="Arial"/>
                <w:bCs/>
              </w:rPr>
              <w:t xml:space="preserve">ight-most </w:t>
            </w:r>
            <w:r w:rsidR="006F56ED">
              <w:rPr>
                <w:rFonts w:ascii="Arial" w:eastAsia="Times New Roman" w:hAnsi="Arial" w:cs="Arial"/>
                <w:bCs/>
              </w:rPr>
              <w:t xml:space="preserve">box, with {box </w:t>
            </w:r>
            <w:r w:rsidR="00B47FCF">
              <w:rPr>
                <w:rFonts w:ascii="Arial" w:eastAsia="Times New Roman" w:hAnsi="Arial" w:cs="Arial"/>
                <w:bCs/>
              </w:rPr>
              <w:t>3</w:t>
            </w:r>
            <w:r w:rsidR="006F56ED">
              <w:rPr>
                <w:rFonts w:ascii="Arial" w:eastAsia="Times New Roman" w:hAnsi="Arial" w:cs="Arial"/>
                <w:bCs/>
              </w:rPr>
              <w:t>} text.</w:t>
            </w:r>
          </w:p>
          <w:p w14:paraId="2A2DE685" w14:textId="36968E17" w:rsidR="004904B0" w:rsidRDefault="004904B0" w:rsidP="00097B6A">
            <w:pPr>
              <w:contextualSpacing/>
              <w:rPr>
                <w:rFonts w:ascii="Arial" w:eastAsia="Times New Roman" w:hAnsi="Arial" w:cs="Arial"/>
                <w:bCs/>
              </w:rPr>
            </w:pPr>
            <w:r>
              <w:rPr>
                <w:rFonts w:ascii="Arial" w:eastAsia="Times New Roman" w:hAnsi="Arial" w:cs="Arial"/>
                <w:bCs/>
              </w:rPr>
              <w:t>{Element 2} medium [radiology]</w:t>
            </w:r>
          </w:p>
          <w:p w14:paraId="489055F2" w14:textId="7B3AAEE0" w:rsidR="004904B0" w:rsidRDefault="004904B0" w:rsidP="004904B0">
            <w:pPr>
              <w:contextualSpacing/>
              <w:rPr>
                <w:rFonts w:ascii="Arial" w:eastAsia="Times New Roman" w:hAnsi="Arial" w:cs="Arial"/>
                <w:bCs/>
              </w:rPr>
            </w:pPr>
            <w:r>
              <w:rPr>
                <w:rFonts w:ascii="Arial" w:eastAsia="Times New Roman" w:hAnsi="Arial" w:cs="Arial"/>
                <w:bCs/>
              </w:rPr>
              <w:t>{Element 3} medium [bone marrow]</w:t>
            </w:r>
          </w:p>
          <w:p w14:paraId="3EF9E737" w14:textId="79D6658D" w:rsidR="004904B0" w:rsidRPr="006C7FFB" w:rsidRDefault="004904B0" w:rsidP="00097B6A">
            <w:pPr>
              <w:contextualSpacing/>
              <w:rPr>
                <w:rFonts w:ascii="Arial" w:eastAsia="Times New Roman" w:hAnsi="Arial" w:cs="Arial"/>
                <w:bCs/>
              </w:rPr>
            </w:pPr>
            <w:r>
              <w:rPr>
                <w:rFonts w:ascii="Arial" w:eastAsia="Times New Roman" w:hAnsi="Arial" w:cs="Arial"/>
                <w:bCs/>
              </w:rPr>
              <w:t>{Element 4} medium [young]</w:t>
            </w:r>
          </w:p>
        </w:tc>
      </w:tr>
      <w:tr w:rsidR="00144A89" w:rsidRPr="006C7FFB" w14:paraId="11E454D0" w14:textId="77777777" w:rsidTr="00097B6A">
        <w:trPr>
          <w:trHeight w:val="41"/>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5AD0A8B0" w14:textId="77777777" w:rsidR="00144A89" w:rsidRPr="006C7FFB" w:rsidRDefault="00144A89" w:rsidP="00097B6A">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144A89" w:rsidRPr="006C7FFB" w14:paraId="46F22D59" w14:textId="77777777" w:rsidTr="00097B6A">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6D3A72C1" w14:textId="2DFCA5C9" w:rsidR="00274297" w:rsidRDefault="00663215" w:rsidP="00097B6A">
            <w:pPr>
              <w:contextualSpacing/>
              <w:rPr>
                <w:rFonts w:ascii="Arial" w:eastAsia="Calibri" w:hAnsi="Arial" w:cs="Arial"/>
                <w:bCs/>
                <w:lang w:eastAsia="en-GB"/>
              </w:rPr>
            </w:pPr>
            <w:r>
              <w:rPr>
                <w:rFonts w:ascii="Arial" w:eastAsia="Calibri" w:hAnsi="Arial" w:cs="Arial"/>
                <w:bCs/>
                <w:lang w:eastAsia="en-GB"/>
              </w:rPr>
              <w:t>{Elements 1-</w:t>
            </w:r>
            <w:r w:rsidR="00164814">
              <w:rPr>
                <w:rFonts w:ascii="Arial" w:eastAsia="Calibri" w:hAnsi="Arial" w:cs="Arial"/>
                <w:bCs/>
                <w:lang w:eastAsia="en-GB"/>
              </w:rPr>
              <w:t>4</w:t>
            </w:r>
            <w:r>
              <w:rPr>
                <w:rFonts w:ascii="Arial" w:eastAsia="Calibri" w:hAnsi="Arial" w:cs="Arial"/>
                <w:bCs/>
                <w:lang w:eastAsia="en-GB"/>
              </w:rPr>
              <w:t xml:space="preserve">} </w:t>
            </w:r>
            <w:r w:rsidR="008C78FB">
              <w:rPr>
                <w:rFonts w:ascii="Arial" w:eastAsia="Calibri" w:hAnsi="Arial" w:cs="Arial"/>
                <w:bCs/>
                <w:lang w:eastAsia="en-GB"/>
              </w:rPr>
              <w:t>Content selection</w:t>
            </w:r>
            <w:r w:rsidR="00DB63AF">
              <w:rPr>
                <w:rFonts w:ascii="Arial" w:eastAsia="Calibri" w:hAnsi="Arial" w:cs="Arial"/>
                <w:bCs/>
                <w:lang w:eastAsia="en-GB"/>
              </w:rPr>
              <w:t xml:space="preserve"> </w:t>
            </w:r>
          </w:p>
          <w:p w14:paraId="18579775" w14:textId="77777777" w:rsidR="00144A89" w:rsidRDefault="009D46ED" w:rsidP="00097B6A">
            <w:pPr>
              <w:contextualSpacing/>
              <w:rPr>
                <w:rFonts w:ascii="Arial" w:eastAsia="Calibri" w:hAnsi="Arial" w:cs="Arial"/>
                <w:bCs/>
                <w:lang w:eastAsia="en-GB"/>
              </w:rPr>
            </w:pPr>
            <w:r>
              <w:rPr>
                <w:rFonts w:ascii="Arial" w:eastAsia="Calibri" w:hAnsi="Arial" w:cs="Arial"/>
                <w:bCs/>
                <w:lang w:eastAsia="en-GB"/>
              </w:rPr>
              <w:t xml:space="preserve">Add glossary entries for </w:t>
            </w:r>
            <w:r w:rsidR="00DB63AF" w:rsidRPr="003E6C6D">
              <w:rPr>
                <w:rFonts w:ascii="Arial" w:eastAsia="Calibri" w:hAnsi="Arial" w:cs="Arial"/>
                <w:bCs/>
                <w:highlight w:val="yellow"/>
                <w:lang w:eastAsia="en-GB"/>
              </w:rPr>
              <w:t xml:space="preserve">FBC, LFT, HIV, EBV, CMV, </w:t>
            </w:r>
            <w:r w:rsidRPr="003E6C6D">
              <w:rPr>
                <w:rFonts w:ascii="Arial" w:eastAsia="Calibri" w:hAnsi="Arial" w:cs="Arial"/>
                <w:bCs/>
                <w:highlight w:val="yellow"/>
                <w:lang w:eastAsia="en-GB"/>
              </w:rPr>
              <w:t>ANA, DS, PNH, FA, BMF, HLA DR, CXR, HRCT, AUSS, FISH, WGS</w:t>
            </w:r>
            <w:r w:rsidR="002B2BCF" w:rsidRPr="003E6C6D">
              <w:rPr>
                <w:rFonts w:ascii="Arial" w:eastAsia="Calibri" w:hAnsi="Arial" w:cs="Arial"/>
                <w:bCs/>
                <w:highlight w:val="yellow"/>
                <w:lang w:eastAsia="en-GB"/>
              </w:rPr>
              <w:t>, IST</w:t>
            </w:r>
          </w:p>
          <w:p w14:paraId="7F96601D" w14:textId="2A146F8B" w:rsidR="00274297" w:rsidRPr="006C7FFB" w:rsidRDefault="00274297" w:rsidP="00097B6A">
            <w:pPr>
              <w:contextualSpacing/>
              <w:rPr>
                <w:rFonts w:ascii="Arial" w:eastAsia="Calibri" w:hAnsi="Arial" w:cs="Arial"/>
                <w:bCs/>
                <w:lang w:eastAsia="en-GB"/>
              </w:rPr>
            </w:pPr>
            <w:r>
              <w:rPr>
                <w:rFonts w:ascii="Arial" w:eastAsia="Calibri" w:hAnsi="Arial" w:cs="Arial"/>
                <w:bCs/>
                <w:lang w:eastAsia="en-GB"/>
              </w:rPr>
              <w:lastRenderedPageBreak/>
              <w:t>Add references {button} in bottom left corner</w:t>
            </w:r>
          </w:p>
        </w:tc>
      </w:tr>
      <w:tr w:rsidR="00144A89" w:rsidRPr="006C7FFB" w14:paraId="6A1DA2C2" w14:textId="77777777" w:rsidTr="00097B6A">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53C29010" w14:textId="77777777" w:rsidR="00144A89" w:rsidRPr="006C7FFB" w:rsidRDefault="00144A89" w:rsidP="00097B6A">
            <w:pPr>
              <w:contextualSpacing/>
              <w:rPr>
                <w:rFonts w:ascii="Arial" w:eastAsia="Calibri" w:hAnsi="Arial" w:cs="Arial"/>
                <w:b/>
                <w:lang w:eastAsia="en-GB"/>
              </w:rPr>
            </w:pPr>
            <w:r w:rsidRPr="006C7FFB">
              <w:rPr>
                <w:rFonts w:ascii="Arial" w:eastAsia="Calibri" w:hAnsi="Arial" w:cs="Arial"/>
                <w:b/>
                <w:lang w:eastAsia="en-GB"/>
              </w:rPr>
              <w:lastRenderedPageBreak/>
              <w:t xml:space="preserve">References </w:t>
            </w:r>
          </w:p>
        </w:tc>
      </w:tr>
      <w:tr w:rsidR="00801D74" w:rsidRPr="006C7FFB" w14:paraId="42D51C1D" w14:textId="77777777" w:rsidTr="00097B6A">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auto"/>
          </w:tcPr>
          <w:p w14:paraId="0DF9CA5D" w14:textId="09E342E5" w:rsidR="00801D74" w:rsidRPr="006C7FFB" w:rsidRDefault="00801D74" w:rsidP="00801D74">
            <w:pPr>
              <w:contextualSpacing/>
              <w:rPr>
                <w:rFonts w:ascii="Arial" w:eastAsia="Calibri" w:hAnsi="Arial" w:cs="Arial"/>
                <w:bCs/>
                <w:lang w:eastAsia="en-GB"/>
              </w:rPr>
            </w:pPr>
            <w:hyperlink r:id="rId46" w:history="1">
              <w:r w:rsidRPr="00126C3B">
                <w:rPr>
                  <w:rStyle w:val="Hyperlink"/>
                  <w:rFonts w:ascii="Arial" w:eastAsia="Calibri" w:hAnsi="Arial" w:cs="Arial"/>
                  <w:bCs/>
                  <w:lang w:eastAsia="en-GB"/>
                </w:rPr>
                <w:t xml:space="preserve">Kulasekararaj A, et al. </w:t>
              </w:r>
              <w:r w:rsidRPr="00126C3B">
                <w:rPr>
                  <w:rStyle w:val="Hyperlink"/>
                  <w:rFonts w:ascii="Arial" w:eastAsia="Calibri" w:hAnsi="Arial" w:cs="Arial"/>
                  <w:bCs/>
                  <w:i/>
                  <w:iCs/>
                  <w:lang w:eastAsia="en-GB"/>
                </w:rPr>
                <w:t xml:space="preserve">Br J Haematol </w:t>
              </w:r>
              <w:r w:rsidRPr="00126C3B">
                <w:rPr>
                  <w:rStyle w:val="Hyperlink"/>
                  <w:rFonts w:ascii="Arial" w:eastAsia="Calibri" w:hAnsi="Arial" w:cs="Arial"/>
                  <w:bCs/>
                  <w:lang w:eastAsia="en-GB"/>
                </w:rPr>
                <w:t>2024;204(3):784–804.</w:t>
              </w:r>
            </w:hyperlink>
          </w:p>
        </w:tc>
      </w:tr>
      <w:tr w:rsidR="00801D74" w:rsidRPr="006C7FFB" w14:paraId="31D94E22" w14:textId="77777777" w:rsidTr="00097B6A">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04A46592" w14:textId="77777777" w:rsidR="00801D74" w:rsidRPr="006C7FFB" w:rsidRDefault="00801D74" w:rsidP="00801D74">
            <w:pPr>
              <w:contextualSpacing/>
              <w:rPr>
                <w:rFonts w:ascii="Arial" w:eastAsia="Calibri" w:hAnsi="Arial" w:cs="Arial"/>
                <w:b/>
                <w:lang w:eastAsia="en-GB"/>
              </w:rPr>
            </w:pPr>
            <w:r w:rsidRPr="006C7FFB">
              <w:rPr>
                <w:rFonts w:ascii="Arial" w:eastAsia="Calibri" w:hAnsi="Arial" w:cs="Arial"/>
                <w:b/>
                <w:lang w:eastAsia="en-GB"/>
              </w:rPr>
              <w:t>Notes/Settings</w:t>
            </w:r>
          </w:p>
        </w:tc>
      </w:tr>
      <w:tr w:rsidR="00801D74" w:rsidRPr="006C7FFB" w14:paraId="04CEBE80" w14:textId="77777777" w:rsidTr="00097B6A">
        <w:trPr>
          <w:trHeight w:val="150"/>
        </w:trPr>
        <w:tc>
          <w:tcPr>
            <w:tcW w:w="14008" w:type="dxa"/>
            <w:gridSpan w:val="2"/>
            <w:tcBorders>
              <w:top w:val="single" w:sz="2" w:space="0" w:color="808080"/>
              <w:left w:val="single" w:sz="2" w:space="0" w:color="808080"/>
              <w:bottom w:val="single" w:sz="2" w:space="0" w:color="808080"/>
              <w:right w:val="single" w:sz="2" w:space="0" w:color="808080"/>
            </w:tcBorders>
          </w:tcPr>
          <w:p w14:paraId="78973BC0" w14:textId="77777777" w:rsidR="00801D74" w:rsidRPr="006C7FFB" w:rsidRDefault="00801D74" w:rsidP="00801D74">
            <w:pPr>
              <w:spacing w:after="0" w:line="240" w:lineRule="auto"/>
              <w:rPr>
                <w:rFonts w:ascii="Arial" w:hAnsi="Arial" w:cs="Arial"/>
              </w:rPr>
            </w:pPr>
            <w:r w:rsidRPr="006C7FFB">
              <w:rPr>
                <w:rFonts w:ascii="Arial" w:hAnsi="Arial" w:cs="Arial"/>
              </w:rPr>
              <w:t>Do not show learning objective or chapter number.</w:t>
            </w:r>
          </w:p>
          <w:p w14:paraId="5CDC26F0" w14:textId="77777777" w:rsidR="00801D74" w:rsidRPr="006C7FFB" w:rsidRDefault="00801D74" w:rsidP="00801D74">
            <w:pPr>
              <w:spacing w:after="0" w:line="240" w:lineRule="auto"/>
              <w:contextualSpacing/>
              <w:rPr>
                <w:rFonts w:ascii="Arial" w:eastAsia="Calibri" w:hAnsi="Arial" w:cs="Arial"/>
                <w:bCs/>
                <w:lang w:eastAsia="en-GB"/>
              </w:rPr>
            </w:pPr>
          </w:p>
        </w:tc>
      </w:tr>
    </w:tbl>
    <w:p w14:paraId="6406C3E0" w14:textId="77777777" w:rsidR="00144A89" w:rsidRDefault="00144A89"/>
    <w:p w14:paraId="5DF65805" w14:textId="77777777" w:rsidR="00213C0C" w:rsidRDefault="00213C0C"/>
    <w:p w14:paraId="222A4FE2" w14:textId="34A1AB46" w:rsidR="00213C0C" w:rsidRDefault="00213C0C" w:rsidP="004D3321">
      <w:pPr>
        <w:spacing w:line="278" w:lineRule="auto"/>
      </w:pPr>
      <w:r>
        <w:br w:type="page"/>
      </w:r>
    </w:p>
    <w:tbl>
      <w:tblPr>
        <w:tblW w:w="14182" w:type="dxa"/>
        <w:tblLook w:val="01E0" w:firstRow="1" w:lastRow="1" w:firstColumn="1" w:lastColumn="1" w:noHBand="0" w:noVBand="0"/>
      </w:tblPr>
      <w:tblGrid>
        <w:gridCol w:w="4250"/>
        <w:gridCol w:w="4536"/>
        <w:gridCol w:w="5396"/>
      </w:tblGrid>
      <w:tr w:rsidR="00442F84" w:rsidRPr="00C578F0" w14:paraId="4A185F6D" w14:textId="77777777" w:rsidTr="4C57DA18">
        <w:trPr>
          <w:trHeight w:val="290"/>
        </w:trPr>
        <w:tc>
          <w:tcPr>
            <w:tcW w:w="425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6EBEAFE" w14:textId="283C5A9D" w:rsidR="00442F84" w:rsidRPr="00C578F0" w:rsidRDefault="00442F84" w:rsidP="00442F84">
            <w:pPr>
              <w:contextualSpacing/>
              <w:rPr>
                <w:rFonts w:ascii="Arial" w:eastAsia="Calibri" w:hAnsi="Arial" w:cs="Arial"/>
                <w:b/>
                <w:bCs/>
                <w:lang w:eastAsia="en-GB"/>
              </w:rPr>
            </w:pPr>
            <w:r w:rsidRPr="00986137">
              <w:rPr>
                <w:rFonts w:ascii="Arial" w:eastAsia="Calibri" w:hAnsi="Arial" w:cs="Arial"/>
                <w:b/>
                <w:bCs/>
                <w:lang w:eastAsia="en-GB"/>
              </w:rPr>
              <w:lastRenderedPageBreak/>
              <w:t xml:space="preserve">Chapter: </w:t>
            </w:r>
            <w:r>
              <w:rPr>
                <w:rFonts w:ascii="Arial" w:eastAsia="Calibri" w:hAnsi="Arial" w:cs="Arial"/>
                <w:b/>
                <w:bCs/>
                <w:lang w:eastAsia="en-GB"/>
              </w:rPr>
              <w:t>Test your knowledge</w:t>
            </w:r>
          </w:p>
        </w:tc>
        <w:tc>
          <w:tcPr>
            <w:tcW w:w="993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3A2DD80" w14:textId="27018980" w:rsidR="00442F84" w:rsidRPr="00C578F0" w:rsidRDefault="00442F84" w:rsidP="00442F84">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sidRPr="00BB2216">
              <w:rPr>
                <w:rFonts w:ascii="Arial" w:eastAsia="Calibri" w:hAnsi="Arial" w:cs="Arial"/>
                <w:b/>
                <w:bCs/>
                <w:lang w:eastAsia="en-GB"/>
              </w:rPr>
              <w:t>Patient case: Roberto</w:t>
            </w:r>
          </w:p>
        </w:tc>
      </w:tr>
      <w:tr w:rsidR="00442F84" w:rsidRPr="00C578F0" w14:paraId="559B487F" w14:textId="77777777" w:rsidTr="4C57DA18">
        <w:trPr>
          <w:trHeight w:val="278"/>
        </w:trPr>
        <w:tc>
          <w:tcPr>
            <w:tcW w:w="14182" w:type="dxa"/>
            <w:gridSpan w:val="3"/>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411B00A" w14:textId="2E18AD5E" w:rsidR="00442F84" w:rsidRPr="00C578F0" w:rsidRDefault="00442F84" w:rsidP="00442F84">
            <w:pPr>
              <w:contextualSpacing/>
              <w:rPr>
                <w:rFonts w:ascii="Arial" w:eastAsia="Calibri" w:hAnsi="Arial" w:cs="Arial"/>
                <w:b/>
                <w:bCs/>
                <w:lang w:eastAsia="en-GB"/>
              </w:rPr>
            </w:pPr>
            <w:r w:rsidRPr="00C578F0">
              <w:rPr>
                <w:rFonts w:ascii="Arial" w:eastAsia="Calibri" w:hAnsi="Arial" w:cs="Arial"/>
                <w:b/>
                <w:lang w:eastAsia="en-GB"/>
              </w:rPr>
              <w:t>Text</w:t>
            </w:r>
          </w:p>
        </w:tc>
      </w:tr>
      <w:tr w:rsidR="00442F84" w:rsidRPr="00C578F0" w14:paraId="482AA2ED" w14:textId="77777777" w:rsidTr="4C57DA18">
        <w:trPr>
          <w:trHeight w:val="701"/>
        </w:trPr>
        <w:tc>
          <w:tcPr>
            <w:tcW w:w="14182" w:type="dxa"/>
            <w:gridSpan w:val="3"/>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3BFC266" w14:textId="77777777" w:rsidR="00442F84" w:rsidRDefault="00442F84" w:rsidP="00442F84">
            <w:pPr>
              <w:contextualSpacing/>
              <w:rPr>
                <w:rFonts w:ascii="Arial" w:eastAsia="Calibri" w:hAnsi="Arial" w:cs="Arial"/>
                <w:bCs/>
                <w:lang w:eastAsia="en-GB"/>
              </w:rPr>
            </w:pPr>
            <w:r>
              <w:rPr>
                <w:rFonts w:ascii="Arial" w:eastAsia="Calibri" w:hAnsi="Arial" w:cs="Arial"/>
                <w:bCs/>
                <w:lang w:eastAsia="en-GB"/>
              </w:rPr>
              <w:t xml:space="preserve">{Title} </w:t>
            </w:r>
            <w:commentRangeStart w:id="44"/>
            <w:commentRangeStart w:id="45"/>
            <w:commentRangeStart w:id="46"/>
            <w:r w:rsidRPr="00BB2216">
              <w:rPr>
                <w:rFonts w:ascii="Arial" w:eastAsia="Calibri" w:hAnsi="Arial" w:cs="Arial"/>
                <w:b/>
                <w:lang w:eastAsia="en-GB"/>
              </w:rPr>
              <w:t>Patient case: Roberto</w:t>
            </w:r>
            <w:commentRangeEnd w:id="44"/>
            <w:r>
              <w:rPr>
                <w:rStyle w:val="CommentReference"/>
              </w:rPr>
              <w:commentReference w:id="44"/>
            </w:r>
            <w:commentRangeEnd w:id="45"/>
            <w:r>
              <w:rPr>
                <w:rStyle w:val="CommentReference"/>
              </w:rPr>
              <w:commentReference w:id="45"/>
            </w:r>
            <w:commentRangeEnd w:id="46"/>
            <w:r>
              <w:rPr>
                <w:rStyle w:val="CommentReference"/>
              </w:rPr>
              <w:commentReference w:id="46"/>
            </w:r>
          </w:p>
          <w:p w14:paraId="6E917A76" w14:textId="77777777" w:rsidR="00442F84" w:rsidRDefault="00442F84" w:rsidP="00442F84">
            <w:pPr>
              <w:contextualSpacing/>
              <w:rPr>
                <w:rFonts w:ascii="Arial" w:eastAsia="Calibri" w:hAnsi="Arial" w:cs="Arial"/>
                <w:bCs/>
                <w:lang w:eastAsia="en-GB"/>
              </w:rPr>
            </w:pPr>
            <w:r>
              <w:rPr>
                <w:rFonts w:ascii="Arial" w:eastAsia="Calibri" w:hAnsi="Arial" w:cs="Arial"/>
                <w:bCs/>
                <w:lang w:eastAsia="en-GB"/>
              </w:rPr>
              <w:t>{text}, Roberto is a 30-year-old professional rugby player. He attended his family doctor and was rapidly referred to his local hematologist. Roberto has:</w:t>
            </w:r>
          </w:p>
          <w:p w14:paraId="5E13FA49" w14:textId="77777777" w:rsidR="00442F84" w:rsidRDefault="00442F84" w:rsidP="00442F84">
            <w:pPr>
              <w:pStyle w:val="ListParagraph"/>
              <w:numPr>
                <w:ilvl w:val="0"/>
                <w:numId w:val="11"/>
              </w:numPr>
              <w:rPr>
                <w:rFonts w:ascii="Arial" w:eastAsia="Calibri" w:hAnsi="Arial" w:cs="Arial"/>
                <w:bCs/>
                <w:lang w:eastAsia="en-GB"/>
              </w:rPr>
            </w:pPr>
            <w:r w:rsidRPr="001D7AB0">
              <w:rPr>
                <w:rFonts w:ascii="Arial" w:eastAsia="Calibri" w:hAnsi="Arial" w:cs="Arial"/>
                <w:bCs/>
                <w:lang w:eastAsia="en-GB"/>
              </w:rPr>
              <w:t>Noticed a reduction in his training abilities</w:t>
            </w:r>
          </w:p>
          <w:p w14:paraId="3F75BD07" w14:textId="77777777" w:rsidR="00442F84" w:rsidRDefault="00442F84" w:rsidP="00442F84">
            <w:pPr>
              <w:pStyle w:val="ListParagraph"/>
              <w:numPr>
                <w:ilvl w:val="0"/>
                <w:numId w:val="11"/>
              </w:numPr>
              <w:rPr>
                <w:rFonts w:ascii="Arial" w:eastAsia="Calibri" w:hAnsi="Arial" w:cs="Arial"/>
                <w:bCs/>
                <w:lang w:eastAsia="en-GB"/>
              </w:rPr>
            </w:pPr>
            <w:r>
              <w:rPr>
                <w:rFonts w:ascii="Arial" w:eastAsia="Calibri" w:hAnsi="Arial" w:cs="Arial"/>
                <w:bCs/>
                <w:lang w:eastAsia="en-GB"/>
              </w:rPr>
              <w:t>Moderate alcohol intake; vegan diet</w:t>
            </w:r>
          </w:p>
          <w:p w14:paraId="22E18EB6" w14:textId="77777777" w:rsidR="00442F84" w:rsidRDefault="00442F84" w:rsidP="00442F84">
            <w:pPr>
              <w:rPr>
                <w:rFonts w:ascii="Arial" w:eastAsia="Calibri" w:hAnsi="Arial" w:cs="Arial"/>
                <w:bCs/>
                <w:lang w:eastAsia="en-GB"/>
              </w:rPr>
            </w:pPr>
            <w:r>
              <w:rPr>
                <w:rFonts w:ascii="Arial" w:eastAsia="Calibri" w:hAnsi="Arial" w:cs="Arial"/>
                <w:bCs/>
                <w:lang w:eastAsia="en-GB"/>
              </w:rPr>
              <w:t>Roberto a</w:t>
            </w:r>
            <w:r w:rsidRPr="00FB5EF3">
              <w:rPr>
                <w:rFonts w:ascii="Arial" w:eastAsia="Calibri" w:hAnsi="Arial" w:cs="Arial"/>
                <w:bCs/>
                <w:lang w:eastAsia="en-GB"/>
              </w:rPr>
              <w:t xml:space="preserve">ttended </w:t>
            </w:r>
            <w:r>
              <w:rPr>
                <w:rFonts w:ascii="Arial" w:eastAsia="Calibri" w:hAnsi="Arial" w:cs="Arial"/>
                <w:bCs/>
                <w:lang w:eastAsia="en-GB"/>
              </w:rPr>
              <w:t>his family doctor, his FBC</w:t>
            </w:r>
            <w:r w:rsidRPr="00FB5EF3">
              <w:rPr>
                <w:rFonts w:ascii="Arial" w:eastAsia="Calibri" w:hAnsi="Arial" w:cs="Arial"/>
                <w:bCs/>
                <w:lang w:eastAsia="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2791"/>
              <w:gridCol w:w="2791"/>
              <w:gridCol w:w="2791"/>
              <w:gridCol w:w="2792"/>
            </w:tblGrid>
            <w:tr w:rsidR="00442F84" w14:paraId="1A88E781" w14:textId="77777777" w:rsidTr="00F7508F">
              <w:tc>
                <w:tcPr>
                  <w:tcW w:w="2791" w:type="dxa"/>
                  <w:tcBorders>
                    <w:right w:val="single" w:sz="4" w:space="0" w:color="auto"/>
                  </w:tcBorders>
                </w:tcPr>
                <w:p w14:paraId="422C9570" w14:textId="77777777" w:rsidR="00442F84" w:rsidRPr="00CB5FBB" w:rsidRDefault="00442F84" w:rsidP="00442F84">
                  <w:pPr>
                    <w:jc w:val="center"/>
                    <w:rPr>
                      <w:rFonts w:ascii="Arial" w:eastAsia="Calibri" w:hAnsi="Arial" w:cs="Arial"/>
                      <w:b/>
                    </w:rPr>
                  </w:pPr>
                  <w:r w:rsidRPr="009521E8">
                    <w:rPr>
                      <w:rFonts w:ascii="Arial" w:eastAsia="Calibri" w:hAnsi="Arial" w:cs="Arial"/>
                      <w:b/>
                      <w:highlight w:val="yellow"/>
                    </w:rPr>
                    <w:t>Hb</w:t>
                  </w:r>
                </w:p>
              </w:tc>
              <w:tc>
                <w:tcPr>
                  <w:tcW w:w="2791" w:type="dxa"/>
                  <w:tcBorders>
                    <w:left w:val="single" w:sz="4" w:space="0" w:color="auto"/>
                    <w:right w:val="single" w:sz="4" w:space="0" w:color="auto"/>
                  </w:tcBorders>
                </w:tcPr>
                <w:p w14:paraId="436DC1CE" w14:textId="77777777" w:rsidR="00442F84" w:rsidRPr="00CB5FBB" w:rsidRDefault="00442F84" w:rsidP="00442F84">
                  <w:pPr>
                    <w:jc w:val="center"/>
                    <w:rPr>
                      <w:rFonts w:ascii="Arial" w:eastAsia="Calibri" w:hAnsi="Arial" w:cs="Arial"/>
                      <w:b/>
                    </w:rPr>
                  </w:pPr>
                  <w:r w:rsidRPr="009521E8">
                    <w:rPr>
                      <w:rFonts w:ascii="Arial" w:eastAsia="Calibri" w:hAnsi="Arial" w:cs="Arial"/>
                      <w:b/>
                      <w:highlight w:val="yellow"/>
                    </w:rPr>
                    <w:t>WCC</w:t>
                  </w:r>
                </w:p>
              </w:tc>
              <w:tc>
                <w:tcPr>
                  <w:tcW w:w="2791" w:type="dxa"/>
                  <w:tcBorders>
                    <w:left w:val="single" w:sz="4" w:space="0" w:color="auto"/>
                    <w:right w:val="single" w:sz="4" w:space="0" w:color="auto"/>
                  </w:tcBorders>
                </w:tcPr>
                <w:p w14:paraId="64B0C6B0" w14:textId="77777777" w:rsidR="00442F84" w:rsidRPr="00CB5FBB" w:rsidRDefault="00442F84" w:rsidP="00442F84">
                  <w:pPr>
                    <w:jc w:val="center"/>
                    <w:rPr>
                      <w:rFonts w:ascii="Arial" w:eastAsia="Calibri" w:hAnsi="Arial" w:cs="Arial"/>
                      <w:b/>
                    </w:rPr>
                  </w:pPr>
                  <w:r w:rsidRPr="00CB5FBB">
                    <w:rPr>
                      <w:rFonts w:ascii="Arial" w:eastAsia="Calibri" w:hAnsi="Arial" w:cs="Arial"/>
                      <w:b/>
                    </w:rPr>
                    <w:t>Neutrophils</w:t>
                  </w:r>
                </w:p>
              </w:tc>
              <w:tc>
                <w:tcPr>
                  <w:tcW w:w="2791" w:type="dxa"/>
                  <w:tcBorders>
                    <w:left w:val="single" w:sz="4" w:space="0" w:color="auto"/>
                    <w:right w:val="single" w:sz="4" w:space="0" w:color="auto"/>
                  </w:tcBorders>
                </w:tcPr>
                <w:p w14:paraId="6CC33962" w14:textId="77777777" w:rsidR="00442F84" w:rsidRPr="00CB5FBB" w:rsidRDefault="00442F84" w:rsidP="00442F84">
                  <w:pPr>
                    <w:jc w:val="center"/>
                    <w:rPr>
                      <w:rFonts w:ascii="Arial" w:eastAsia="Calibri" w:hAnsi="Arial" w:cs="Arial"/>
                      <w:b/>
                    </w:rPr>
                  </w:pPr>
                  <w:r w:rsidRPr="00CB5FBB">
                    <w:rPr>
                      <w:rFonts w:ascii="Arial" w:eastAsia="Calibri" w:hAnsi="Arial" w:cs="Arial"/>
                      <w:b/>
                    </w:rPr>
                    <w:t>Platelets</w:t>
                  </w:r>
                </w:p>
              </w:tc>
              <w:tc>
                <w:tcPr>
                  <w:tcW w:w="2792" w:type="dxa"/>
                  <w:tcBorders>
                    <w:left w:val="single" w:sz="4" w:space="0" w:color="auto"/>
                  </w:tcBorders>
                </w:tcPr>
                <w:p w14:paraId="187D5093" w14:textId="77777777" w:rsidR="00442F84" w:rsidRPr="00CB5FBB" w:rsidRDefault="00442F84" w:rsidP="00442F84">
                  <w:pPr>
                    <w:jc w:val="center"/>
                    <w:rPr>
                      <w:rFonts w:ascii="Arial" w:eastAsia="Calibri" w:hAnsi="Arial" w:cs="Arial"/>
                      <w:b/>
                    </w:rPr>
                  </w:pPr>
                  <w:r w:rsidRPr="009521E8">
                    <w:rPr>
                      <w:rFonts w:ascii="Arial" w:eastAsia="Calibri" w:hAnsi="Arial" w:cs="Arial"/>
                      <w:b/>
                      <w:highlight w:val="yellow"/>
                    </w:rPr>
                    <w:t>MCV</w:t>
                  </w:r>
                </w:p>
              </w:tc>
            </w:tr>
            <w:tr w:rsidR="00442F84" w14:paraId="206E3701" w14:textId="77777777" w:rsidTr="00F7508F">
              <w:tc>
                <w:tcPr>
                  <w:tcW w:w="2791" w:type="dxa"/>
                  <w:tcBorders>
                    <w:right w:val="single" w:sz="4" w:space="0" w:color="auto"/>
                  </w:tcBorders>
                </w:tcPr>
                <w:p w14:paraId="1125FA03" w14:textId="77777777" w:rsidR="00442F84" w:rsidRDefault="00442F84" w:rsidP="00442F84">
                  <w:pPr>
                    <w:jc w:val="center"/>
                    <w:rPr>
                      <w:rFonts w:ascii="Arial" w:eastAsia="Calibri" w:hAnsi="Arial" w:cs="Arial"/>
                      <w:bCs/>
                    </w:rPr>
                  </w:pPr>
                  <w:r>
                    <w:rPr>
                      <w:rFonts w:ascii="Arial" w:eastAsia="Calibri" w:hAnsi="Arial" w:cs="Arial"/>
                      <w:bCs/>
                    </w:rPr>
                    <w:t>60 g/L</w:t>
                  </w:r>
                </w:p>
              </w:tc>
              <w:tc>
                <w:tcPr>
                  <w:tcW w:w="2791" w:type="dxa"/>
                  <w:tcBorders>
                    <w:left w:val="single" w:sz="4" w:space="0" w:color="auto"/>
                    <w:right w:val="single" w:sz="4" w:space="0" w:color="auto"/>
                  </w:tcBorders>
                </w:tcPr>
                <w:p w14:paraId="78F4F6C4" w14:textId="77777777" w:rsidR="00442F84" w:rsidRPr="00CB5FBB" w:rsidRDefault="00442F84" w:rsidP="00442F84">
                  <w:pPr>
                    <w:jc w:val="center"/>
                    <w:rPr>
                      <w:rFonts w:ascii="Arial" w:eastAsia="Calibri" w:hAnsi="Arial" w:cs="Arial"/>
                      <w:bCs/>
                    </w:rPr>
                  </w:pPr>
                  <w:r>
                    <w:rPr>
                      <w:rFonts w:ascii="Arial" w:eastAsia="Calibri" w:hAnsi="Arial" w:cs="Arial"/>
                      <w:bCs/>
                    </w:rPr>
                    <w:t>1 x 10</w:t>
                  </w:r>
                  <w:r>
                    <w:rPr>
                      <w:rFonts w:ascii="Arial" w:eastAsia="Calibri" w:hAnsi="Arial" w:cs="Arial"/>
                      <w:bCs/>
                      <w:vertAlign w:val="superscript"/>
                    </w:rPr>
                    <w:t>9</w:t>
                  </w:r>
                  <w:r>
                    <w:rPr>
                      <w:rFonts w:ascii="Arial" w:eastAsia="Calibri" w:hAnsi="Arial" w:cs="Arial"/>
                      <w:bCs/>
                    </w:rPr>
                    <w:t>/L</w:t>
                  </w:r>
                </w:p>
              </w:tc>
              <w:tc>
                <w:tcPr>
                  <w:tcW w:w="2791" w:type="dxa"/>
                  <w:tcBorders>
                    <w:left w:val="single" w:sz="4" w:space="0" w:color="auto"/>
                    <w:right w:val="single" w:sz="4" w:space="0" w:color="auto"/>
                  </w:tcBorders>
                </w:tcPr>
                <w:p w14:paraId="68ABA773" w14:textId="77777777" w:rsidR="00442F84" w:rsidRPr="00F20F37" w:rsidRDefault="00442F84" w:rsidP="00442F84">
                  <w:pPr>
                    <w:jc w:val="center"/>
                    <w:rPr>
                      <w:rFonts w:ascii="Arial" w:eastAsia="Calibri" w:hAnsi="Arial" w:cs="Arial"/>
                      <w:bCs/>
                    </w:rPr>
                  </w:pPr>
                  <w:r>
                    <w:rPr>
                      <w:rFonts w:ascii="Arial" w:eastAsia="Calibri" w:hAnsi="Arial" w:cs="Arial"/>
                      <w:bCs/>
                    </w:rPr>
                    <w:t xml:space="preserve">0.2 x </w:t>
                  </w:r>
                  <w:r w:rsidRPr="00F20F37">
                    <w:rPr>
                      <w:rFonts w:ascii="Arial" w:eastAsia="Calibri" w:hAnsi="Arial" w:cs="Arial"/>
                      <w:bCs/>
                    </w:rPr>
                    <w:t>10</w:t>
                  </w:r>
                  <w:r>
                    <w:rPr>
                      <w:rFonts w:ascii="Arial" w:eastAsia="Calibri" w:hAnsi="Arial" w:cs="Arial"/>
                      <w:bCs/>
                      <w:vertAlign w:val="superscript"/>
                    </w:rPr>
                    <w:t>9</w:t>
                  </w:r>
                  <w:r>
                    <w:rPr>
                      <w:rFonts w:ascii="Arial" w:eastAsia="Calibri" w:hAnsi="Arial" w:cs="Arial"/>
                      <w:bCs/>
                    </w:rPr>
                    <w:t>/</w:t>
                  </w:r>
                  <w:r w:rsidRPr="00F20F37">
                    <w:rPr>
                      <w:rFonts w:ascii="Arial" w:eastAsia="Calibri" w:hAnsi="Arial" w:cs="Arial"/>
                      <w:bCs/>
                    </w:rPr>
                    <w:t>L</w:t>
                  </w:r>
                </w:p>
              </w:tc>
              <w:tc>
                <w:tcPr>
                  <w:tcW w:w="2791" w:type="dxa"/>
                  <w:tcBorders>
                    <w:left w:val="single" w:sz="4" w:space="0" w:color="auto"/>
                    <w:right w:val="single" w:sz="4" w:space="0" w:color="auto"/>
                  </w:tcBorders>
                </w:tcPr>
                <w:p w14:paraId="1C43D67F" w14:textId="77777777" w:rsidR="00442F84" w:rsidRPr="00BD2AB6" w:rsidRDefault="00442F84" w:rsidP="00442F84">
                  <w:pPr>
                    <w:jc w:val="center"/>
                    <w:rPr>
                      <w:rFonts w:ascii="Arial" w:eastAsia="Calibri" w:hAnsi="Arial" w:cs="Arial"/>
                      <w:bCs/>
                    </w:rPr>
                  </w:pPr>
                  <w:r>
                    <w:rPr>
                      <w:rFonts w:ascii="Arial" w:eastAsia="Calibri" w:hAnsi="Arial" w:cs="Arial"/>
                      <w:bCs/>
                    </w:rPr>
                    <w:t>20 x 10</w:t>
                  </w:r>
                  <w:r>
                    <w:rPr>
                      <w:rFonts w:ascii="Arial" w:eastAsia="Calibri" w:hAnsi="Arial" w:cs="Arial"/>
                      <w:bCs/>
                      <w:vertAlign w:val="superscript"/>
                    </w:rPr>
                    <w:t>9</w:t>
                  </w:r>
                  <w:r>
                    <w:rPr>
                      <w:rFonts w:ascii="Arial" w:eastAsia="Calibri" w:hAnsi="Arial" w:cs="Arial"/>
                      <w:bCs/>
                    </w:rPr>
                    <w:t>/L</w:t>
                  </w:r>
                </w:p>
              </w:tc>
              <w:tc>
                <w:tcPr>
                  <w:tcW w:w="2792" w:type="dxa"/>
                  <w:tcBorders>
                    <w:left w:val="single" w:sz="4" w:space="0" w:color="auto"/>
                  </w:tcBorders>
                </w:tcPr>
                <w:p w14:paraId="7188994E" w14:textId="77777777" w:rsidR="00442F84" w:rsidRDefault="00442F84" w:rsidP="00442F84">
                  <w:pPr>
                    <w:jc w:val="center"/>
                    <w:rPr>
                      <w:rFonts w:ascii="Arial" w:eastAsia="Calibri" w:hAnsi="Arial" w:cs="Arial"/>
                      <w:bCs/>
                    </w:rPr>
                  </w:pPr>
                  <w:r>
                    <w:rPr>
                      <w:rFonts w:ascii="Arial" w:eastAsia="Calibri" w:hAnsi="Arial" w:cs="Arial"/>
                      <w:bCs/>
                    </w:rPr>
                    <w:t>105 (NR 80–100)</w:t>
                  </w:r>
                </w:p>
              </w:tc>
            </w:tr>
          </w:tbl>
          <w:p w14:paraId="3F40E9F8" w14:textId="77777777" w:rsidR="00442F84" w:rsidRPr="00276DF4" w:rsidRDefault="00442F84" w:rsidP="00442F84">
            <w:pPr>
              <w:contextualSpacing/>
              <w:rPr>
                <w:rFonts w:ascii="Arial" w:eastAsia="Calibri" w:hAnsi="Arial" w:cs="Arial"/>
                <w:lang w:eastAsia="en-GB"/>
              </w:rPr>
            </w:pPr>
          </w:p>
          <w:p w14:paraId="385CA94F" w14:textId="77777777" w:rsidR="00442F84" w:rsidRDefault="00442F84" w:rsidP="00442F84">
            <w:pPr>
              <w:contextualSpacing/>
              <w:rPr>
                <w:rFonts w:ascii="Arial" w:eastAsia="Calibri" w:hAnsi="Arial" w:cs="Arial"/>
                <w:b/>
                <w:bCs/>
                <w:lang w:eastAsia="en-GB"/>
              </w:rPr>
            </w:pPr>
            <w:r w:rsidRPr="4C57DA18">
              <w:rPr>
                <w:rFonts w:ascii="Arial" w:eastAsia="Calibri" w:hAnsi="Arial" w:cs="Arial"/>
                <w:b/>
                <w:bCs/>
                <w:lang w:eastAsia="en-GB"/>
              </w:rPr>
              <w:t>Please rank the tests in order you would do them:</w:t>
            </w:r>
          </w:p>
          <w:p w14:paraId="50898E73" w14:textId="77777777" w:rsidR="00442F84" w:rsidRPr="00C578F0" w:rsidRDefault="00442F84" w:rsidP="00442F84">
            <w:pPr>
              <w:contextualSpacing/>
              <w:rPr>
                <w:rFonts w:ascii="Arial" w:eastAsia="Calibri" w:hAnsi="Arial" w:cs="Arial"/>
                <w:lang w:eastAsia="en-GB"/>
              </w:rPr>
            </w:pPr>
          </w:p>
        </w:tc>
      </w:tr>
      <w:tr w:rsidR="00442F84" w:rsidRPr="00C578F0" w14:paraId="481565E3" w14:textId="77777777" w:rsidTr="4C57DA18">
        <w:trPr>
          <w:trHeight w:val="278"/>
        </w:trPr>
        <w:tc>
          <w:tcPr>
            <w:tcW w:w="425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6B92D13" w14:textId="02A52CCD" w:rsidR="00442F84" w:rsidRPr="00C578F0" w:rsidRDefault="00442F84" w:rsidP="00442F84">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453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902F69D" w14:textId="477A2AA1" w:rsidR="00442F84" w:rsidRPr="00C578F0" w:rsidRDefault="00442F84" w:rsidP="00442F84">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9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1BBAE2A" w14:textId="0DC8EF31" w:rsidR="00442F84" w:rsidRPr="00C578F0" w:rsidRDefault="00442F84" w:rsidP="00442F84">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r>
      <w:tr w:rsidR="00442F84" w:rsidRPr="00C578F0" w14:paraId="16D5F231" w14:textId="77777777" w:rsidTr="4C57DA18">
        <w:trPr>
          <w:trHeight w:val="278"/>
        </w:trPr>
        <w:tc>
          <w:tcPr>
            <w:tcW w:w="425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7F28D34" w14:textId="1AED300D" w:rsidR="00442F84" w:rsidRPr="00C578F0" w:rsidRDefault="00442F84" w:rsidP="00442F84">
            <w:pPr>
              <w:contextualSpacing/>
              <w:rPr>
                <w:rFonts w:ascii="Arial" w:eastAsia="Calibri" w:hAnsi="Arial" w:cs="Arial"/>
                <w:bCs/>
                <w:lang w:eastAsia="en-GB"/>
              </w:rPr>
            </w:pPr>
            <w:r>
              <w:rPr>
                <w:rFonts w:ascii="Arial" w:eastAsia="Calibri" w:hAnsi="Arial" w:cs="Arial"/>
                <w:bCs/>
                <w:lang w:eastAsia="en-GB"/>
              </w:rPr>
              <w:t xml:space="preserve">(1) Additional blood tests – reticulocyte count, renal and liver function, </w:t>
            </w:r>
            <w:r w:rsidRPr="009521E8">
              <w:rPr>
                <w:rFonts w:ascii="Arial" w:eastAsia="Calibri" w:hAnsi="Arial" w:cs="Arial"/>
                <w:bCs/>
                <w:highlight w:val="yellow"/>
                <w:lang w:eastAsia="en-GB"/>
              </w:rPr>
              <w:t>LDH</w:t>
            </w:r>
            <w:r>
              <w:rPr>
                <w:rFonts w:ascii="Arial" w:eastAsia="Calibri" w:hAnsi="Arial" w:cs="Arial"/>
                <w:bCs/>
                <w:lang w:eastAsia="en-GB"/>
              </w:rPr>
              <w:t>, blood film, hematinics, parvovirus</w:t>
            </w:r>
          </w:p>
        </w:tc>
        <w:tc>
          <w:tcPr>
            <w:tcW w:w="4536" w:type="dxa"/>
            <w:vMerge w:val="restart"/>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FE00FBB" w14:textId="77777777" w:rsidR="00442F84" w:rsidRPr="008C3FBA" w:rsidRDefault="00442F84" w:rsidP="00442F84">
            <w:pPr>
              <w:contextualSpacing/>
              <w:rPr>
                <w:rFonts w:ascii="Arial" w:eastAsia="Calibri" w:hAnsi="Arial" w:cs="Arial"/>
                <w:color w:val="4EA72E" w:themeColor="accent6"/>
                <w:lang w:eastAsia="en-GB"/>
              </w:rPr>
            </w:pPr>
            <w:r w:rsidRPr="47F04613">
              <w:rPr>
                <w:rFonts w:ascii="Arial" w:eastAsia="Calibri" w:hAnsi="Arial" w:cs="Arial"/>
                <w:color w:val="4EA72E" w:themeColor="accent6"/>
                <w:lang w:eastAsia="en-GB"/>
              </w:rPr>
              <w:t xml:space="preserve">That is the correct order, well done! </w:t>
            </w:r>
          </w:p>
          <w:p w14:paraId="2F1FF8A1" w14:textId="41C84716" w:rsidR="00442F84" w:rsidRPr="006016E4" w:rsidRDefault="00442F84" w:rsidP="00442F84">
            <w:pPr>
              <w:contextualSpacing/>
              <w:rPr>
                <w:rFonts w:ascii="Arial" w:eastAsia="Calibri" w:hAnsi="Arial" w:cs="Arial"/>
                <w:lang w:eastAsia="en-GB"/>
              </w:rPr>
            </w:pPr>
            <w:r w:rsidRPr="47F04613">
              <w:rPr>
                <w:rFonts w:ascii="Arial" w:eastAsia="Calibri" w:hAnsi="Arial" w:cs="Arial"/>
                <w:color w:val="4EA72E" w:themeColor="accent6"/>
                <w:lang w:eastAsia="en-GB"/>
              </w:rPr>
              <w:t xml:space="preserve">This stepwise approach ensures that more common and less invasive diagnostic possibilities are addressed before proceeding to invasive procedures, aligning with best practice </w:t>
            </w:r>
            <w:commentRangeStart w:id="47"/>
            <w:commentRangeStart w:id="48"/>
            <w:r w:rsidRPr="47F04613">
              <w:rPr>
                <w:rFonts w:ascii="Arial" w:eastAsia="Calibri" w:hAnsi="Arial" w:cs="Arial"/>
                <w:color w:val="4EA72E" w:themeColor="accent6"/>
                <w:lang w:eastAsia="en-GB"/>
              </w:rPr>
              <w:t>guidelines</w:t>
            </w:r>
            <w:commentRangeEnd w:id="47"/>
            <w:r>
              <w:rPr>
                <w:rStyle w:val="CommentReference"/>
              </w:rPr>
              <w:commentReference w:id="47"/>
            </w:r>
            <w:commentRangeEnd w:id="48"/>
            <w:r>
              <w:rPr>
                <w:rStyle w:val="CommentReference"/>
              </w:rPr>
              <w:commentReference w:id="48"/>
            </w:r>
            <w:r>
              <w:rPr>
                <w:rFonts w:ascii="Arial" w:eastAsia="Calibri" w:hAnsi="Arial" w:cs="Arial"/>
                <w:color w:val="4EA72E" w:themeColor="accent6"/>
                <w:lang w:eastAsia="en-GB"/>
              </w:rPr>
              <w:t xml:space="preserve">. </w:t>
            </w:r>
            <w:r w:rsidRPr="000711E6">
              <w:rPr>
                <w:rFonts w:ascii="Arial" w:eastAsia="Calibri" w:hAnsi="Arial" w:cs="Arial"/>
                <w:color w:val="4EA72E" w:themeColor="accent6"/>
                <w:lang w:eastAsia="en-GB"/>
              </w:rPr>
              <w:t>Initial results will take less than 24 hours, thus, if a diagnosis is not reached, a stepwise approach with a bone marrow biopsy would be advised as the next test</w:t>
            </w:r>
            <w:r>
              <w:rPr>
                <w:rFonts w:ascii="Arial" w:eastAsia="Calibri" w:hAnsi="Arial" w:cs="Arial"/>
                <w:color w:val="4EA72E" w:themeColor="accent6"/>
                <w:lang w:eastAsia="en-GB"/>
              </w:rPr>
              <w:t>.</w:t>
            </w:r>
          </w:p>
        </w:tc>
        <w:tc>
          <w:tcPr>
            <w:tcW w:w="5396" w:type="dxa"/>
            <w:vMerge w:val="restart"/>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7D9E7DA" w14:textId="77777777" w:rsidR="00442F84" w:rsidRPr="00C578F0" w:rsidRDefault="00442F84" w:rsidP="00442F84">
            <w:pPr>
              <w:contextualSpacing/>
              <w:rPr>
                <w:rFonts w:ascii="Arial" w:eastAsia="Calibri" w:hAnsi="Arial" w:cs="Arial"/>
                <w:lang w:eastAsia="en-GB"/>
              </w:rPr>
            </w:pPr>
            <w:r>
              <w:rPr>
                <w:rFonts w:ascii="Arial" w:eastAsia="Calibri" w:hAnsi="Arial" w:cs="Arial"/>
                <w:bCs/>
                <w:lang w:eastAsia="en-GB"/>
              </w:rPr>
              <w:t xml:space="preserve">(1) Additional blood tests – reticulocyte count, renal and liver function, </w:t>
            </w:r>
            <w:r w:rsidRPr="009521E8">
              <w:rPr>
                <w:rFonts w:ascii="Arial" w:eastAsia="Calibri" w:hAnsi="Arial" w:cs="Arial"/>
                <w:bCs/>
                <w:highlight w:val="yellow"/>
                <w:lang w:eastAsia="en-GB"/>
              </w:rPr>
              <w:t>LDH</w:t>
            </w:r>
            <w:r>
              <w:rPr>
                <w:rFonts w:ascii="Arial" w:eastAsia="Calibri" w:hAnsi="Arial" w:cs="Arial"/>
                <w:bCs/>
                <w:lang w:eastAsia="en-GB"/>
              </w:rPr>
              <w:t>, blood film, hematinics, parvovirus</w:t>
            </w:r>
          </w:p>
          <w:p w14:paraId="0862015B" w14:textId="77777777" w:rsidR="00442F84" w:rsidRPr="00C578F0" w:rsidRDefault="00442F84" w:rsidP="00442F84">
            <w:pPr>
              <w:contextualSpacing/>
              <w:rPr>
                <w:rFonts w:ascii="Arial" w:eastAsia="Calibri" w:hAnsi="Arial" w:cs="Arial"/>
                <w:lang w:eastAsia="en-GB"/>
              </w:rPr>
            </w:pPr>
            <w:r>
              <w:rPr>
                <w:rFonts w:ascii="Arial" w:eastAsia="Calibri" w:hAnsi="Arial" w:cs="Arial"/>
                <w:bCs/>
                <w:lang w:eastAsia="en-GB"/>
              </w:rPr>
              <w:t xml:space="preserve">(2) </w:t>
            </w:r>
            <w:r w:rsidRPr="009521E8">
              <w:rPr>
                <w:rFonts w:ascii="Arial" w:eastAsia="Calibri" w:hAnsi="Arial" w:cs="Arial"/>
                <w:bCs/>
                <w:highlight w:val="yellow"/>
                <w:lang w:eastAsia="en-GB"/>
              </w:rPr>
              <w:t>PNH</w:t>
            </w:r>
            <w:r>
              <w:rPr>
                <w:rFonts w:ascii="Arial" w:eastAsia="Calibri" w:hAnsi="Arial" w:cs="Arial"/>
                <w:bCs/>
                <w:lang w:eastAsia="en-GB"/>
              </w:rPr>
              <w:t xml:space="preserve"> screen</w:t>
            </w:r>
          </w:p>
          <w:p w14:paraId="78921253" w14:textId="32DAA946" w:rsidR="00442F84" w:rsidRPr="00C578F0" w:rsidRDefault="00442F84" w:rsidP="00442F84">
            <w:pPr>
              <w:contextualSpacing/>
              <w:rPr>
                <w:rFonts w:ascii="Arial" w:eastAsia="Calibri" w:hAnsi="Arial" w:cs="Arial"/>
                <w:lang w:eastAsia="en-GB"/>
              </w:rPr>
            </w:pPr>
            <w:r>
              <w:rPr>
                <w:rFonts w:ascii="Arial" w:eastAsia="Calibri" w:hAnsi="Arial" w:cs="Arial"/>
                <w:lang w:eastAsia="en-GB"/>
              </w:rPr>
              <w:t xml:space="preserve">(3) </w:t>
            </w:r>
            <w:r w:rsidRPr="009521E8">
              <w:rPr>
                <w:rFonts w:ascii="Arial" w:eastAsia="Calibri" w:hAnsi="Arial" w:cs="Arial"/>
                <w:highlight w:val="yellow"/>
                <w:lang w:eastAsia="en-GB"/>
              </w:rPr>
              <w:t>BM</w:t>
            </w:r>
            <w:r>
              <w:rPr>
                <w:rFonts w:ascii="Arial" w:eastAsia="Calibri" w:hAnsi="Arial" w:cs="Arial"/>
                <w:lang w:eastAsia="en-GB"/>
              </w:rPr>
              <w:t xml:space="preserve"> biopsy</w:t>
            </w:r>
          </w:p>
        </w:tc>
      </w:tr>
      <w:tr w:rsidR="00442F84" w:rsidRPr="00C578F0" w14:paraId="11BD3D2E" w14:textId="77777777" w:rsidTr="4C57DA18">
        <w:trPr>
          <w:trHeight w:val="278"/>
        </w:trPr>
        <w:tc>
          <w:tcPr>
            <w:tcW w:w="425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8B8F4FB" w14:textId="2FEA4EC9" w:rsidR="00442F84" w:rsidRPr="00C578F0" w:rsidRDefault="00442F84" w:rsidP="00442F84">
            <w:pPr>
              <w:contextualSpacing/>
              <w:rPr>
                <w:rFonts w:ascii="Arial" w:eastAsia="Calibri" w:hAnsi="Arial" w:cs="Arial"/>
                <w:bCs/>
                <w:lang w:eastAsia="en-GB"/>
              </w:rPr>
            </w:pPr>
            <w:r>
              <w:rPr>
                <w:rFonts w:ascii="Arial" w:eastAsia="Calibri" w:hAnsi="Arial" w:cs="Arial"/>
                <w:bCs/>
                <w:lang w:eastAsia="en-GB"/>
              </w:rPr>
              <w:t xml:space="preserve">(2) </w:t>
            </w:r>
            <w:r w:rsidRPr="009521E8">
              <w:rPr>
                <w:rFonts w:ascii="Arial" w:eastAsia="Calibri" w:hAnsi="Arial" w:cs="Arial"/>
                <w:bCs/>
                <w:highlight w:val="yellow"/>
                <w:lang w:eastAsia="en-GB"/>
              </w:rPr>
              <w:t>PNH</w:t>
            </w:r>
            <w:r>
              <w:rPr>
                <w:rFonts w:ascii="Arial" w:eastAsia="Calibri" w:hAnsi="Arial" w:cs="Arial"/>
                <w:bCs/>
                <w:lang w:eastAsia="en-GB"/>
              </w:rPr>
              <w:t xml:space="preserve"> screen</w:t>
            </w:r>
          </w:p>
        </w:tc>
        <w:tc>
          <w:tcPr>
            <w:tcW w:w="4536" w:type="dxa"/>
            <w:vMerge/>
          </w:tcPr>
          <w:p w14:paraId="5A9AF6FB" w14:textId="77777777" w:rsidR="00442F84" w:rsidRPr="00C578F0" w:rsidRDefault="00442F84" w:rsidP="00442F84">
            <w:pPr>
              <w:contextualSpacing/>
              <w:rPr>
                <w:rFonts w:ascii="Arial" w:eastAsia="Calibri" w:hAnsi="Arial" w:cs="Arial"/>
                <w:bCs/>
                <w:lang w:eastAsia="en-GB"/>
              </w:rPr>
            </w:pPr>
          </w:p>
        </w:tc>
        <w:tc>
          <w:tcPr>
            <w:tcW w:w="5396" w:type="dxa"/>
            <w:vMerge/>
          </w:tcPr>
          <w:p w14:paraId="0601E510" w14:textId="77777777" w:rsidR="00442F84" w:rsidRPr="009E681D" w:rsidRDefault="00442F84" w:rsidP="00442F84">
            <w:pPr>
              <w:contextualSpacing/>
              <w:rPr>
                <w:rFonts w:ascii="Arial" w:eastAsia="Calibri" w:hAnsi="Arial" w:cs="Arial"/>
                <w:bCs/>
                <w:lang w:eastAsia="en-GB"/>
              </w:rPr>
            </w:pPr>
          </w:p>
        </w:tc>
      </w:tr>
      <w:tr w:rsidR="00442F84" w:rsidRPr="00C578F0" w14:paraId="1B0E818B" w14:textId="77777777" w:rsidTr="4C57DA18">
        <w:trPr>
          <w:trHeight w:val="278"/>
        </w:trPr>
        <w:tc>
          <w:tcPr>
            <w:tcW w:w="425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3E0C130" w14:textId="23DCE57D" w:rsidR="00442F84" w:rsidRDefault="00442F84" w:rsidP="00442F84">
            <w:pPr>
              <w:contextualSpacing/>
              <w:rPr>
                <w:rFonts w:ascii="Arial" w:eastAsia="Calibri" w:hAnsi="Arial" w:cs="Arial"/>
                <w:lang w:eastAsia="en-GB"/>
              </w:rPr>
            </w:pPr>
            <w:r>
              <w:rPr>
                <w:rFonts w:ascii="Arial" w:eastAsia="Calibri" w:hAnsi="Arial" w:cs="Arial"/>
                <w:lang w:eastAsia="en-GB"/>
              </w:rPr>
              <w:t xml:space="preserve">(3) </w:t>
            </w:r>
            <w:r w:rsidRPr="009521E8">
              <w:rPr>
                <w:rFonts w:ascii="Arial" w:eastAsia="Calibri" w:hAnsi="Arial" w:cs="Arial"/>
                <w:highlight w:val="yellow"/>
                <w:lang w:eastAsia="en-GB"/>
              </w:rPr>
              <w:t>BM</w:t>
            </w:r>
            <w:r>
              <w:rPr>
                <w:rFonts w:ascii="Arial" w:eastAsia="Calibri" w:hAnsi="Arial" w:cs="Arial"/>
                <w:lang w:eastAsia="en-GB"/>
              </w:rPr>
              <w:t xml:space="preserve"> biopsy</w:t>
            </w:r>
          </w:p>
        </w:tc>
        <w:tc>
          <w:tcPr>
            <w:tcW w:w="4536" w:type="dxa"/>
            <w:vMerge/>
          </w:tcPr>
          <w:p w14:paraId="0060201D" w14:textId="77777777" w:rsidR="00442F84" w:rsidRPr="00C578F0" w:rsidRDefault="00442F84" w:rsidP="00442F84">
            <w:pPr>
              <w:contextualSpacing/>
              <w:rPr>
                <w:rFonts w:ascii="Arial" w:eastAsia="Calibri" w:hAnsi="Arial" w:cs="Arial"/>
                <w:bCs/>
                <w:lang w:eastAsia="en-GB"/>
              </w:rPr>
            </w:pPr>
          </w:p>
        </w:tc>
        <w:tc>
          <w:tcPr>
            <w:tcW w:w="5396" w:type="dxa"/>
            <w:vMerge/>
          </w:tcPr>
          <w:p w14:paraId="02BCAB91" w14:textId="77777777" w:rsidR="00442F84" w:rsidRPr="009E681D" w:rsidRDefault="00442F84" w:rsidP="00442F84">
            <w:pPr>
              <w:contextualSpacing/>
            </w:pPr>
          </w:p>
        </w:tc>
      </w:tr>
      <w:tr w:rsidR="00442F84" w:rsidRPr="00C578F0" w14:paraId="231582A3" w14:textId="77777777" w:rsidTr="4C57DA18">
        <w:trPr>
          <w:trHeight w:val="278"/>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68C6543" w14:textId="3B17DA7D" w:rsidR="00442F84" w:rsidRPr="00C578F0" w:rsidRDefault="00442F84" w:rsidP="00442F84">
            <w:pPr>
              <w:contextualSpacing/>
              <w:rPr>
                <w:rFonts w:ascii="Arial" w:eastAsia="Calibri" w:hAnsi="Arial" w:cs="Arial"/>
                <w:b/>
                <w:lang w:eastAsia="en-GB"/>
              </w:rPr>
            </w:pPr>
            <w:r w:rsidRPr="00C578F0">
              <w:rPr>
                <w:rFonts w:ascii="Arial" w:eastAsia="Calibri" w:hAnsi="Arial" w:cs="Arial"/>
                <w:b/>
                <w:lang w:eastAsia="en-GB"/>
              </w:rPr>
              <w:t xml:space="preserve">Solution </w:t>
            </w:r>
          </w:p>
        </w:tc>
      </w:tr>
      <w:tr w:rsidR="00442F84" w:rsidRPr="00C578F0" w14:paraId="6728440D" w14:textId="77777777" w:rsidTr="4C57DA18">
        <w:trPr>
          <w:trHeight w:val="278"/>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B416765" w14:textId="4AA7D2F6" w:rsidR="00442F84" w:rsidRPr="00C578F0" w:rsidRDefault="00442F84" w:rsidP="00442F84">
            <w:pPr>
              <w:contextualSpacing/>
              <w:rPr>
                <w:rFonts w:ascii="Arial" w:eastAsia="Calibri" w:hAnsi="Arial" w:cs="Arial"/>
                <w:bCs/>
                <w:lang w:eastAsia="en-GB"/>
              </w:rPr>
            </w:pPr>
            <w:r>
              <w:rPr>
                <w:rFonts w:ascii="Arial" w:eastAsia="Calibri" w:hAnsi="Arial" w:cs="Arial"/>
                <w:bCs/>
                <w:lang w:eastAsia="en-GB"/>
              </w:rPr>
              <w:t>Roberto is clearly cytopenic; however, AA</w:t>
            </w:r>
            <w:r w:rsidRPr="0039765F">
              <w:rPr>
                <w:rFonts w:ascii="Arial" w:eastAsia="Calibri" w:hAnsi="Arial" w:cs="Arial"/>
                <w:bCs/>
                <w:lang w:eastAsia="en-GB"/>
              </w:rPr>
              <w:t xml:space="preserve"> is a rare </w:t>
            </w:r>
            <w:r>
              <w:rPr>
                <w:rFonts w:ascii="Arial" w:eastAsia="Calibri" w:hAnsi="Arial" w:cs="Arial"/>
                <w:bCs/>
                <w:lang w:eastAsia="en-GB"/>
              </w:rPr>
              <w:t>condition.</w:t>
            </w:r>
            <w:r w:rsidRPr="0039765F">
              <w:rPr>
                <w:rFonts w:ascii="Arial" w:eastAsia="Calibri" w:hAnsi="Arial" w:cs="Arial"/>
                <w:bCs/>
                <w:lang w:eastAsia="en-GB"/>
              </w:rPr>
              <w:t xml:space="preserve"> </w:t>
            </w:r>
            <w:r>
              <w:rPr>
                <w:rFonts w:ascii="Arial" w:eastAsia="Calibri" w:hAnsi="Arial" w:cs="Arial"/>
                <w:bCs/>
                <w:lang w:eastAsia="en-GB"/>
              </w:rPr>
              <w:t>D</w:t>
            </w:r>
            <w:r w:rsidRPr="006D76BE">
              <w:rPr>
                <w:rFonts w:ascii="Arial" w:eastAsia="Calibri" w:hAnsi="Arial" w:cs="Arial"/>
                <w:bCs/>
                <w:lang w:eastAsia="en-GB"/>
              </w:rPr>
              <w:t xml:space="preserve">ietary deficiencies, alcohol-related issues, and conditions like </w:t>
            </w:r>
            <w:r w:rsidRPr="00532281">
              <w:rPr>
                <w:rFonts w:ascii="Arial" w:eastAsia="Calibri" w:hAnsi="Arial" w:cs="Arial"/>
                <w:bCs/>
                <w:highlight w:val="yellow"/>
                <w:lang w:eastAsia="en-GB"/>
              </w:rPr>
              <w:t>MDS</w:t>
            </w:r>
            <w:r w:rsidRPr="006D76BE">
              <w:rPr>
                <w:rFonts w:ascii="Arial" w:eastAsia="Calibri" w:hAnsi="Arial" w:cs="Arial"/>
                <w:bCs/>
                <w:lang w:eastAsia="en-GB"/>
              </w:rPr>
              <w:t xml:space="preserve"> or leukemia are more common causes of cytopenia.</w:t>
            </w:r>
            <w:r>
              <w:rPr>
                <w:rFonts w:ascii="Arial" w:eastAsia="Calibri" w:hAnsi="Arial" w:cs="Arial"/>
                <w:bCs/>
                <w:lang w:eastAsia="en-GB"/>
              </w:rPr>
              <w:t xml:space="preserve"> </w:t>
            </w:r>
            <w:r w:rsidRPr="005A663D">
              <w:rPr>
                <w:rFonts w:ascii="Arial" w:eastAsia="Calibri" w:hAnsi="Arial" w:cs="Arial"/>
                <w:bCs/>
                <w:lang w:eastAsia="en-GB"/>
              </w:rPr>
              <w:t>A logical, stepwise approach to diagnosis is essential to ensure accurate identification and timely management.</w:t>
            </w:r>
          </w:p>
        </w:tc>
      </w:tr>
      <w:tr w:rsidR="004815E7" w:rsidRPr="00C578F0" w14:paraId="18386377" w14:textId="77777777" w:rsidTr="4C57DA18">
        <w:trPr>
          <w:trHeight w:val="130"/>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EC78B51" w14:textId="77777777" w:rsidR="004815E7" w:rsidRPr="00C578F0" w:rsidRDefault="004815E7" w:rsidP="005A0CE4">
            <w:pPr>
              <w:contextualSpacing/>
              <w:rPr>
                <w:rFonts w:ascii="Arial" w:eastAsia="Calibri" w:hAnsi="Arial" w:cs="Arial"/>
                <w:b/>
                <w:lang w:eastAsia="en-GB"/>
              </w:rPr>
            </w:pPr>
            <w:r w:rsidRPr="00C578F0">
              <w:rPr>
                <w:rFonts w:ascii="Arial" w:eastAsia="Calibri" w:hAnsi="Arial" w:cs="Arial"/>
                <w:b/>
                <w:lang w:eastAsia="en-GB"/>
              </w:rPr>
              <w:t>Interactivity/buttons</w:t>
            </w:r>
          </w:p>
        </w:tc>
      </w:tr>
      <w:tr w:rsidR="004815E7" w:rsidRPr="00C578F0" w14:paraId="039D6875" w14:textId="77777777" w:rsidTr="4C57DA18">
        <w:trPr>
          <w:trHeight w:val="141"/>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64C992F" w14:textId="7FCA8737" w:rsidR="004815E7" w:rsidRPr="00C578F0" w:rsidRDefault="004815E7" w:rsidP="005A0CE4">
            <w:pPr>
              <w:contextualSpacing/>
              <w:rPr>
                <w:rFonts w:ascii="Arial" w:eastAsia="Calibri" w:hAnsi="Arial" w:cs="Arial"/>
                <w:bCs/>
                <w:lang w:eastAsia="en-GB"/>
              </w:rPr>
            </w:pPr>
            <w:r>
              <w:rPr>
                <w:rFonts w:ascii="Arial" w:eastAsia="Calibri" w:hAnsi="Arial" w:cs="Arial"/>
                <w:bCs/>
                <w:lang w:eastAsia="en-GB"/>
              </w:rPr>
              <w:t xml:space="preserve">Add glossary entries for </w:t>
            </w:r>
            <w:r w:rsidR="00442F84" w:rsidRPr="008324CD">
              <w:rPr>
                <w:rFonts w:ascii="Arial" w:eastAsia="Calibri" w:hAnsi="Arial" w:cs="Arial"/>
                <w:bCs/>
                <w:highlight w:val="yellow"/>
                <w:lang w:eastAsia="en-GB"/>
              </w:rPr>
              <w:t>Hb,</w:t>
            </w:r>
            <w:r w:rsidR="00442F84">
              <w:rPr>
                <w:rFonts w:ascii="Arial" w:eastAsia="Calibri" w:hAnsi="Arial" w:cs="Arial"/>
                <w:bCs/>
                <w:lang w:eastAsia="en-GB"/>
              </w:rPr>
              <w:t xml:space="preserve"> </w:t>
            </w:r>
            <w:r w:rsidRPr="00086040">
              <w:rPr>
                <w:rFonts w:ascii="Arial" w:eastAsia="Calibri" w:hAnsi="Arial" w:cs="Arial"/>
                <w:bCs/>
                <w:highlight w:val="yellow"/>
                <w:lang w:eastAsia="en-GB"/>
              </w:rPr>
              <w:t>LDH, PNH, BM, MDS</w:t>
            </w:r>
            <w:r w:rsidR="00086040" w:rsidRPr="00086040">
              <w:rPr>
                <w:rFonts w:ascii="Arial" w:eastAsia="Calibri" w:hAnsi="Arial" w:cs="Arial"/>
                <w:bCs/>
                <w:highlight w:val="yellow"/>
                <w:lang w:eastAsia="en-GB"/>
              </w:rPr>
              <w:t>, FBC</w:t>
            </w:r>
            <w:r w:rsidR="008324CD" w:rsidRPr="008324CD">
              <w:rPr>
                <w:rFonts w:ascii="Arial" w:eastAsia="Calibri" w:hAnsi="Arial" w:cs="Arial"/>
                <w:bCs/>
                <w:highlight w:val="yellow"/>
                <w:lang w:eastAsia="en-GB"/>
              </w:rPr>
              <w:t>, MCV</w:t>
            </w:r>
          </w:p>
        </w:tc>
      </w:tr>
      <w:tr w:rsidR="004815E7" w:rsidRPr="00C578F0" w14:paraId="18FAA714" w14:textId="77777777" w:rsidTr="4C57DA18">
        <w:trPr>
          <w:trHeight w:val="179"/>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8BD15D0" w14:textId="77777777" w:rsidR="004815E7" w:rsidRPr="00C578F0" w:rsidRDefault="004815E7" w:rsidP="005A0CE4">
            <w:pPr>
              <w:contextualSpacing/>
              <w:rPr>
                <w:rFonts w:ascii="Arial" w:eastAsia="Calibri" w:hAnsi="Arial" w:cs="Arial"/>
                <w:b/>
                <w:lang w:eastAsia="en-GB"/>
              </w:rPr>
            </w:pPr>
            <w:r w:rsidRPr="00C578F0">
              <w:rPr>
                <w:rFonts w:ascii="Arial" w:eastAsia="Calibri" w:hAnsi="Arial" w:cs="Arial"/>
                <w:b/>
                <w:lang w:eastAsia="en-GB"/>
              </w:rPr>
              <w:lastRenderedPageBreak/>
              <w:t xml:space="preserve">References </w:t>
            </w:r>
          </w:p>
        </w:tc>
      </w:tr>
      <w:tr w:rsidR="004815E7" w:rsidRPr="00C578F0" w14:paraId="09CDF7C4" w14:textId="77777777" w:rsidTr="4C57DA18">
        <w:trPr>
          <w:trHeight w:val="154"/>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2E86DED" w14:textId="77777777" w:rsidR="004815E7" w:rsidRPr="00C578F0" w:rsidRDefault="004815E7" w:rsidP="005A0CE4">
            <w:pPr>
              <w:contextualSpacing/>
              <w:rPr>
                <w:rFonts w:ascii="Arial" w:eastAsia="Calibri" w:hAnsi="Arial" w:cs="Arial"/>
                <w:bCs/>
                <w:lang w:eastAsia="en-GB"/>
              </w:rPr>
            </w:pPr>
            <w:r>
              <w:rPr>
                <w:rFonts w:ascii="Arial" w:eastAsia="Calibri" w:hAnsi="Arial" w:cs="Arial"/>
                <w:bCs/>
                <w:lang w:eastAsia="en-GB"/>
              </w:rPr>
              <w:t>N/A</w:t>
            </w:r>
          </w:p>
        </w:tc>
      </w:tr>
      <w:tr w:rsidR="004815E7" w:rsidRPr="00C578F0" w14:paraId="41F12C1C" w14:textId="77777777" w:rsidTr="4C57DA18">
        <w:trPr>
          <w:trHeight w:val="179"/>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DA6C570" w14:textId="77777777" w:rsidR="004815E7" w:rsidRPr="00C578F0" w:rsidRDefault="004815E7" w:rsidP="005A0CE4">
            <w:pPr>
              <w:contextualSpacing/>
              <w:rPr>
                <w:rFonts w:ascii="Arial" w:eastAsia="Calibri" w:hAnsi="Arial" w:cs="Arial"/>
                <w:b/>
                <w:lang w:eastAsia="en-GB"/>
              </w:rPr>
            </w:pPr>
            <w:r w:rsidRPr="00C578F0">
              <w:rPr>
                <w:rFonts w:ascii="Arial" w:eastAsia="Calibri" w:hAnsi="Arial" w:cs="Arial"/>
                <w:b/>
                <w:lang w:eastAsia="en-GB"/>
              </w:rPr>
              <w:t>Notes/Settings</w:t>
            </w:r>
          </w:p>
        </w:tc>
      </w:tr>
      <w:tr w:rsidR="004815E7" w:rsidRPr="00C578F0" w14:paraId="1EBEB9B2" w14:textId="77777777" w:rsidTr="4C57DA18">
        <w:trPr>
          <w:trHeight w:val="421"/>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C360084" w14:textId="77777777" w:rsidR="004815E7" w:rsidRPr="003B6F28" w:rsidRDefault="004815E7" w:rsidP="005A0CE4">
            <w:pPr>
              <w:contextualSpacing/>
              <w:rPr>
                <w:rFonts w:ascii="Arial" w:eastAsia="Calibri" w:hAnsi="Arial" w:cs="Arial"/>
                <w:bCs/>
                <w:lang w:eastAsia="en-GB"/>
              </w:rPr>
            </w:pPr>
            <w:r>
              <w:rPr>
                <w:rFonts w:ascii="Arial" w:eastAsia="Calibri" w:hAnsi="Arial" w:cs="Arial"/>
                <w:bCs/>
                <w:lang w:eastAsia="en-GB"/>
              </w:rPr>
              <w:t xml:space="preserve">Use a drag and drop question type for this </w:t>
            </w:r>
          </w:p>
        </w:tc>
      </w:tr>
    </w:tbl>
    <w:p w14:paraId="067A250C" w14:textId="203BA32C" w:rsidR="00213C0C" w:rsidRDefault="00213C0C"/>
    <w:p w14:paraId="2AEF8C81" w14:textId="77777777" w:rsidR="00213C0C" w:rsidRDefault="00213C0C">
      <w:pPr>
        <w:spacing w:line="278" w:lineRule="auto"/>
      </w:pPr>
      <w:r>
        <w:br w:type="page"/>
      </w:r>
    </w:p>
    <w:p w14:paraId="6937E43B" w14:textId="77777777" w:rsidR="004815E7" w:rsidRDefault="004815E7"/>
    <w:p w14:paraId="6A0A36E9" w14:textId="77777777" w:rsidR="002A6310" w:rsidRDefault="002A6310"/>
    <w:tbl>
      <w:tblPr>
        <w:tblW w:w="14008" w:type="dxa"/>
        <w:tblLook w:val="01E0" w:firstRow="1" w:lastRow="1" w:firstColumn="1" w:lastColumn="1" w:noHBand="0" w:noVBand="0"/>
      </w:tblPr>
      <w:tblGrid>
        <w:gridCol w:w="6801"/>
        <w:gridCol w:w="7207"/>
      </w:tblGrid>
      <w:tr w:rsidR="00C61521" w:rsidRPr="006C7FFB" w14:paraId="76886180" w14:textId="77777777" w:rsidTr="00097B6A">
        <w:trPr>
          <w:trHeight w:val="92"/>
        </w:trPr>
        <w:tc>
          <w:tcPr>
            <w:tcW w:w="6801" w:type="dxa"/>
            <w:tcBorders>
              <w:top w:val="single" w:sz="2" w:space="0" w:color="808080"/>
              <w:left w:val="single" w:sz="2" w:space="0" w:color="808080"/>
              <w:bottom w:val="single" w:sz="2" w:space="0" w:color="808080"/>
              <w:right w:val="single" w:sz="2" w:space="0" w:color="808080"/>
            </w:tcBorders>
            <w:shd w:val="clear" w:color="auto" w:fill="E6E6E6"/>
          </w:tcPr>
          <w:p w14:paraId="16164F27" w14:textId="4CE00040" w:rsidR="0017251A" w:rsidRPr="006C7FFB" w:rsidRDefault="0017251A" w:rsidP="00097B6A">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sidR="00AD18F8">
              <w:rPr>
                <w:rFonts w:ascii="Arial" w:eastAsia="Calibri" w:hAnsi="Arial" w:cs="Arial"/>
                <w:b/>
                <w:bCs/>
                <w:lang w:eastAsia="en-GB"/>
              </w:rPr>
              <w:t>Differential diagnoses for AA</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70E75A84" w14:textId="6E60C8C5" w:rsidR="0017251A" w:rsidRPr="006C7FFB" w:rsidRDefault="0017251A" w:rsidP="00097B6A">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49" w:name="diffdia"/>
            <w:r w:rsidR="004746F4">
              <w:rPr>
                <w:rFonts w:ascii="Arial" w:eastAsia="Calibri" w:hAnsi="Arial" w:cs="Arial"/>
                <w:b/>
                <w:bCs/>
                <w:lang w:eastAsia="en-GB"/>
              </w:rPr>
              <w:t>Differential diagnoses for AA</w:t>
            </w:r>
            <w:bookmarkEnd w:id="49"/>
          </w:p>
        </w:tc>
      </w:tr>
      <w:tr w:rsidR="00C61521" w:rsidRPr="006C7FFB" w14:paraId="74BB7F52" w14:textId="77777777" w:rsidTr="00097B6A">
        <w:trPr>
          <w:trHeight w:val="88"/>
        </w:trPr>
        <w:tc>
          <w:tcPr>
            <w:tcW w:w="6801" w:type="dxa"/>
            <w:tcBorders>
              <w:left w:val="single" w:sz="2" w:space="0" w:color="808080"/>
              <w:bottom w:val="single" w:sz="2" w:space="0" w:color="808080"/>
              <w:right w:val="single" w:sz="2" w:space="0" w:color="808080"/>
            </w:tcBorders>
            <w:shd w:val="clear" w:color="auto" w:fill="E6E6E6"/>
          </w:tcPr>
          <w:p w14:paraId="69116CE6" w14:textId="77777777" w:rsidR="0017251A" w:rsidRPr="006C7FFB" w:rsidRDefault="0017251A" w:rsidP="00097B6A">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5C8BA811" w14:textId="77777777" w:rsidR="0017251A" w:rsidRPr="006C7FFB" w:rsidRDefault="0017251A" w:rsidP="00097B6A">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C61521" w:rsidRPr="006C7FFB" w14:paraId="19F6316C" w14:textId="77777777" w:rsidTr="00097B6A">
        <w:trPr>
          <w:trHeight w:val="875"/>
        </w:trPr>
        <w:tc>
          <w:tcPr>
            <w:tcW w:w="6801" w:type="dxa"/>
            <w:tcBorders>
              <w:top w:val="single" w:sz="2" w:space="0" w:color="808080"/>
              <w:left w:val="single" w:sz="2" w:space="0" w:color="808080"/>
              <w:right w:val="single" w:sz="2" w:space="0" w:color="808080"/>
            </w:tcBorders>
          </w:tcPr>
          <w:p w14:paraId="66AA0369" w14:textId="259E26CD" w:rsidR="009505CD" w:rsidRDefault="009505CD" w:rsidP="00097B6A">
            <w:pPr>
              <w:rPr>
                <w:rFonts w:ascii="Arial" w:eastAsia="Times New Roman" w:hAnsi="Arial" w:cs="Arial"/>
                <w:bCs/>
              </w:rPr>
            </w:pPr>
            <w:r>
              <w:rPr>
                <w:rFonts w:ascii="Arial" w:eastAsia="Times New Roman" w:hAnsi="Arial" w:cs="Arial"/>
                <w:bCs/>
              </w:rPr>
              <w:t xml:space="preserve">{Title} </w:t>
            </w:r>
            <w:r w:rsidRPr="00FA05A3">
              <w:rPr>
                <w:rFonts w:ascii="Arial" w:eastAsia="Times New Roman" w:hAnsi="Arial" w:cs="Arial"/>
                <w:bCs/>
              </w:rPr>
              <w:t>Differential diagnoses for AA</w:t>
            </w:r>
          </w:p>
          <w:p w14:paraId="60DAC9FA" w14:textId="77777777" w:rsidR="0017251A" w:rsidRDefault="00904E92" w:rsidP="00097B6A">
            <w:pPr>
              <w:rPr>
                <w:rFonts w:ascii="Arial" w:eastAsia="Times New Roman" w:hAnsi="Arial" w:cs="Arial"/>
                <w:bCs/>
              </w:rPr>
            </w:pPr>
            <w:r>
              <w:rPr>
                <w:rFonts w:ascii="Arial" w:eastAsia="Times New Roman" w:hAnsi="Arial" w:cs="Arial"/>
                <w:bCs/>
              </w:rPr>
              <w:t xml:space="preserve">{text} </w:t>
            </w:r>
            <w:r w:rsidR="002B7579" w:rsidRPr="002B7579">
              <w:rPr>
                <w:rFonts w:ascii="Arial" w:eastAsia="Times New Roman" w:hAnsi="Arial" w:cs="Arial"/>
                <w:bCs/>
              </w:rPr>
              <w:t>Diagnosis of AA can be challenging due to overlap with other conditions.</w:t>
            </w:r>
          </w:p>
          <w:p w14:paraId="7F20930D" w14:textId="77777777" w:rsidR="003B5EF8" w:rsidRDefault="003B5EF8" w:rsidP="00097B6A">
            <w:pPr>
              <w:rPr>
                <w:rFonts w:ascii="Arial" w:eastAsia="Times New Roman" w:hAnsi="Arial" w:cs="Arial"/>
                <w:bCs/>
              </w:rPr>
            </w:pPr>
          </w:p>
          <w:p w14:paraId="62857C17" w14:textId="6F175846" w:rsidR="003B5EF8" w:rsidRPr="00631231" w:rsidRDefault="003B5EF8" w:rsidP="00097B6A">
            <w:pPr>
              <w:rPr>
                <w:rFonts w:ascii="Arial" w:eastAsia="Times New Roman" w:hAnsi="Arial" w:cs="Arial"/>
                <w:bCs/>
              </w:rPr>
            </w:pPr>
            <w:r>
              <w:rPr>
                <w:rFonts w:ascii="Arial" w:eastAsia="Times New Roman" w:hAnsi="Arial" w:cs="Arial"/>
                <w:bCs/>
              </w:rPr>
              <w:t>{text 2</w:t>
            </w:r>
            <w:r w:rsidR="00436110">
              <w:rPr>
                <w:rFonts w:ascii="Arial" w:eastAsia="Times New Roman" w:hAnsi="Arial" w:cs="Arial"/>
                <w:bCs/>
              </w:rPr>
              <w:t>}</w:t>
            </w:r>
            <w:r w:rsidR="00B64D65">
              <w:rPr>
                <w:rFonts w:ascii="Arial" w:eastAsia="Times New Roman" w:hAnsi="Arial" w:cs="Arial"/>
                <w:bCs/>
              </w:rPr>
              <w:t xml:space="preserve"> All results and patient cases should be discussed with an experienced </w:t>
            </w:r>
            <w:r w:rsidR="00274AD1">
              <w:rPr>
                <w:rFonts w:ascii="Arial" w:eastAsia="Times New Roman" w:hAnsi="Arial" w:cs="Arial"/>
                <w:bCs/>
              </w:rPr>
              <w:t>center</w:t>
            </w:r>
          </w:p>
        </w:tc>
        <w:tc>
          <w:tcPr>
            <w:tcW w:w="7207" w:type="dxa"/>
            <w:tcBorders>
              <w:top w:val="single" w:sz="2" w:space="0" w:color="808080"/>
              <w:left w:val="single" w:sz="2" w:space="0" w:color="808080"/>
              <w:right w:val="single" w:sz="2" w:space="0" w:color="808080"/>
            </w:tcBorders>
          </w:tcPr>
          <w:p w14:paraId="25A6E085" w14:textId="3B590E4D" w:rsidR="0017251A" w:rsidRDefault="00606117" w:rsidP="00097B6A">
            <w:pPr>
              <w:contextualSpacing/>
              <w:rPr>
                <w:rFonts w:ascii="Arial" w:eastAsia="Calibri" w:hAnsi="Arial" w:cs="Arial"/>
                <w:bCs/>
                <w:lang w:eastAsia="en-GB"/>
              </w:rPr>
            </w:pPr>
            <w:r>
              <w:rPr>
                <w:rFonts w:ascii="Arial" w:eastAsia="Calibri" w:hAnsi="Arial" w:cs="Arial"/>
                <w:bCs/>
                <w:lang w:eastAsia="en-GB"/>
              </w:rPr>
              <w:t>[differential diagnosis</w:t>
            </w:r>
            <w:r w:rsidR="00B717F2">
              <w:rPr>
                <w:rFonts w:ascii="Arial" w:eastAsia="Calibri" w:hAnsi="Arial" w:cs="Arial"/>
                <w:bCs/>
                <w:lang w:eastAsia="en-GB"/>
              </w:rPr>
              <w:t>]</w:t>
            </w:r>
          </w:p>
          <w:p w14:paraId="5C707059" w14:textId="56D1EBA1" w:rsidR="00B717F2" w:rsidRDefault="00672351" w:rsidP="00097B6A">
            <w:pPr>
              <w:contextualSpacing/>
              <w:rPr>
                <w:rFonts w:ascii="Arial" w:eastAsia="Calibri" w:hAnsi="Arial" w:cs="Arial"/>
                <w:bCs/>
                <w:lang w:eastAsia="en-GB"/>
              </w:rPr>
            </w:pPr>
            <w:commentRangeStart w:id="50"/>
            <w:r>
              <w:rPr>
                <w:rFonts w:ascii="Arial" w:eastAsia="Calibri" w:hAnsi="Arial" w:cs="Arial"/>
                <w:bCs/>
                <w:noProof/>
                <w:lang w:eastAsia="en-GB"/>
              </w:rPr>
              <w:drawing>
                <wp:inline distT="0" distB="0" distL="0" distR="0" wp14:anchorId="73156C71" wp14:editId="7F66D502">
                  <wp:extent cx="3552755" cy="1816925"/>
                  <wp:effectExtent l="0" t="0" r="0" b="0"/>
                  <wp:docPr id="158040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98453" cy="1840296"/>
                          </a:xfrm>
                          <a:prstGeom prst="rect">
                            <a:avLst/>
                          </a:prstGeom>
                          <a:noFill/>
                          <a:ln>
                            <a:noFill/>
                          </a:ln>
                        </pic:spPr>
                      </pic:pic>
                    </a:graphicData>
                  </a:graphic>
                </wp:inline>
              </w:drawing>
            </w:r>
            <w:commentRangeEnd w:id="50"/>
            <w:r w:rsidR="008D2970">
              <w:rPr>
                <w:rStyle w:val="CommentReference"/>
              </w:rPr>
              <w:commentReference w:id="50"/>
            </w:r>
          </w:p>
          <w:p w14:paraId="42ADA094" w14:textId="265BBAC6" w:rsidR="0063301D" w:rsidRPr="00BE6758" w:rsidRDefault="00010C23" w:rsidP="00097B6A">
            <w:pPr>
              <w:contextualSpacing/>
              <w:rPr>
                <w:rFonts w:ascii="Arial" w:eastAsia="Calibri" w:hAnsi="Arial" w:cs="Arial"/>
                <w:bCs/>
                <w:lang w:eastAsia="en-GB"/>
              </w:rPr>
            </w:pPr>
            <w:r>
              <w:rPr>
                <w:rFonts w:ascii="Arial" w:eastAsia="Calibri" w:hAnsi="Arial" w:cs="Arial"/>
                <w:bCs/>
                <w:lang w:eastAsia="en-GB"/>
              </w:rPr>
              <w:t xml:space="preserve">{Caption} </w:t>
            </w:r>
            <w:r>
              <w:rPr>
                <w:rFonts w:ascii="Arial" w:eastAsia="Calibri" w:hAnsi="Arial" w:cs="Arial"/>
                <w:b/>
                <w:lang w:eastAsia="en-GB"/>
              </w:rPr>
              <w:t>A</w:t>
            </w:r>
            <w:r w:rsidR="00685F09">
              <w:rPr>
                <w:rFonts w:ascii="Arial" w:eastAsia="Calibri" w:hAnsi="Arial" w:cs="Arial"/>
                <w:b/>
                <w:lang w:eastAsia="en-GB"/>
              </w:rPr>
              <w:t>A in relation to other immune cytopenias.</w:t>
            </w:r>
            <w:r w:rsidR="00BE6758">
              <w:rPr>
                <w:rFonts w:ascii="Arial" w:eastAsia="Calibri" w:hAnsi="Arial" w:cs="Arial"/>
                <w:b/>
                <w:lang w:eastAsia="en-GB"/>
              </w:rPr>
              <w:t xml:space="preserve"> </w:t>
            </w:r>
            <w:r w:rsidR="00BE6758">
              <w:rPr>
                <w:rFonts w:ascii="Arial" w:eastAsia="Calibri" w:hAnsi="Arial" w:cs="Arial"/>
                <w:bCs/>
                <w:lang w:eastAsia="en-GB"/>
              </w:rPr>
              <w:t>Diagnostic and pathophysiologic overlaps</w:t>
            </w:r>
            <w:r w:rsidR="00150105">
              <w:rPr>
                <w:rFonts w:ascii="Arial" w:eastAsia="Calibri" w:hAnsi="Arial" w:cs="Arial"/>
                <w:bCs/>
                <w:lang w:eastAsia="en-GB"/>
              </w:rPr>
              <w:t xml:space="preserve"> </w:t>
            </w:r>
            <w:r w:rsidR="004B1154">
              <w:rPr>
                <w:rFonts w:ascii="Arial" w:eastAsia="Calibri" w:hAnsi="Arial" w:cs="Arial"/>
                <w:bCs/>
                <w:lang w:eastAsia="en-GB"/>
              </w:rPr>
              <w:t xml:space="preserve">are seen </w:t>
            </w:r>
            <w:r w:rsidR="00150105">
              <w:rPr>
                <w:rFonts w:ascii="Arial" w:eastAsia="Calibri" w:hAnsi="Arial" w:cs="Arial"/>
                <w:bCs/>
                <w:lang w:eastAsia="en-GB"/>
              </w:rPr>
              <w:t xml:space="preserve">with </w:t>
            </w:r>
            <w:r w:rsidR="00150105" w:rsidRPr="00053FC8">
              <w:rPr>
                <w:rFonts w:ascii="Arial" w:eastAsia="Calibri" w:hAnsi="Arial" w:cs="Arial"/>
                <w:bCs/>
                <w:highlight w:val="yellow"/>
                <w:lang w:eastAsia="en-GB"/>
              </w:rPr>
              <w:t>PNH</w:t>
            </w:r>
            <w:r w:rsidR="00150105">
              <w:rPr>
                <w:rFonts w:ascii="Arial" w:eastAsia="Calibri" w:hAnsi="Arial" w:cs="Arial"/>
                <w:bCs/>
                <w:lang w:eastAsia="en-GB"/>
              </w:rPr>
              <w:t xml:space="preserve">, </w:t>
            </w:r>
            <w:r w:rsidR="00150105" w:rsidRPr="00053FC8">
              <w:rPr>
                <w:rFonts w:ascii="Arial" w:eastAsia="Calibri" w:hAnsi="Arial" w:cs="Arial"/>
                <w:bCs/>
                <w:highlight w:val="yellow"/>
                <w:lang w:eastAsia="en-GB"/>
              </w:rPr>
              <w:t>MDS</w:t>
            </w:r>
            <w:r w:rsidR="00150105">
              <w:rPr>
                <w:rFonts w:ascii="Arial" w:eastAsia="Calibri" w:hAnsi="Arial" w:cs="Arial"/>
                <w:bCs/>
                <w:lang w:eastAsia="en-GB"/>
              </w:rPr>
              <w:t xml:space="preserve">, and constitutional </w:t>
            </w:r>
            <w:r w:rsidR="00150105" w:rsidRPr="00053FC8">
              <w:rPr>
                <w:rFonts w:ascii="Arial" w:eastAsia="Calibri" w:hAnsi="Arial" w:cs="Arial"/>
                <w:bCs/>
                <w:highlight w:val="yellow"/>
                <w:lang w:eastAsia="en-GB"/>
              </w:rPr>
              <w:t>BMF</w:t>
            </w:r>
            <w:r w:rsidR="00150105">
              <w:rPr>
                <w:rFonts w:ascii="Arial" w:eastAsia="Calibri" w:hAnsi="Arial" w:cs="Arial"/>
                <w:bCs/>
                <w:lang w:eastAsia="en-GB"/>
              </w:rPr>
              <w:t xml:space="preserve"> syndromes</w:t>
            </w:r>
            <w:r w:rsidR="003B5EF8">
              <w:rPr>
                <w:rFonts w:ascii="Arial" w:eastAsia="Calibri" w:hAnsi="Arial" w:cs="Arial"/>
                <w:bCs/>
                <w:lang w:eastAsia="en-GB"/>
              </w:rPr>
              <w:t>.</w:t>
            </w:r>
          </w:p>
        </w:tc>
      </w:tr>
      <w:tr w:rsidR="0017251A" w:rsidRPr="006C7FFB" w14:paraId="7504443F" w14:textId="77777777" w:rsidTr="00097B6A">
        <w:trPr>
          <w:trHeight w:val="88"/>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D9D9D9"/>
          </w:tcPr>
          <w:p w14:paraId="14D2C60B" w14:textId="77777777" w:rsidR="0017251A" w:rsidRPr="006C7FFB" w:rsidRDefault="0017251A" w:rsidP="00097B6A">
            <w:pPr>
              <w:contextualSpacing/>
              <w:rPr>
                <w:rFonts w:ascii="Arial" w:eastAsia="Calibri" w:hAnsi="Arial" w:cs="Arial"/>
                <w:b/>
                <w:lang w:eastAsia="en-GB"/>
              </w:rPr>
            </w:pPr>
            <w:r w:rsidRPr="006C7FFB">
              <w:rPr>
                <w:rFonts w:ascii="Arial" w:eastAsia="Calibri" w:hAnsi="Arial" w:cs="Arial"/>
                <w:b/>
                <w:lang w:eastAsia="en-GB"/>
              </w:rPr>
              <w:t>Visual details</w:t>
            </w:r>
          </w:p>
        </w:tc>
      </w:tr>
      <w:tr w:rsidR="0017251A" w:rsidRPr="006C7FFB" w14:paraId="7B54C3A8" w14:textId="77777777" w:rsidTr="00097B6A">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5C5FEDA5" w14:textId="77777777" w:rsidR="00B03B68" w:rsidRDefault="003D7F17" w:rsidP="00144A89">
            <w:pPr>
              <w:contextualSpacing/>
              <w:rPr>
                <w:rFonts w:ascii="Arial" w:eastAsia="Times New Roman" w:hAnsi="Arial" w:cs="Arial"/>
                <w:bCs/>
              </w:rPr>
            </w:pPr>
            <w:r>
              <w:rPr>
                <w:rFonts w:ascii="Arial" w:eastAsia="Times New Roman" w:hAnsi="Arial" w:cs="Arial"/>
                <w:bCs/>
              </w:rPr>
              <w:t>{Title} Head</w:t>
            </w:r>
            <w:r w:rsidR="00B03B68">
              <w:rPr>
                <w:rFonts w:ascii="Arial" w:eastAsia="Times New Roman" w:hAnsi="Arial" w:cs="Arial"/>
                <w:bCs/>
              </w:rPr>
              <w:t>line 3.</w:t>
            </w:r>
          </w:p>
          <w:p w14:paraId="794FA5C5" w14:textId="672CCA9A" w:rsidR="0017251A" w:rsidRDefault="00B03B68" w:rsidP="00144A89">
            <w:pPr>
              <w:contextualSpacing/>
              <w:rPr>
                <w:rFonts w:ascii="Arial" w:eastAsia="Times New Roman" w:hAnsi="Arial" w:cs="Arial"/>
                <w:bCs/>
              </w:rPr>
            </w:pPr>
            <w:r>
              <w:rPr>
                <w:rFonts w:ascii="Arial" w:eastAsia="Times New Roman" w:hAnsi="Arial" w:cs="Arial"/>
                <w:bCs/>
              </w:rPr>
              <w:t>{Text} as paragraph underneath.</w:t>
            </w:r>
          </w:p>
          <w:p w14:paraId="16287E64" w14:textId="53E1C243" w:rsidR="00B03B68" w:rsidRDefault="00B03B68" w:rsidP="00144A89">
            <w:pPr>
              <w:contextualSpacing/>
              <w:rPr>
                <w:rFonts w:ascii="Arial" w:eastAsia="Times New Roman" w:hAnsi="Arial" w:cs="Arial"/>
                <w:bCs/>
              </w:rPr>
            </w:pPr>
            <w:r>
              <w:rPr>
                <w:rFonts w:ascii="Arial" w:eastAsia="Times New Roman" w:hAnsi="Arial" w:cs="Arial"/>
                <w:bCs/>
              </w:rPr>
              <w:t>Insert</w:t>
            </w:r>
            <w:r w:rsidR="00C978B8">
              <w:rPr>
                <w:rFonts w:ascii="Arial" w:eastAsia="Times New Roman" w:hAnsi="Arial" w:cs="Arial"/>
                <w:bCs/>
              </w:rPr>
              <w:t xml:space="preserve"> </w:t>
            </w:r>
            <w:r>
              <w:rPr>
                <w:rFonts w:ascii="Arial" w:eastAsia="Times New Roman" w:hAnsi="Arial" w:cs="Arial"/>
                <w:bCs/>
              </w:rPr>
              <w:t>{m</w:t>
            </w:r>
            <w:r w:rsidR="00543160">
              <w:rPr>
                <w:rFonts w:ascii="Arial" w:eastAsia="Times New Roman" w:hAnsi="Arial" w:cs="Arial"/>
                <w:bCs/>
              </w:rPr>
              <w:t>edium} as [differential diagnosis], ensure image is enlargeable</w:t>
            </w:r>
            <w:r w:rsidR="006374FB">
              <w:rPr>
                <w:rFonts w:ascii="Arial" w:eastAsia="Times New Roman" w:hAnsi="Arial" w:cs="Arial"/>
                <w:bCs/>
              </w:rPr>
              <w:t xml:space="preserve"> and caption can be seen.</w:t>
            </w:r>
          </w:p>
          <w:p w14:paraId="73D587A0" w14:textId="2A65EB90" w:rsidR="006374FB" w:rsidRDefault="006374FB" w:rsidP="00144A89">
            <w:pPr>
              <w:contextualSpacing/>
              <w:rPr>
                <w:rFonts w:ascii="Arial" w:eastAsia="Times New Roman" w:hAnsi="Arial" w:cs="Arial"/>
                <w:bCs/>
              </w:rPr>
            </w:pPr>
            <w:r>
              <w:rPr>
                <w:rFonts w:ascii="Arial" w:eastAsia="Times New Roman" w:hAnsi="Arial" w:cs="Arial"/>
                <w:bCs/>
              </w:rPr>
              <w:t>{text</w:t>
            </w:r>
            <w:r w:rsidR="00C978B8">
              <w:rPr>
                <w:rFonts w:ascii="Arial" w:eastAsia="Times New Roman" w:hAnsi="Arial" w:cs="Arial"/>
                <w:bCs/>
              </w:rPr>
              <w:t xml:space="preserve"> 2} </w:t>
            </w:r>
            <w:r w:rsidR="007E4817">
              <w:rPr>
                <w:rFonts w:ascii="Arial" w:eastAsia="Times New Roman" w:hAnsi="Arial" w:cs="Arial"/>
                <w:bCs/>
              </w:rPr>
              <w:t>as</w:t>
            </w:r>
            <w:r w:rsidR="00C73D78">
              <w:rPr>
                <w:rFonts w:ascii="Arial" w:eastAsia="Times New Roman" w:hAnsi="Arial" w:cs="Arial"/>
                <w:bCs/>
              </w:rPr>
              <w:t xml:space="preserve"> </w:t>
            </w:r>
            <w:r w:rsidR="00ED0D67">
              <w:rPr>
                <w:rFonts w:ascii="Arial" w:eastAsia="Times New Roman" w:hAnsi="Arial" w:cs="Arial"/>
                <w:bCs/>
              </w:rPr>
              <w:t>mark-up underneath</w:t>
            </w:r>
            <w:r w:rsidR="00231312">
              <w:rPr>
                <w:rFonts w:ascii="Arial" w:eastAsia="Times New Roman" w:hAnsi="Arial" w:cs="Arial"/>
                <w:bCs/>
              </w:rPr>
              <w:t xml:space="preserve"> image</w:t>
            </w:r>
            <w:r w:rsidR="00ED0D67">
              <w:rPr>
                <w:rFonts w:ascii="Arial" w:eastAsia="Times New Roman" w:hAnsi="Arial" w:cs="Arial"/>
                <w:bCs/>
              </w:rPr>
              <w:t xml:space="preserve">, </w:t>
            </w:r>
            <w:r w:rsidR="00E240B1">
              <w:rPr>
                <w:rFonts w:ascii="Arial" w:eastAsia="Times New Roman" w:hAnsi="Arial" w:cs="Arial"/>
                <w:bCs/>
              </w:rPr>
              <w:t>center aligned</w:t>
            </w:r>
            <w:r w:rsidR="00ED0D67">
              <w:rPr>
                <w:rFonts w:ascii="Arial" w:eastAsia="Times New Roman" w:hAnsi="Arial" w:cs="Arial"/>
                <w:bCs/>
              </w:rPr>
              <w:t>.</w:t>
            </w:r>
          </w:p>
          <w:p w14:paraId="7E2C0F52" w14:textId="1E1B1631" w:rsidR="00B03B68" w:rsidRPr="006C7FFB" w:rsidRDefault="00B03B68" w:rsidP="00144A89">
            <w:pPr>
              <w:contextualSpacing/>
              <w:rPr>
                <w:rFonts w:ascii="Arial" w:eastAsia="Times New Roman" w:hAnsi="Arial" w:cs="Arial"/>
                <w:bCs/>
              </w:rPr>
            </w:pPr>
          </w:p>
        </w:tc>
      </w:tr>
      <w:tr w:rsidR="0017251A" w:rsidRPr="006C7FFB" w14:paraId="08E146A7" w14:textId="77777777" w:rsidTr="00097B6A">
        <w:trPr>
          <w:trHeight w:val="41"/>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7DE3026F" w14:textId="77777777" w:rsidR="0017251A" w:rsidRPr="006C7FFB" w:rsidRDefault="0017251A" w:rsidP="00097B6A">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17251A" w:rsidRPr="006C7FFB" w14:paraId="555D70EB" w14:textId="77777777" w:rsidTr="00097B6A">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7C7DE13B" w14:textId="068E4FD6" w:rsidR="00053FC8" w:rsidRDefault="00053FC8" w:rsidP="00097B6A">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053FC8">
              <w:rPr>
                <w:rFonts w:ascii="Arial" w:eastAsia="Calibri" w:hAnsi="Arial" w:cs="Arial"/>
                <w:bCs/>
                <w:highlight w:val="yellow"/>
                <w:lang w:eastAsia="en-GB"/>
              </w:rPr>
              <w:t>PNH</w:t>
            </w:r>
            <w:r>
              <w:rPr>
                <w:rFonts w:ascii="Arial" w:eastAsia="Calibri" w:hAnsi="Arial" w:cs="Arial"/>
                <w:bCs/>
                <w:lang w:eastAsia="en-GB"/>
              </w:rPr>
              <w:t xml:space="preserve">, </w:t>
            </w:r>
            <w:r w:rsidRPr="00053FC8">
              <w:rPr>
                <w:rFonts w:ascii="Arial" w:eastAsia="Calibri" w:hAnsi="Arial" w:cs="Arial"/>
                <w:bCs/>
                <w:highlight w:val="yellow"/>
                <w:lang w:eastAsia="en-GB"/>
              </w:rPr>
              <w:t>MDS</w:t>
            </w:r>
            <w:r>
              <w:rPr>
                <w:rFonts w:ascii="Arial" w:eastAsia="Calibri" w:hAnsi="Arial" w:cs="Arial"/>
                <w:bCs/>
                <w:lang w:eastAsia="en-GB"/>
              </w:rPr>
              <w:t xml:space="preserve">, </w:t>
            </w:r>
            <w:r w:rsidRPr="00053FC8">
              <w:rPr>
                <w:rFonts w:ascii="Arial" w:eastAsia="Calibri" w:hAnsi="Arial" w:cs="Arial"/>
                <w:bCs/>
                <w:highlight w:val="yellow"/>
                <w:lang w:eastAsia="en-GB"/>
              </w:rPr>
              <w:t>BMF</w:t>
            </w:r>
          </w:p>
          <w:p w14:paraId="1380F5AC" w14:textId="1A6053DC" w:rsidR="0017251A" w:rsidRPr="006C7FFB" w:rsidRDefault="00053FC8" w:rsidP="00097B6A">
            <w:pPr>
              <w:contextualSpacing/>
              <w:rPr>
                <w:rFonts w:ascii="Arial" w:eastAsia="Calibri" w:hAnsi="Arial" w:cs="Arial"/>
                <w:bCs/>
                <w:lang w:eastAsia="en-GB"/>
              </w:rPr>
            </w:pPr>
            <w:r>
              <w:rPr>
                <w:rFonts w:ascii="Arial" w:eastAsia="Calibri" w:hAnsi="Arial" w:cs="Arial"/>
                <w:bCs/>
                <w:lang w:eastAsia="en-GB"/>
              </w:rPr>
              <w:t>Add references {button} in bottom left corner</w:t>
            </w:r>
          </w:p>
        </w:tc>
      </w:tr>
      <w:tr w:rsidR="0017251A" w:rsidRPr="006C7FFB" w14:paraId="32B048AD" w14:textId="77777777" w:rsidTr="00097B6A">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7CC1D25E" w14:textId="77777777" w:rsidR="0017251A" w:rsidRPr="006C7FFB" w:rsidRDefault="0017251A" w:rsidP="00097B6A">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17251A" w:rsidRPr="006C7FFB" w14:paraId="1D26D72D" w14:textId="77777777" w:rsidTr="00097B6A">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auto"/>
          </w:tcPr>
          <w:p w14:paraId="5FB0CFF5" w14:textId="5FA8B379" w:rsidR="0017251A" w:rsidRPr="006C7FFB" w:rsidRDefault="00116FF2" w:rsidP="00097B6A">
            <w:pPr>
              <w:contextualSpacing/>
              <w:rPr>
                <w:rFonts w:ascii="Arial" w:eastAsia="Calibri" w:hAnsi="Arial" w:cs="Arial"/>
                <w:bCs/>
                <w:lang w:eastAsia="en-GB"/>
              </w:rPr>
            </w:pPr>
            <w:hyperlink r:id="rId48" w:history="1">
              <w:r w:rsidRPr="00A76791">
                <w:rPr>
                  <w:rStyle w:val="Hyperlink"/>
                  <w:rFonts w:ascii="Arial" w:eastAsia="Calibri" w:hAnsi="Arial" w:cs="Arial"/>
                  <w:bCs/>
                  <w:lang w:val="en-GB" w:eastAsia="en-GB"/>
                </w:rPr>
                <w:t>Young N.</w:t>
              </w:r>
              <w:r w:rsidRPr="00A76791">
                <w:rPr>
                  <w:rStyle w:val="Hyperlink"/>
                  <w:rFonts w:ascii="Arial" w:eastAsia="Calibri" w:hAnsi="Arial" w:cs="Arial"/>
                  <w:bCs/>
                  <w:i/>
                  <w:iCs/>
                  <w:lang w:val="en-GB" w:eastAsia="en-GB"/>
                </w:rPr>
                <w:t xml:space="preserve"> N Engl J Med </w:t>
              </w:r>
              <w:r w:rsidRPr="00A76791">
                <w:rPr>
                  <w:rStyle w:val="Hyperlink"/>
                  <w:rFonts w:ascii="Arial" w:eastAsia="Calibri" w:hAnsi="Arial" w:cs="Arial"/>
                  <w:bCs/>
                  <w:lang w:val="en-GB" w:eastAsia="en-GB"/>
                </w:rPr>
                <w:t>2018;379(17):1643–1656</w:t>
              </w:r>
            </w:hyperlink>
            <w:r w:rsidRPr="00116FF2">
              <w:rPr>
                <w:rFonts w:ascii="Arial" w:eastAsia="Calibri" w:hAnsi="Arial" w:cs="Arial"/>
                <w:bCs/>
                <w:lang w:val="en-GB" w:eastAsia="en-GB"/>
              </w:rPr>
              <w:t>.</w:t>
            </w:r>
          </w:p>
        </w:tc>
      </w:tr>
      <w:tr w:rsidR="0017251A" w:rsidRPr="006C7FFB" w14:paraId="50F98142" w14:textId="77777777" w:rsidTr="00097B6A">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7619A5C6" w14:textId="77777777" w:rsidR="0017251A" w:rsidRPr="006C7FFB" w:rsidRDefault="0017251A" w:rsidP="00097B6A">
            <w:pPr>
              <w:contextualSpacing/>
              <w:rPr>
                <w:rFonts w:ascii="Arial" w:eastAsia="Calibri" w:hAnsi="Arial" w:cs="Arial"/>
                <w:b/>
                <w:lang w:eastAsia="en-GB"/>
              </w:rPr>
            </w:pPr>
            <w:r w:rsidRPr="006C7FFB">
              <w:rPr>
                <w:rFonts w:ascii="Arial" w:eastAsia="Calibri" w:hAnsi="Arial" w:cs="Arial"/>
                <w:b/>
                <w:lang w:eastAsia="en-GB"/>
              </w:rPr>
              <w:t>Notes/Settings</w:t>
            </w:r>
          </w:p>
        </w:tc>
      </w:tr>
      <w:tr w:rsidR="0017251A" w:rsidRPr="006C7FFB" w14:paraId="2C37BBBA" w14:textId="77777777" w:rsidTr="00097B6A">
        <w:trPr>
          <w:trHeight w:val="150"/>
        </w:trPr>
        <w:tc>
          <w:tcPr>
            <w:tcW w:w="14008" w:type="dxa"/>
            <w:gridSpan w:val="2"/>
            <w:tcBorders>
              <w:top w:val="single" w:sz="2" w:space="0" w:color="808080"/>
              <w:left w:val="single" w:sz="2" w:space="0" w:color="808080"/>
              <w:bottom w:val="single" w:sz="2" w:space="0" w:color="808080"/>
              <w:right w:val="single" w:sz="2" w:space="0" w:color="808080"/>
            </w:tcBorders>
          </w:tcPr>
          <w:p w14:paraId="5AE2071D" w14:textId="77AC11C6" w:rsidR="0017251A" w:rsidRPr="005D03EC" w:rsidRDefault="0017251A" w:rsidP="00097B6A">
            <w:pPr>
              <w:spacing w:after="0" w:line="240" w:lineRule="auto"/>
              <w:rPr>
                <w:rFonts w:ascii="Arial" w:hAnsi="Arial" w:cs="Arial"/>
              </w:rPr>
            </w:pPr>
            <w:r w:rsidRPr="006C7FFB">
              <w:rPr>
                <w:rFonts w:ascii="Arial" w:hAnsi="Arial" w:cs="Arial"/>
              </w:rPr>
              <w:t>Do not show learning objective or chapter number.</w:t>
            </w:r>
          </w:p>
        </w:tc>
      </w:tr>
    </w:tbl>
    <w:p w14:paraId="2A9CFB5D" w14:textId="77777777" w:rsidR="001B6173" w:rsidRDefault="001B6173"/>
    <w:tbl>
      <w:tblPr>
        <w:tblW w:w="14008" w:type="dxa"/>
        <w:tblLook w:val="01E0" w:firstRow="1" w:lastRow="1" w:firstColumn="1" w:lastColumn="1" w:noHBand="0" w:noVBand="0"/>
      </w:tblPr>
      <w:tblGrid>
        <w:gridCol w:w="6801"/>
        <w:gridCol w:w="7207"/>
      </w:tblGrid>
      <w:tr w:rsidR="00821B42" w:rsidRPr="006C7FFB" w14:paraId="1D753AB7" w14:textId="77777777" w:rsidTr="47F04613">
        <w:trPr>
          <w:trHeight w:val="92"/>
        </w:trPr>
        <w:tc>
          <w:tcPr>
            <w:tcW w:w="680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4A7B9D5" w14:textId="645B1C04"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sidR="00AD18F8" w:rsidRPr="00AD18F8">
              <w:rPr>
                <w:rFonts w:ascii="Arial" w:eastAsia="Calibri" w:hAnsi="Arial" w:cs="Arial"/>
                <w:b/>
                <w:bCs/>
                <w:lang w:eastAsia="en-GB"/>
              </w:rPr>
              <w:t>Pathogenic mechanisms of AA</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190DCD9" w14:textId="4C19684C"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51" w:name="pathgenmechs"/>
            <w:r w:rsidR="00A44F44" w:rsidRPr="002E20A9">
              <w:rPr>
                <w:rFonts w:ascii="Arial" w:eastAsia="Times New Roman" w:hAnsi="Arial" w:cs="Arial"/>
                <w:b/>
              </w:rPr>
              <w:t>Pathogenic mechanisms of AA</w:t>
            </w:r>
            <w:bookmarkEnd w:id="51"/>
          </w:p>
        </w:tc>
      </w:tr>
      <w:tr w:rsidR="00821B42" w:rsidRPr="006C7FFB" w14:paraId="691355C5" w14:textId="77777777" w:rsidTr="47F04613">
        <w:trPr>
          <w:trHeight w:val="88"/>
        </w:trPr>
        <w:tc>
          <w:tcPr>
            <w:tcW w:w="6801"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55A35B4"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0CB0F35" w14:textId="77777777"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821B42" w:rsidRPr="006C7FFB" w14:paraId="4C0B3225" w14:textId="77777777" w:rsidTr="47F04613">
        <w:trPr>
          <w:trHeight w:val="875"/>
        </w:trPr>
        <w:tc>
          <w:tcPr>
            <w:tcW w:w="6801"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5848972" w14:textId="77777777" w:rsidR="00F82001" w:rsidRDefault="00F82001" w:rsidP="00F82001">
            <w:pPr>
              <w:rPr>
                <w:rFonts w:ascii="Arial" w:eastAsia="Times New Roman" w:hAnsi="Arial" w:cs="Arial"/>
                <w:bCs/>
              </w:rPr>
            </w:pPr>
            <w:r>
              <w:rPr>
                <w:rFonts w:ascii="Arial" w:eastAsia="Times New Roman" w:hAnsi="Arial" w:cs="Arial"/>
                <w:bCs/>
              </w:rPr>
              <w:t xml:space="preserve">{Title} </w:t>
            </w:r>
            <w:r w:rsidRPr="00FA05A3">
              <w:rPr>
                <w:rFonts w:ascii="Arial" w:eastAsia="Times New Roman" w:hAnsi="Arial" w:cs="Arial"/>
                <w:bCs/>
              </w:rPr>
              <w:t>Pathogenic mechanisms of AA</w:t>
            </w:r>
            <w:r>
              <w:rPr>
                <w:rFonts w:ascii="Arial" w:eastAsia="Times New Roman" w:hAnsi="Arial" w:cs="Arial"/>
                <w:bCs/>
              </w:rPr>
              <w:t xml:space="preserve"> </w:t>
            </w:r>
          </w:p>
          <w:p w14:paraId="3899AF4F" w14:textId="77777777" w:rsidR="00F82001" w:rsidRDefault="00F82001" w:rsidP="00F82001">
            <w:pPr>
              <w:rPr>
                <w:rFonts w:ascii="Arial" w:eastAsia="Times New Roman" w:hAnsi="Arial" w:cs="Arial"/>
                <w:bCs/>
              </w:rPr>
            </w:pPr>
            <w:r>
              <w:rPr>
                <w:rFonts w:ascii="Arial" w:eastAsia="Times New Roman" w:hAnsi="Arial" w:cs="Arial"/>
                <w:bCs/>
              </w:rPr>
              <w:t xml:space="preserve">{text} AA pathology is complex and has multiple mechanisms. </w:t>
            </w:r>
          </w:p>
          <w:p w14:paraId="7AE73BD1" w14:textId="77777777" w:rsidR="00F82001" w:rsidRDefault="00F82001" w:rsidP="00F82001">
            <w:pPr>
              <w:rPr>
                <w:rFonts w:ascii="Arial" w:eastAsia="Times New Roman" w:hAnsi="Arial" w:cs="Arial"/>
                <w:b/>
              </w:rPr>
            </w:pPr>
            <w:r>
              <w:rPr>
                <w:rFonts w:ascii="Arial" w:eastAsia="Times New Roman" w:hAnsi="Arial" w:cs="Arial"/>
                <w:bCs/>
              </w:rPr>
              <w:t xml:space="preserve">{Element 1: Autoimmune} </w:t>
            </w:r>
            <w:r w:rsidRPr="00624EB8">
              <w:rPr>
                <w:rFonts w:ascii="Arial" w:eastAsia="Times New Roman" w:hAnsi="Arial" w:cs="Arial"/>
                <w:b/>
              </w:rPr>
              <w:t xml:space="preserve">Autoimmune </w:t>
            </w:r>
            <w:r>
              <w:rPr>
                <w:rFonts w:ascii="Arial" w:eastAsia="Times New Roman" w:hAnsi="Arial" w:cs="Arial"/>
                <w:b/>
              </w:rPr>
              <w:t>mechanism</w:t>
            </w:r>
          </w:p>
          <w:p w14:paraId="13EEC421" w14:textId="77777777" w:rsidR="00F82001" w:rsidRDefault="00F82001" w:rsidP="00F82001">
            <w:pPr>
              <w:rPr>
                <w:rFonts w:ascii="Arial" w:eastAsia="Times New Roman" w:hAnsi="Arial" w:cs="Arial"/>
                <w:bCs/>
              </w:rPr>
            </w:pPr>
            <w:r>
              <w:rPr>
                <w:rFonts w:ascii="Arial" w:eastAsia="Times New Roman" w:hAnsi="Arial" w:cs="Arial"/>
                <w:bCs/>
              </w:rPr>
              <w:t xml:space="preserve">Immune-mediated destruction of hematopoietic stem cells lead to </w:t>
            </w:r>
            <w:r w:rsidRPr="00975552">
              <w:rPr>
                <w:rFonts w:ascii="Arial" w:eastAsia="Times New Roman" w:hAnsi="Arial" w:cs="Arial"/>
                <w:bCs/>
                <w:highlight w:val="yellow"/>
              </w:rPr>
              <w:t>BMF</w:t>
            </w:r>
            <w:r>
              <w:rPr>
                <w:rFonts w:ascii="Arial" w:eastAsia="Times New Roman" w:hAnsi="Arial" w:cs="Arial"/>
                <w:bCs/>
              </w:rPr>
              <w:t>.</w:t>
            </w:r>
          </w:p>
          <w:p w14:paraId="49E6DB90" w14:textId="77777777" w:rsidR="00F82001" w:rsidRDefault="00F82001" w:rsidP="00F82001">
            <w:pPr>
              <w:rPr>
                <w:rFonts w:ascii="Arial" w:eastAsia="Times New Roman" w:hAnsi="Arial" w:cs="Arial"/>
                <w:b/>
              </w:rPr>
            </w:pPr>
            <w:r>
              <w:rPr>
                <w:rFonts w:ascii="Arial" w:eastAsia="Times New Roman" w:hAnsi="Arial" w:cs="Arial"/>
                <w:bCs/>
              </w:rPr>
              <w:t xml:space="preserve">{Element 2: Direct injury} </w:t>
            </w:r>
            <w:r w:rsidRPr="00570975">
              <w:rPr>
                <w:rFonts w:ascii="Arial" w:eastAsia="Times New Roman" w:hAnsi="Arial" w:cs="Arial"/>
                <w:b/>
              </w:rPr>
              <w:t>Direct injury of the hematopoietic stem cell</w:t>
            </w:r>
          </w:p>
          <w:p w14:paraId="3881F848" w14:textId="77777777" w:rsidR="00F82001" w:rsidRDefault="00F82001" w:rsidP="00F82001">
            <w:pPr>
              <w:rPr>
                <w:rFonts w:ascii="Arial" w:eastAsia="Times New Roman" w:hAnsi="Arial" w:cs="Arial"/>
                <w:bCs/>
              </w:rPr>
            </w:pPr>
            <w:r w:rsidRPr="00C4066A">
              <w:rPr>
                <w:rFonts w:ascii="Arial" w:eastAsia="Times New Roman" w:hAnsi="Arial" w:cs="Arial"/>
                <w:bCs/>
              </w:rPr>
              <w:t xml:space="preserve">Damage to hematopoietic stem cells by </w:t>
            </w:r>
            <w:r w:rsidRPr="00C4066A">
              <w:rPr>
                <w:rFonts w:ascii="Arial" w:eastAsia="Times New Roman" w:hAnsi="Arial" w:cs="Arial"/>
                <w:b/>
              </w:rPr>
              <w:t>chemicals</w:t>
            </w:r>
            <w:r w:rsidRPr="00C4066A">
              <w:rPr>
                <w:rFonts w:ascii="Arial" w:eastAsia="Times New Roman" w:hAnsi="Arial" w:cs="Arial"/>
                <w:bCs/>
              </w:rPr>
              <w:t xml:space="preserve">, </w:t>
            </w:r>
            <w:r w:rsidRPr="00C4066A">
              <w:rPr>
                <w:rFonts w:ascii="Arial" w:eastAsia="Times New Roman" w:hAnsi="Arial" w:cs="Arial"/>
                <w:b/>
              </w:rPr>
              <w:t>radiation</w:t>
            </w:r>
            <w:r w:rsidRPr="00C4066A">
              <w:rPr>
                <w:rFonts w:ascii="Arial" w:eastAsia="Times New Roman" w:hAnsi="Arial" w:cs="Arial"/>
                <w:bCs/>
              </w:rPr>
              <w:t xml:space="preserve">, or certain </w:t>
            </w:r>
            <w:r w:rsidRPr="00C4066A">
              <w:rPr>
                <w:rFonts w:ascii="Arial" w:eastAsia="Times New Roman" w:hAnsi="Arial" w:cs="Arial"/>
                <w:b/>
              </w:rPr>
              <w:t>drugs</w:t>
            </w:r>
            <w:r>
              <w:rPr>
                <w:rFonts w:ascii="Arial" w:eastAsia="Times New Roman" w:hAnsi="Arial" w:cs="Arial"/>
                <w:b/>
              </w:rPr>
              <w:t xml:space="preserve"> </w:t>
            </w:r>
            <w:r w:rsidRPr="0010366F">
              <w:rPr>
                <w:rFonts w:ascii="Arial" w:eastAsia="Times New Roman" w:hAnsi="Arial" w:cs="Arial"/>
                <w:bCs/>
              </w:rPr>
              <w:t>can</w:t>
            </w:r>
            <w:r w:rsidRPr="00C4066A">
              <w:rPr>
                <w:rFonts w:ascii="Arial" w:eastAsia="Times New Roman" w:hAnsi="Arial" w:cs="Arial"/>
                <w:bCs/>
              </w:rPr>
              <w:t xml:space="preserve"> lead</w:t>
            </w:r>
            <w:r>
              <w:rPr>
                <w:rFonts w:ascii="Arial" w:eastAsia="Times New Roman" w:hAnsi="Arial" w:cs="Arial"/>
                <w:bCs/>
              </w:rPr>
              <w:t xml:space="preserve"> to</w:t>
            </w:r>
            <w:r w:rsidRPr="00C4066A">
              <w:rPr>
                <w:rFonts w:ascii="Arial" w:eastAsia="Times New Roman" w:hAnsi="Arial" w:cs="Arial"/>
                <w:bCs/>
              </w:rPr>
              <w:t xml:space="preserve"> </w:t>
            </w:r>
            <w:r w:rsidRPr="00975552">
              <w:rPr>
                <w:rFonts w:ascii="Arial" w:eastAsia="Times New Roman" w:hAnsi="Arial" w:cs="Arial"/>
                <w:bCs/>
                <w:highlight w:val="yellow"/>
              </w:rPr>
              <w:t>BMF</w:t>
            </w:r>
            <w:r w:rsidRPr="00C4066A">
              <w:rPr>
                <w:rFonts w:ascii="Arial" w:eastAsia="Times New Roman" w:hAnsi="Arial" w:cs="Arial"/>
                <w:bCs/>
              </w:rPr>
              <w:t>.</w:t>
            </w:r>
          </w:p>
          <w:p w14:paraId="6D1EBB3E" w14:textId="77777777" w:rsidR="00F82001" w:rsidRDefault="00F82001" w:rsidP="00F82001">
            <w:pPr>
              <w:rPr>
                <w:rFonts w:ascii="Arial" w:eastAsia="Times New Roman" w:hAnsi="Arial" w:cs="Arial"/>
                <w:b/>
              </w:rPr>
            </w:pPr>
            <w:r>
              <w:rPr>
                <w:rFonts w:ascii="Arial" w:eastAsia="Times New Roman" w:hAnsi="Arial" w:cs="Arial"/>
                <w:bCs/>
              </w:rPr>
              <w:t xml:space="preserve">{Element 3: Genetic} </w:t>
            </w:r>
            <w:r>
              <w:rPr>
                <w:rFonts w:ascii="Arial" w:eastAsia="Times New Roman" w:hAnsi="Arial" w:cs="Arial"/>
                <w:b/>
              </w:rPr>
              <w:t>Constitutional genetic defects</w:t>
            </w:r>
          </w:p>
          <w:p w14:paraId="4F02389A" w14:textId="77777777" w:rsidR="00F82001" w:rsidRDefault="00F82001" w:rsidP="00F82001">
            <w:pPr>
              <w:rPr>
                <w:rFonts w:ascii="Arial" w:eastAsia="Times New Roman" w:hAnsi="Arial" w:cs="Arial"/>
              </w:rPr>
            </w:pPr>
            <w:r w:rsidRPr="47F04613">
              <w:rPr>
                <w:rFonts w:ascii="Arial" w:eastAsia="Times New Roman" w:hAnsi="Arial" w:cs="Arial"/>
              </w:rPr>
              <w:t xml:space="preserve">Genetic defects such as </w:t>
            </w:r>
            <w:r w:rsidRPr="00CD4ED2">
              <w:rPr>
                <w:rFonts w:ascii="Arial" w:eastAsia="Times New Roman" w:hAnsi="Arial" w:cs="Arial"/>
                <w:highlight w:val="yellow"/>
              </w:rPr>
              <w:t>FA</w:t>
            </w:r>
            <w:r w:rsidRPr="47F04613">
              <w:rPr>
                <w:rFonts w:ascii="Arial" w:eastAsia="Times New Roman" w:hAnsi="Arial" w:cs="Arial"/>
              </w:rPr>
              <w:t>, telomeropathies, and</w:t>
            </w:r>
            <w:r>
              <w:br/>
            </w:r>
            <w:r w:rsidRPr="47F04613">
              <w:rPr>
                <w:rFonts w:ascii="Arial" w:eastAsia="Times New Roman" w:hAnsi="Arial" w:cs="Arial"/>
              </w:rPr>
              <w:t>germline gene mutations can predispose an individual to AA.</w:t>
            </w:r>
          </w:p>
          <w:p w14:paraId="25CE4787" w14:textId="1837C464" w:rsidR="0010366F" w:rsidRPr="00570975" w:rsidRDefault="0010366F" w:rsidP="00A0601E">
            <w:pPr>
              <w:rPr>
                <w:rFonts w:ascii="Arial" w:eastAsia="Times New Roman" w:hAnsi="Arial" w:cs="Arial"/>
                <w:bCs/>
              </w:rPr>
            </w:pPr>
          </w:p>
        </w:tc>
        <w:tc>
          <w:tcPr>
            <w:tcW w:w="720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F504895" w14:textId="77777777" w:rsidR="00B13663" w:rsidRDefault="00B13663" w:rsidP="00B13663">
            <w:pPr>
              <w:contextualSpacing/>
              <w:rPr>
                <w:rFonts w:ascii="Arial" w:eastAsia="Calibri" w:hAnsi="Arial" w:cs="Arial"/>
                <w:bCs/>
                <w:lang w:eastAsia="en-GB"/>
              </w:rPr>
            </w:pPr>
            <w:commentRangeStart w:id="52"/>
            <w:r>
              <w:rPr>
                <w:rFonts w:ascii="Arial" w:eastAsia="Calibri" w:hAnsi="Arial" w:cs="Arial"/>
                <w:bCs/>
                <w:lang w:eastAsia="en-GB"/>
              </w:rPr>
              <w:t>[autoimmune disease]</w:t>
            </w:r>
          </w:p>
          <w:p w14:paraId="75FD7B6E" w14:textId="77777777" w:rsidR="00B13663" w:rsidRDefault="00B13663" w:rsidP="00B13663">
            <w:pPr>
              <w:contextualSpacing/>
              <w:rPr>
                <w:rFonts w:ascii="Arial" w:eastAsia="Calibri" w:hAnsi="Arial" w:cs="Arial"/>
                <w:bCs/>
                <w:lang w:eastAsia="en-GB"/>
              </w:rPr>
            </w:pPr>
            <w:r>
              <w:rPr>
                <w:rFonts w:ascii="Arial" w:eastAsia="Calibri" w:hAnsi="Arial" w:cs="Arial"/>
                <w:bCs/>
                <w:noProof/>
                <w:lang w:eastAsia="en-GB"/>
              </w:rPr>
              <w:drawing>
                <wp:inline distT="0" distB="0" distL="0" distR="0" wp14:anchorId="18751C2E" wp14:editId="25B83190">
                  <wp:extent cx="1121434" cy="1121434"/>
                  <wp:effectExtent l="0" t="0" r="2540" b="2540"/>
                  <wp:docPr id="1692816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24842" cy="1124842"/>
                          </a:xfrm>
                          <a:prstGeom prst="rect">
                            <a:avLst/>
                          </a:prstGeom>
                          <a:noFill/>
                          <a:ln>
                            <a:noFill/>
                          </a:ln>
                        </pic:spPr>
                      </pic:pic>
                    </a:graphicData>
                  </a:graphic>
                </wp:inline>
              </w:drawing>
            </w:r>
          </w:p>
          <w:p w14:paraId="055822B1" w14:textId="77777777" w:rsidR="008F5ED7" w:rsidRDefault="00642F1E" w:rsidP="008F5ED7">
            <w:pPr>
              <w:contextualSpacing/>
              <w:rPr>
                <w:rFonts w:ascii="Arial" w:eastAsia="Calibri" w:hAnsi="Arial" w:cs="Arial"/>
                <w:bCs/>
                <w:lang w:eastAsia="en-GB"/>
              </w:rPr>
            </w:pPr>
            <w:r>
              <w:rPr>
                <w:rFonts w:ascii="Arial" w:eastAsia="Calibri" w:hAnsi="Arial" w:cs="Arial"/>
                <w:bCs/>
                <w:lang w:eastAsia="en-GB"/>
              </w:rPr>
              <w:t>[</w:t>
            </w:r>
            <w:r w:rsidR="008F5ED7">
              <w:rPr>
                <w:rFonts w:ascii="Arial" w:eastAsia="Calibri" w:hAnsi="Arial" w:cs="Arial"/>
                <w:bCs/>
                <w:lang w:eastAsia="en-GB"/>
              </w:rPr>
              <w:t>direct injury]</w:t>
            </w:r>
          </w:p>
          <w:p w14:paraId="12D6ED20" w14:textId="0B60382F" w:rsidR="00642F1E" w:rsidRDefault="008F5ED7" w:rsidP="008F5ED7">
            <w:pPr>
              <w:contextualSpacing/>
              <w:rPr>
                <w:rFonts w:ascii="Arial" w:eastAsia="Calibri" w:hAnsi="Arial" w:cs="Arial"/>
                <w:bCs/>
                <w:lang w:eastAsia="en-GB"/>
              </w:rPr>
            </w:pPr>
            <w:r>
              <w:rPr>
                <w:rFonts w:ascii="Arial" w:eastAsia="Calibri" w:hAnsi="Arial" w:cs="Arial"/>
                <w:bCs/>
                <w:noProof/>
                <w:lang w:eastAsia="en-GB"/>
              </w:rPr>
              <w:drawing>
                <wp:inline distT="0" distB="0" distL="0" distR="0" wp14:anchorId="6F1B0E3C" wp14:editId="32D4A478">
                  <wp:extent cx="1043797" cy="870635"/>
                  <wp:effectExtent l="0" t="0" r="4445" b="5715"/>
                  <wp:docPr id="1353133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48848" cy="874848"/>
                          </a:xfrm>
                          <a:prstGeom prst="rect">
                            <a:avLst/>
                          </a:prstGeom>
                          <a:noFill/>
                          <a:ln>
                            <a:noFill/>
                          </a:ln>
                        </pic:spPr>
                      </pic:pic>
                    </a:graphicData>
                  </a:graphic>
                </wp:inline>
              </w:drawing>
            </w:r>
          </w:p>
          <w:p w14:paraId="4C387551" w14:textId="77777777" w:rsidR="00B13663" w:rsidRDefault="00B13663" w:rsidP="00B13663">
            <w:pPr>
              <w:contextualSpacing/>
              <w:rPr>
                <w:rFonts w:ascii="Arial" w:eastAsia="Calibri" w:hAnsi="Arial" w:cs="Arial"/>
                <w:bCs/>
                <w:lang w:eastAsia="en-GB"/>
              </w:rPr>
            </w:pPr>
            <w:r>
              <w:rPr>
                <w:rFonts w:ascii="Arial" w:eastAsia="Calibri" w:hAnsi="Arial" w:cs="Arial"/>
                <w:bCs/>
                <w:lang w:eastAsia="en-GB"/>
              </w:rPr>
              <w:t>[genetic_2]</w:t>
            </w:r>
          </w:p>
          <w:p w14:paraId="2CF98DA0" w14:textId="77777777" w:rsidR="00B13663" w:rsidRDefault="00B13663" w:rsidP="00B13663">
            <w:pPr>
              <w:contextualSpacing/>
              <w:rPr>
                <w:rFonts w:ascii="Arial" w:eastAsia="Calibri" w:hAnsi="Arial" w:cs="Arial"/>
                <w:bCs/>
                <w:lang w:eastAsia="en-GB"/>
              </w:rPr>
            </w:pPr>
            <w:r>
              <w:rPr>
                <w:rFonts w:ascii="Arial" w:eastAsia="Calibri" w:hAnsi="Arial" w:cs="Arial"/>
                <w:bCs/>
                <w:noProof/>
                <w:lang w:eastAsia="en-GB"/>
              </w:rPr>
              <w:drawing>
                <wp:inline distT="0" distB="0" distL="0" distR="0" wp14:anchorId="7CBB0DDC" wp14:editId="2F0FAFDA">
                  <wp:extent cx="1043796" cy="1043796"/>
                  <wp:effectExtent l="0" t="0" r="4445" b="4445"/>
                  <wp:docPr id="892403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46327" cy="1046327"/>
                          </a:xfrm>
                          <a:prstGeom prst="rect">
                            <a:avLst/>
                          </a:prstGeom>
                          <a:noFill/>
                          <a:ln>
                            <a:noFill/>
                          </a:ln>
                        </pic:spPr>
                      </pic:pic>
                    </a:graphicData>
                  </a:graphic>
                </wp:inline>
              </w:drawing>
            </w:r>
            <w:commentRangeEnd w:id="52"/>
            <w:r w:rsidR="00B06C25">
              <w:rPr>
                <w:rStyle w:val="CommentReference"/>
              </w:rPr>
              <w:commentReference w:id="52"/>
            </w:r>
          </w:p>
          <w:p w14:paraId="099FA2E2" w14:textId="77777777" w:rsidR="00B13663" w:rsidRDefault="00B13663" w:rsidP="008F5ED7">
            <w:pPr>
              <w:contextualSpacing/>
              <w:rPr>
                <w:rFonts w:ascii="Arial" w:eastAsia="Calibri" w:hAnsi="Arial" w:cs="Arial"/>
                <w:bCs/>
                <w:lang w:eastAsia="en-GB"/>
              </w:rPr>
            </w:pPr>
          </w:p>
          <w:p w14:paraId="759ABB2A" w14:textId="457A3ABF" w:rsidR="00461B2D" w:rsidRPr="006C7FFB" w:rsidRDefault="00461B2D" w:rsidP="00A0601E">
            <w:pPr>
              <w:contextualSpacing/>
              <w:rPr>
                <w:rFonts w:ascii="Arial" w:eastAsia="Calibri" w:hAnsi="Arial" w:cs="Arial"/>
                <w:bCs/>
                <w:lang w:eastAsia="en-GB"/>
              </w:rPr>
            </w:pPr>
          </w:p>
        </w:tc>
      </w:tr>
      <w:tr w:rsidR="00821B42" w:rsidRPr="006C7FFB" w14:paraId="7050A7A8"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48F80E4"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Visual details</w:t>
            </w:r>
          </w:p>
        </w:tc>
      </w:tr>
      <w:tr w:rsidR="00821B42" w:rsidRPr="006C7FFB" w14:paraId="74072126"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5CAF2C4" w14:textId="77777777" w:rsidR="00924D01" w:rsidRDefault="00924D01" w:rsidP="00924D01">
            <w:pPr>
              <w:contextualSpacing/>
              <w:rPr>
                <w:rFonts w:ascii="Arial" w:eastAsia="Times New Roman" w:hAnsi="Arial" w:cs="Arial"/>
                <w:bCs/>
              </w:rPr>
            </w:pPr>
            <w:r>
              <w:rPr>
                <w:rFonts w:ascii="Arial" w:eastAsia="Times New Roman" w:hAnsi="Arial" w:cs="Arial"/>
                <w:bCs/>
              </w:rPr>
              <w:t>{Title} Headline 3.</w:t>
            </w:r>
          </w:p>
          <w:p w14:paraId="05D04E6E" w14:textId="77777777" w:rsidR="00924D01" w:rsidRDefault="00924D01" w:rsidP="00924D01">
            <w:pPr>
              <w:contextualSpacing/>
              <w:rPr>
                <w:rFonts w:ascii="Arial" w:eastAsia="Times New Roman" w:hAnsi="Arial" w:cs="Arial"/>
                <w:bCs/>
              </w:rPr>
            </w:pPr>
            <w:r>
              <w:rPr>
                <w:rFonts w:ascii="Arial" w:eastAsia="Times New Roman" w:hAnsi="Arial" w:cs="Arial"/>
                <w:bCs/>
              </w:rPr>
              <w:t>{Text} as paragraph underneath.</w:t>
            </w:r>
          </w:p>
          <w:p w14:paraId="28E8FA2A" w14:textId="431C6C66" w:rsidR="00821B42" w:rsidRDefault="00924D01" w:rsidP="00924D01">
            <w:pPr>
              <w:contextualSpacing/>
              <w:rPr>
                <w:rFonts w:ascii="Arial" w:eastAsia="Times New Roman" w:hAnsi="Arial" w:cs="Arial"/>
                <w:bCs/>
              </w:rPr>
            </w:pPr>
            <w:r>
              <w:rPr>
                <w:rFonts w:ascii="Arial" w:eastAsia="Times New Roman" w:hAnsi="Arial" w:cs="Arial"/>
                <w:bCs/>
              </w:rPr>
              <w:t xml:space="preserve">{Element 1} </w:t>
            </w:r>
            <w:r w:rsidR="00F624B0">
              <w:rPr>
                <w:rFonts w:ascii="Arial" w:eastAsia="Times New Roman" w:hAnsi="Arial" w:cs="Arial"/>
                <w:bCs/>
              </w:rPr>
              <w:t>Title in bold, text in paragraph</w:t>
            </w:r>
            <w:r w:rsidR="00945B0E">
              <w:rPr>
                <w:rFonts w:ascii="Arial" w:eastAsia="Times New Roman" w:hAnsi="Arial" w:cs="Arial"/>
                <w:bCs/>
              </w:rPr>
              <w:t>, add {medium} to the right of the text with [</w:t>
            </w:r>
            <w:r w:rsidR="000F733D">
              <w:rPr>
                <w:rFonts w:ascii="Arial" w:eastAsia="Times New Roman" w:hAnsi="Arial" w:cs="Arial"/>
                <w:bCs/>
              </w:rPr>
              <w:t>autoimmune disease</w:t>
            </w:r>
            <w:r w:rsidR="00945B0E">
              <w:rPr>
                <w:rFonts w:ascii="Arial" w:eastAsia="Times New Roman" w:hAnsi="Arial" w:cs="Arial"/>
                <w:bCs/>
              </w:rPr>
              <w:t>]</w:t>
            </w:r>
          </w:p>
          <w:p w14:paraId="783029EF" w14:textId="6D3F6B96" w:rsidR="008F5ED7" w:rsidRDefault="00F624B0" w:rsidP="008F5ED7">
            <w:pPr>
              <w:contextualSpacing/>
              <w:rPr>
                <w:rFonts w:ascii="Arial" w:eastAsia="Times New Roman" w:hAnsi="Arial" w:cs="Arial"/>
                <w:bCs/>
              </w:rPr>
            </w:pPr>
            <w:r>
              <w:rPr>
                <w:rFonts w:ascii="Arial" w:eastAsia="Times New Roman" w:hAnsi="Arial" w:cs="Arial"/>
                <w:bCs/>
              </w:rPr>
              <w:t>{Element 2} Title in bold, text in paragraph</w:t>
            </w:r>
            <w:r w:rsidR="00945B0E">
              <w:rPr>
                <w:rFonts w:ascii="Arial" w:eastAsia="Times New Roman" w:hAnsi="Arial" w:cs="Arial"/>
                <w:bCs/>
              </w:rPr>
              <w:t>,</w:t>
            </w:r>
            <w:r w:rsidR="007525C1">
              <w:rPr>
                <w:rFonts w:ascii="Arial" w:eastAsia="Times New Roman" w:hAnsi="Arial" w:cs="Arial"/>
                <w:bCs/>
              </w:rPr>
              <w:t xml:space="preserve"> </w:t>
            </w:r>
            <w:r w:rsidR="008F5ED7">
              <w:rPr>
                <w:rFonts w:ascii="Arial" w:eastAsia="Times New Roman" w:hAnsi="Arial" w:cs="Arial"/>
                <w:bCs/>
              </w:rPr>
              <w:t xml:space="preserve">add {medium} to the </w:t>
            </w:r>
            <w:r w:rsidR="00106714">
              <w:rPr>
                <w:rFonts w:ascii="Arial" w:eastAsia="Times New Roman" w:hAnsi="Arial" w:cs="Arial"/>
                <w:bCs/>
              </w:rPr>
              <w:t>left</w:t>
            </w:r>
            <w:r w:rsidR="008F5ED7">
              <w:rPr>
                <w:rFonts w:ascii="Arial" w:eastAsia="Times New Roman" w:hAnsi="Arial" w:cs="Arial"/>
                <w:bCs/>
              </w:rPr>
              <w:t xml:space="preserve"> of the text with [direct injury]</w:t>
            </w:r>
          </w:p>
          <w:p w14:paraId="613CC965" w14:textId="2377E536" w:rsidR="00461B2D" w:rsidRPr="006C7FFB" w:rsidRDefault="00F624B0" w:rsidP="008F5ED7">
            <w:pPr>
              <w:contextualSpacing/>
              <w:rPr>
                <w:rFonts w:ascii="Arial" w:eastAsia="Times New Roman" w:hAnsi="Arial" w:cs="Arial"/>
                <w:bCs/>
              </w:rPr>
            </w:pPr>
            <w:r>
              <w:rPr>
                <w:rFonts w:ascii="Arial" w:eastAsia="Times New Roman" w:hAnsi="Arial" w:cs="Arial"/>
                <w:bCs/>
              </w:rPr>
              <w:t>{Element 3} Title in bold, text in paragraph</w:t>
            </w:r>
            <w:r w:rsidR="00945B0E">
              <w:rPr>
                <w:rFonts w:ascii="Arial" w:eastAsia="Times New Roman" w:hAnsi="Arial" w:cs="Arial"/>
                <w:bCs/>
              </w:rPr>
              <w:t>, add {medium} to the right of the text with [genetic_2]</w:t>
            </w:r>
          </w:p>
        </w:tc>
      </w:tr>
      <w:tr w:rsidR="00821B42" w:rsidRPr="006C7FFB" w14:paraId="3000B684" w14:textId="77777777" w:rsidTr="47F04613">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08F9980"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lastRenderedPageBreak/>
              <w:t>Interactivity/buttons</w:t>
            </w:r>
          </w:p>
        </w:tc>
      </w:tr>
      <w:tr w:rsidR="00821B42" w:rsidRPr="006C7FFB" w14:paraId="4DCD4C72" w14:textId="77777777" w:rsidTr="47F04613">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B5294C7" w14:textId="197061CE" w:rsidR="00321F08" w:rsidRDefault="00321F08" w:rsidP="00975552">
            <w:pPr>
              <w:contextualSpacing/>
              <w:rPr>
                <w:rFonts w:ascii="Arial" w:eastAsia="Calibri" w:hAnsi="Arial" w:cs="Arial"/>
                <w:bCs/>
                <w:lang w:eastAsia="en-GB"/>
              </w:rPr>
            </w:pPr>
            <w:r>
              <w:rPr>
                <w:rFonts w:ascii="Arial" w:eastAsia="Calibri" w:hAnsi="Arial" w:cs="Arial"/>
                <w:bCs/>
                <w:lang w:eastAsia="en-GB"/>
              </w:rPr>
              <w:t>{Elements 1-3} Tabs</w:t>
            </w:r>
          </w:p>
          <w:p w14:paraId="0B6D226F" w14:textId="10AF0048" w:rsidR="00975552" w:rsidRDefault="00975552" w:rsidP="00975552">
            <w:pPr>
              <w:contextualSpacing/>
              <w:rPr>
                <w:rFonts w:ascii="Arial" w:eastAsia="Calibri" w:hAnsi="Arial" w:cs="Arial"/>
                <w:bCs/>
                <w:lang w:eastAsia="en-GB"/>
              </w:rPr>
            </w:pPr>
            <w:r>
              <w:rPr>
                <w:rFonts w:ascii="Arial" w:eastAsia="Calibri" w:hAnsi="Arial" w:cs="Arial"/>
                <w:bCs/>
                <w:lang w:eastAsia="en-GB"/>
              </w:rPr>
              <w:t xml:space="preserve">Add glossary entry for </w:t>
            </w:r>
            <w:r w:rsidRPr="00053FC8">
              <w:rPr>
                <w:rFonts w:ascii="Arial" w:eastAsia="Calibri" w:hAnsi="Arial" w:cs="Arial"/>
                <w:bCs/>
                <w:highlight w:val="yellow"/>
                <w:lang w:eastAsia="en-GB"/>
              </w:rPr>
              <w:t>BMF</w:t>
            </w:r>
            <w:r w:rsidR="00DB5AAC">
              <w:rPr>
                <w:rFonts w:ascii="Arial" w:eastAsia="Calibri" w:hAnsi="Arial" w:cs="Arial"/>
                <w:bCs/>
                <w:lang w:eastAsia="en-GB"/>
              </w:rPr>
              <w:t xml:space="preserve">, </w:t>
            </w:r>
            <w:r w:rsidR="00DB5AAC" w:rsidRPr="00DB5AAC">
              <w:rPr>
                <w:rFonts w:ascii="Arial" w:eastAsia="Calibri" w:hAnsi="Arial" w:cs="Arial"/>
                <w:bCs/>
                <w:highlight w:val="yellow"/>
                <w:lang w:eastAsia="en-GB"/>
              </w:rPr>
              <w:t>FA</w:t>
            </w:r>
          </w:p>
          <w:p w14:paraId="2666B8D3" w14:textId="7BBE06CA" w:rsidR="00821B42" w:rsidRPr="006C7FFB" w:rsidRDefault="00751133" w:rsidP="00A0601E">
            <w:pPr>
              <w:contextualSpacing/>
              <w:rPr>
                <w:rFonts w:ascii="Arial" w:eastAsia="Calibri" w:hAnsi="Arial" w:cs="Arial"/>
                <w:bCs/>
                <w:lang w:eastAsia="en-GB"/>
              </w:rPr>
            </w:pPr>
            <w:r>
              <w:rPr>
                <w:rFonts w:ascii="Arial" w:eastAsia="Calibri" w:hAnsi="Arial" w:cs="Arial"/>
                <w:bCs/>
                <w:lang w:eastAsia="en-GB"/>
              </w:rPr>
              <w:t>Add references {button} in bottom left corner</w:t>
            </w:r>
          </w:p>
        </w:tc>
      </w:tr>
      <w:tr w:rsidR="00821B42" w:rsidRPr="006C7FFB" w14:paraId="419D6FB5"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7FA8A6E"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821B42" w:rsidRPr="006C7FFB" w14:paraId="792849A3"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14969B18" w14:textId="4C3D9AC4" w:rsidR="008207AF" w:rsidRPr="008207AF" w:rsidRDefault="000638B2" w:rsidP="004B7C5D">
            <w:pPr>
              <w:pStyle w:val="ListParagraph"/>
              <w:numPr>
                <w:ilvl w:val="0"/>
                <w:numId w:val="20"/>
              </w:numPr>
              <w:rPr>
                <w:rFonts w:ascii="Arial" w:eastAsia="Calibri" w:hAnsi="Arial" w:cs="Arial"/>
                <w:bCs/>
                <w:lang w:eastAsia="en-GB"/>
              </w:rPr>
            </w:pPr>
            <w:hyperlink r:id="rId52" w:history="1">
              <w:r w:rsidRPr="000D4A08">
                <w:rPr>
                  <w:rStyle w:val="Hyperlink"/>
                  <w:rFonts w:ascii="Arial" w:eastAsia="Calibri" w:hAnsi="Arial" w:cs="Arial"/>
                  <w:bCs/>
                  <w:lang w:val="de-CH" w:eastAsia="en-GB"/>
                </w:rPr>
                <w:t>Kulasekararaj A, et al</w:t>
              </w:r>
              <w:r w:rsidRPr="000D4A08">
                <w:rPr>
                  <w:rStyle w:val="Hyperlink"/>
                  <w:rFonts w:ascii="Arial" w:eastAsia="Calibri" w:hAnsi="Arial" w:cs="Arial"/>
                  <w:bCs/>
                  <w:i/>
                  <w:iCs/>
                  <w:lang w:val="de-CH" w:eastAsia="en-GB"/>
                </w:rPr>
                <w:t xml:space="preserve">. Br J Haematol  </w:t>
              </w:r>
              <w:r w:rsidRPr="000D4A08">
                <w:rPr>
                  <w:rStyle w:val="Hyperlink"/>
                  <w:rFonts w:ascii="Arial" w:eastAsia="Calibri" w:hAnsi="Arial" w:cs="Arial"/>
                  <w:bCs/>
                  <w:lang w:val="de-CH" w:eastAsia="en-GB"/>
                </w:rPr>
                <w:t>2024;204(3):784–804</w:t>
              </w:r>
              <w:r w:rsidR="008207AF" w:rsidRPr="000D4A08">
                <w:rPr>
                  <w:rStyle w:val="Hyperlink"/>
                  <w:rFonts w:ascii="Arial" w:eastAsia="Calibri" w:hAnsi="Arial" w:cs="Arial"/>
                  <w:bCs/>
                  <w:lang w:val="de-CH" w:eastAsia="en-GB"/>
                </w:rPr>
                <w:t>.</w:t>
              </w:r>
            </w:hyperlink>
          </w:p>
          <w:p w14:paraId="5DCAFE3F" w14:textId="0AE7C14A" w:rsidR="008207AF" w:rsidRPr="008207AF" w:rsidRDefault="000638B2" w:rsidP="004B7C5D">
            <w:pPr>
              <w:pStyle w:val="ListParagraph"/>
              <w:numPr>
                <w:ilvl w:val="0"/>
                <w:numId w:val="20"/>
              </w:numPr>
              <w:rPr>
                <w:rFonts w:ascii="Arial" w:eastAsia="Calibri" w:hAnsi="Arial" w:cs="Arial"/>
                <w:bCs/>
                <w:lang w:eastAsia="en-GB"/>
              </w:rPr>
            </w:pPr>
            <w:hyperlink r:id="rId53" w:history="1">
              <w:r w:rsidRPr="00AD1F5B">
                <w:rPr>
                  <w:rStyle w:val="Hyperlink"/>
                  <w:rFonts w:ascii="Arial" w:eastAsia="Calibri" w:hAnsi="Arial" w:cs="Arial"/>
                  <w:bCs/>
                  <w:lang w:val="en-GB" w:eastAsia="en-GB"/>
                </w:rPr>
                <w:t>Uss AL, et al.</w:t>
              </w:r>
              <w:r w:rsidRPr="00AD1F5B">
                <w:rPr>
                  <w:rStyle w:val="Hyperlink"/>
                  <w:rFonts w:ascii="Arial" w:eastAsia="Calibri" w:hAnsi="Arial" w:cs="Arial"/>
                  <w:bCs/>
                  <w:i/>
                  <w:iCs/>
                  <w:lang w:val="en-GB" w:eastAsia="en-GB"/>
                </w:rPr>
                <w:t xml:space="preserve"> Stem Cells </w:t>
              </w:r>
              <w:r w:rsidRPr="00AD1F5B">
                <w:rPr>
                  <w:rStyle w:val="Hyperlink"/>
                  <w:rFonts w:ascii="Arial" w:eastAsia="Calibri" w:hAnsi="Arial" w:cs="Arial"/>
                  <w:bCs/>
                  <w:lang w:val="en-GB" w:eastAsia="en-GB"/>
                </w:rPr>
                <w:t>1997;15(Suppl. 2):299</w:t>
              </w:r>
              <w:r w:rsidRPr="00AD1F5B">
                <w:rPr>
                  <w:rStyle w:val="Hyperlink"/>
                  <w:rFonts w:ascii="Arial" w:eastAsia="Calibri" w:hAnsi="Arial" w:cs="Arial"/>
                  <w:bCs/>
                  <w:lang w:val="de-CH" w:eastAsia="en-GB"/>
                </w:rPr>
                <w:t>–</w:t>
              </w:r>
              <w:r w:rsidRPr="00AD1F5B">
                <w:rPr>
                  <w:rStyle w:val="Hyperlink"/>
                  <w:rFonts w:ascii="Arial" w:eastAsia="Calibri" w:hAnsi="Arial" w:cs="Arial"/>
                  <w:bCs/>
                  <w:lang w:val="en-GB" w:eastAsia="en-GB"/>
                </w:rPr>
                <w:t>303</w:t>
              </w:r>
              <w:r w:rsidR="008207AF" w:rsidRPr="00AD1F5B">
                <w:rPr>
                  <w:rStyle w:val="Hyperlink"/>
                  <w:rFonts w:ascii="Arial" w:eastAsia="Calibri" w:hAnsi="Arial" w:cs="Arial"/>
                  <w:bCs/>
                  <w:lang w:val="en-GB" w:eastAsia="en-GB"/>
                </w:rPr>
                <w:t>.</w:t>
              </w:r>
            </w:hyperlink>
          </w:p>
          <w:p w14:paraId="44B2066A" w14:textId="62DA4814" w:rsidR="008207AF" w:rsidRPr="008207AF" w:rsidRDefault="000638B2" w:rsidP="004B7C5D">
            <w:pPr>
              <w:pStyle w:val="ListParagraph"/>
              <w:numPr>
                <w:ilvl w:val="0"/>
                <w:numId w:val="20"/>
              </w:numPr>
              <w:rPr>
                <w:rFonts w:ascii="Arial" w:eastAsia="Calibri" w:hAnsi="Arial" w:cs="Arial"/>
                <w:bCs/>
                <w:lang w:eastAsia="en-GB"/>
              </w:rPr>
            </w:pPr>
            <w:hyperlink r:id="rId54" w:history="1">
              <w:r w:rsidRPr="00C04462">
                <w:rPr>
                  <w:rStyle w:val="Hyperlink"/>
                  <w:rFonts w:ascii="Arial" w:eastAsia="Calibri" w:hAnsi="Arial" w:cs="Arial"/>
                  <w:bCs/>
                  <w:lang w:val="de-CH" w:eastAsia="en-GB"/>
                </w:rPr>
                <w:t>Cheng Y, et al</w:t>
              </w:r>
              <w:r w:rsidRPr="00C04462">
                <w:rPr>
                  <w:rStyle w:val="Hyperlink"/>
                  <w:rFonts w:ascii="Arial" w:eastAsia="Calibri" w:hAnsi="Arial" w:cs="Arial"/>
                  <w:bCs/>
                  <w:i/>
                  <w:iCs/>
                  <w:lang w:val="de-CH" w:eastAsia="en-GB"/>
                </w:rPr>
                <w:t xml:space="preserve">. Front Endocrinol (Lausanne) </w:t>
              </w:r>
              <w:r w:rsidRPr="00C04462">
                <w:rPr>
                  <w:rStyle w:val="Hyperlink"/>
                  <w:rFonts w:ascii="Arial" w:eastAsia="Calibri" w:hAnsi="Arial" w:cs="Arial"/>
                  <w:bCs/>
                  <w:lang w:val="de-CH" w:eastAsia="en-GB"/>
                </w:rPr>
                <w:t>2023;14:1064723</w:t>
              </w:r>
              <w:r w:rsidR="008207AF" w:rsidRPr="00C04462">
                <w:rPr>
                  <w:rStyle w:val="Hyperlink"/>
                  <w:rFonts w:ascii="Arial" w:eastAsia="Calibri" w:hAnsi="Arial" w:cs="Arial"/>
                  <w:bCs/>
                  <w:lang w:val="de-CH" w:eastAsia="en-GB"/>
                </w:rPr>
                <w:t>.</w:t>
              </w:r>
            </w:hyperlink>
            <w:r w:rsidRPr="004B7C5D">
              <w:rPr>
                <w:rFonts w:ascii="Arial" w:eastAsia="Calibri" w:hAnsi="Arial" w:cs="Arial"/>
                <w:bCs/>
                <w:lang w:val="de-CH" w:eastAsia="en-GB"/>
              </w:rPr>
              <w:t xml:space="preserve"> </w:t>
            </w:r>
          </w:p>
          <w:p w14:paraId="124AD720" w14:textId="271C012A" w:rsidR="008207AF" w:rsidRPr="008207AF" w:rsidRDefault="000638B2" w:rsidP="004B7C5D">
            <w:pPr>
              <w:pStyle w:val="ListParagraph"/>
              <w:numPr>
                <w:ilvl w:val="0"/>
                <w:numId w:val="20"/>
              </w:numPr>
              <w:rPr>
                <w:rFonts w:ascii="Arial" w:eastAsia="Calibri" w:hAnsi="Arial" w:cs="Arial"/>
                <w:bCs/>
                <w:lang w:eastAsia="en-GB"/>
              </w:rPr>
            </w:pPr>
            <w:hyperlink r:id="rId55" w:history="1">
              <w:r w:rsidRPr="00806C4A">
                <w:rPr>
                  <w:rStyle w:val="Hyperlink"/>
                  <w:rFonts w:ascii="Arial" w:eastAsia="Calibri" w:hAnsi="Arial" w:cs="Arial"/>
                  <w:bCs/>
                  <w:lang w:val="de-CH" w:eastAsia="en-GB"/>
                </w:rPr>
                <w:t xml:space="preserve">Calado RT and Clé DV. </w:t>
              </w:r>
              <w:r w:rsidRPr="00806C4A">
                <w:rPr>
                  <w:rStyle w:val="Hyperlink"/>
                  <w:rFonts w:ascii="Arial" w:eastAsia="Calibri" w:hAnsi="Arial" w:cs="Arial"/>
                  <w:bCs/>
                  <w:i/>
                  <w:iCs/>
                  <w:lang w:val="de-CH" w:eastAsia="en-GB"/>
                </w:rPr>
                <w:t xml:space="preserve">Hematology Am Soc Hematol Educ Program </w:t>
              </w:r>
              <w:r w:rsidRPr="00806C4A">
                <w:rPr>
                  <w:rStyle w:val="Hyperlink"/>
                  <w:rFonts w:ascii="Arial" w:eastAsia="Calibri" w:hAnsi="Arial" w:cs="Arial"/>
                  <w:bCs/>
                  <w:lang w:val="de-CH" w:eastAsia="en-GB"/>
                </w:rPr>
                <w:t>2017;(1):96–101</w:t>
              </w:r>
              <w:r w:rsidR="008207AF" w:rsidRPr="00806C4A">
                <w:rPr>
                  <w:rStyle w:val="Hyperlink"/>
                  <w:rFonts w:ascii="Arial" w:eastAsia="Calibri" w:hAnsi="Arial" w:cs="Arial"/>
                  <w:bCs/>
                  <w:lang w:val="de-CH" w:eastAsia="en-GB"/>
                </w:rPr>
                <w:t>.</w:t>
              </w:r>
            </w:hyperlink>
            <w:r w:rsidRPr="004B7C5D">
              <w:rPr>
                <w:rFonts w:ascii="Arial" w:eastAsia="Calibri" w:hAnsi="Arial" w:cs="Arial"/>
                <w:bCs/>
                <w:lang w:val="de-CH" w:eastAsia="en-GB"/>
              </w:rPr>
              <w:t xml:space="preserve"> </w:t>
            </w:r>
          </w:p>
          <w:p w14:paraId="4FD3531C" w14:textId="60F07C93" w:rsidR="00821B42" w:rsidRPr="004B7C5D" w:rsidRDefault="000638B2" w:rsidP="004B7C5D">
            <w:pPr>
              <w:pStyle w:val="ListParagraph"/>
              <w:numPr>
                <w:ilvl w:val="0"/>
                <w:numId w:val="20"/>
              </w:numPr>
              <w:rPr>
                <w:rFonts w:ascii="Arial" w:eastAsia="Calibri" w:hAnsi="Arial" w:cs="Arial"/>
                <w:bCs/>
                <w:lang w:eastAsia="en-GB"/>
              </w:rPr>
            </w:pPr>
            <w:hyperlink r:id="rId56" w:history="1">
              <w:r w:rsidRPr="00250010">
                <w:rPr>
                  <w:rStyle w:val="Hyperlink"/>
                  <w:rFonts w:ascii="Arial" w:eastAsia="Calibri" w:hAnsi="Arial" w:cs="Arial"/>
                  <w:bCs/>
                  <w:lang w:val="en-GB" w:eastAsia="en-GB"/>
                </w:rPr>
                <w:t xml:space="preserve">Liu Y and Karlsson S. </w:t>
              </w:r>
              <w:r w:rsidRPr="00250010">
                <w:rPr>
                  <w:rStyle w:val="Hyperlink"/>
                  <w:rFonts w:ascii="Arial" w:eastAsia="Calibri" w:hAnsi="Arial" w:cs="Arial"/>
                  <w:bCs/>
                  <w:i/>
                  <w:iCs/>
                  <w:lang w:val="en-GB" w:eastAsia="en-GB"/>
                </w:rPr>
                <w:t>Leukemia</w:t>
              </w:r>
              <w:r w:rsidRPr="00250010">
                <w:rPr>
                  <w:rStyle w:val="Hyperlink"/>
                  <w:rFonts w:ascii="Arial" w:eastAsia="Calibri" w:hAnsi="Arial" w:cs="Arial"/>
                  <w:bCs/>
                  <w:lang w:val="en-GB" w:eastAsia="en-GB"/>
                </w:rPr>
                <w:t xml:space="preserve"> 2024;38(1):1</w:t>
              </w:r>
              <w:r w:rsidRPr="00250010">
                <w:rPr>
                  <w:rStyle w:val="Hyperlink"/>
                  <w:rFonts w:ascii="Arial" w:eastAsia="Calibri" w:hAnsi="Arial" w:cs="Arial"/>
                  <w:bCs/>
                  <w:lang w:val="de-CH" w:eastAsia="en-GB"/>
                </w:rPr>
                <w:t>–</w:t>
              </w:r>
              <w:r w:rsidRPr="00250010">
                <w:rPr>
                  <w:rStyle w:val="Hyperlink"/>
                  <w:rFonts w:ascii="Arial" w:eastAsia="Calibri" w:hAnsi="Arial" w:cs="Arial"/>
                  <w:bCs/>
                  <w:lang w:val="en-GB" w:eastAsia="en-GB"/>
                </w:rPr>
                <w:t>9.</w:t>
              </w:r>
            </w:hyperlink>
            <w:r w:rsidRPr="004B7C5D">
              <w:rPr>
                <w:rFonts w:ascii="Arial" w:eastAsia="Calibri" w:hAnsi="Arial" w:cs="Arial"/>
                <w:bCs/>
                <w:lang w:val="en-GB" w:eastAsia="en-GB"/>
              </w:rPr>
              <w:t xml:space="preserve"> </w:t>
            </w:r>
            <w:hyperlink r:id="rId57" w:history="1">
              <w:r w:rsidRPr="005A715F">
                <w:rPr>
                  <w:rStyle w:val="Hyperlink"/>
                  <w:rFonts w:ascii="Arial" w:eastAsia="Calibri" w:hAnsi="Arial" w:cs="Arial"/>
                  <w:bCs/>
                  <w:lang w:val="en-GB" w:eastAsia="en-GB"/>
                </w:rPr>
                <w:t xml:space="preserve">Erratum in: </w:t>
              </w:r>
              <w:r w:rsidRPr="005A715F">
                <w:rPr>
                  <w:rStyle w:val="Hyperlink"/>
                  <w:rFonts w:ascii="Arial" w:eastAsia="Calibri" w:hAnsi="Arial" w:cs="Arial"/>
                  <w:bCs/>
                  <w:i/>
                  <w:iCs/>
                  <w:lang w:val="en-GB" w:eastAsia="en-GB"/>
                </w:rPr>
                <w:t>Leukemia</w:t>
              </w:r>
              <w:r w:rsidRPr="005A715F">
                <w:rPr>
                  <w:rStyle w:val="Hyperlink"/>
                  <w:rFonts w:ascii="Arial" w:eastAsia="Calibri" w:hAnsi="Arial" w:cs="Arial"/>
                  <w:bCs/>
                  <w:lang w:val="en-GB" w:eastAsia="en-GB"/>
                </w:rPr>
                <w:t>. 2024;38(1):228</w:t>
              </w:r>
            </w:hyperlink>
            <w:r w:rsidRPr="004B7C5D">
              <w:rPr>
                <w:rFonts w:ascii="Arial" w:eastAsia="Calibri" w:hAnsi="Arial" w:cs="Arial"/>
                <w:bCs/>
                <w:lang w:val="en-GB" w:eastAsia="en-GB"/>
              </w:rPr>
              <w:t>.</w:t>
            </w:r>
          </w:p>
        </w:tc>
      </w:tr>
      <w:tr w:rsidR="00821B42" w:rsidRPr="006C7FFB" w14:paraId="595BBC35" w14:textId="77777777" w:rsidTr="47F04613">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99DE4B5"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Notes/Settings</w:t>
            </w:r>
          </w:p>
        </w:tc>
      </w:tr>
      <w:tr w:rsidR="00821B42" w:rsidRPr="006C7FFB" w14:paraId="64B65086" w14:textId="77777777" w:rsidTr="47F04613">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F502FE5" w14:textId="77777777" w:rsidR="00821B42" w:rsidRPr="006C7FFB" w:rsidRDefault="00821B42" w:rsidP="00A0601E">
            <w:pPr>
              <w:spacing w:after="0" w:line="240" w:lineRule="auto"/>
              <w:rPr>
                <w:rFonts w:ascii="Arial" w:hAnsi="Arial" w:cs="Arial"/>
              </w:rPr>
            </w:pPr>
            <w:r w:rsidRPr="006C7FFB">
              <w:rPr>
                <w:rFonts w:ascii="Arial" w:hAnsi="Arial" w:cs="Arial"/>
              </w:rPr>
              <w:t>Do not show learning objective or chapter number.</w:t>
            </w:r>
          </w:p>
          <w:p w14:paraId="11CD0D59" w14:textId="77777777" w:rsidR="00821B42" w:rsidRDefault="005A715F" w:rsidP="00A0601E">
            <w:pPr>
              <w:spacing w:after="0" w:line="240" w:lineRule="auto"/>
              <w:contextualSpacing/>
              <w:rPr>
                <w:rFonts w:ascii="Arial" w:eastAsia="Calibri" w:hAnsi="Arial" w:cs="Arial"/>
                <w:bCs/>
                <w:lang w:eastAsia="en-GB"/>
              </w:rPr>
            </w:pPr>
            <w:r>
              <w:rPr>
                <w:rFonts w:ascii="Arial" w:eastAsia="Calibri" w:hAnsi="Arial" w:cs="Arial"/>
                <w:bCs/>
                <w:lang w:eastAsia="en-GB"/>
              </w:rPr>
              <w:t>Note reference 5 has two links, one for original publication, other for corrections.</w:t>
            </w:r>
          </w:p>
          <w:p w14:paraId="324A3A96" w14:textId="3DDE24D4" w:rsidR="005A715F" w:rsidRPr="006C7FFB" w:rsidRDefault="005A715F" w:rsidP="00A0601E">
            <w:pPr>
              <w:spacing w:after="0" w:line="240" w:lineRule="auto"/>
              <w:contextualSpacing/>
              <w:rPr>
                <w:rFonts w:ascii="Arial" w:eastAsia="Calibri" w:hAnsi="Arial" w:cs="Arial"/>
                <w:bCs/>
                <w:lang w:eastAsia="en-GB"/>
              </w:rPr>
            </w:pPr>
            <w:r>
              <w:rPr>
                <w:rFonts w:ascii="Arial" w:eastAsia="Calibri" w:hAnsi="Arial" w:cs="Arial"/>
                <w:bCs/>
                <w:lang w:eastAsia="en-GB"/>
              </w:rPr>
              <w:t>Note bold words</w:t>
            </w:r>
            <w:r w:rsidR="00106714">
              <w:rPr>
                <w:rFonts w:ascii="Arial" w:eastAsia="Calibri" w:hAnsi="Arial" w:cs="Arial"/>
                <w:bCs/>
                <w:lang w:eastAsia="en-GB"/>
              </w:rPr>
              <w:t>.</w:t>
            </w:r>
          </w:p>
        </w:tc>
      </w:tr>
    </w:tbl>
    <w:p w14:paraId="7A4D5AF7" w14:textId="77777777" w:rsidR="00821B42" w:rsidRDefault="00821B42"/>
    <w:p w14:paraId="4E0E021E" w14:textId="58A620EB" w:rsidR="00213C0C" w:rsidRDefault="00213C0C">
      <w:pPr>
        <w:spacing w:line="278" w:lineRule="auto"/>
      </w:pPr>
      <w:r>
        <w:br w:type="page"/>
      </w:r>
    </w:p>
    <w:p w14:paraId="7849BE8B" w14:textId="77777777" w:rsidR="004F5389" w:rsidRDefault="004F5389" w:rsidP="00213C0C">
      <w:pPr>
        <w:spacing w:line="278" w:lineRule="auto"/>
      </w:pPr>
    </w:p>
    <w:tbl>
      <w:tblPr>
        <w:tblW w:w="14008" w:type="dxa"/>
        <w:tblLook w:val="01E0" w:firstRow="1" w:lastRow="1" w:firstColumn="1" w:lastColumn="1" w:noHBand="0" w:noVBand="0"/>
      </w:tblPr>
      <w:tblGrid>
        <w:gridCol w:w="6801"/>
        <w:gridCol w:w="7207"/>
      </w:tblGrid>
      <w:tr w:rsidR="00821B42" w:rsidRPr="006C7FFB" w14:paraId="63E70FEB" w14:textId="77777777" w:rsidTr="00A0601E">
        <w:trPr>
          <w:trHeight w:val="92"/>
        </w:trPr>
        <w:tc>
          <w:tcPr>
            <w:tcW w:w="6801" w:type="dxa"/>
            <w:tcBorders>
              <w:top w:val="single" w:sz="2" w:space="0" w:color="808080"/>
              <w:left w:val="single" w:sz="2" w:space="0" w:color="808080"/>
              <w:bottom w:val="single" w:sz="2" w:space="0" w:color="808080"/>
              <w:right w:val="single" w:sz="2" w:space="0" w:color="808080"/>
            </w:tcBorders>
            <w:shd w:val="clear" w:color="auto" w:fill="E6E6E6"/>
          </w:tcPr>
          <w:p w14:paraId="61FF7841" w14:textId="073B6B7B"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sidR="00C0120F">
              <w:rPr>
                <w:rFonts w:ascii="Arial" w:eastAsia="Calibri" w:hAnsi="Arial" w:cs="Arial"/>
                <w:b/>
                <w:bCs/>
                <w:lang w:eastAsia="en-GB"/>
              </w:rPr>
              <w:t>Reaching a diagnosis</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20B53CB8" w14:textId="1B9A0B1C" w:rsidR="00FB473E"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53" w:name="MDT"/>
            <w:r w:rsidR="005033FF" w:rsidRPr="005033FF">
              <w:rPr>
                <w:rFonts w:ascii="Arial" w:eastAsia="Calibri" w:hAnsi="Arial" w:cs="Arial"/>
                <w:b/>
                <w:bCs/>
                <w:lang w:eastAsia="en-GB"/>
              </w:rPr>
              <w:t>The multidisciplinary team (MDT) role in a diagnostic-driven approach</w:t>
            </w:r>
            <w:bookmarkEnd w:id="53"/>
          </w:p>
        </w:tc>
      </w:tr>
      <w:tr w:rsidR="00821B42" w:rsidRPr="006C7FFB" w14:paraId="580CA0B6" w14:textId="77777777" w:rsidTr="00A0601E">
        <w:trPr>
          <w:trHeight w:val="88"/>
        </w:trPr>
        <w:tc>
          <w:tcPr>
            <w:tcW w:w="6801" w:type="dxa"/>
            <w:tcBorders>
              <w:left w:val="single" w:sz="2" w:space="0" w:color="808080"/>
              <w:bottom w:val="single" w:sz="2" w:space="0" w:color="808080"/>
              <w:right w:val="single" w:sz="2" w:space="0" w:color="808080"/>
            </w:tcBorders>
            <w:shd w:val="clear" w:color="auto" w:fill="E6E6E6"/>
          </w:tcPr>
          <w:p w14:paraId="325AA99A"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5B293CC1" w14:textId="77777777"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821B42" w:rsidRPr="006C7FFB" w14:paraId="26486D76" w14:textId="77777777" w:rsidTr="00A0601E">
        <w:trPr>
          <w:trHeight w:val="875"/>
        </w:trPr>
        <w:tc>
          <w:tcPr>
            <w:tcW w:w="6801" w:type="dxa"/>
            <w:tcBorders>
              <w:top w:val="single" w:sz="2" w:space="0" w:color="808080"/>
              <w:left w:val="single" w:sz="2" w:space="0" w:color="808080"/>
              <w:right w:val="single" w:sz="2" w:space="0" w:color="808080"/>
            </w:tcBorders>
          </w:tcPr>
          <w:p w14:paraId="55C6847A" w14:textId="77777777" w:rsidR="007A04A1" w:rsidRDefault="007A04A1" w:rsidP="007A04A1">
            <w:pPr>
              <w:rPr>
                <w:rFonts w:ascii="Arial" w:eastAsia="Times New Roman" w:hAnsi="Arial" w:cs="Arial"/>
                <w:bCs/>
              </w:rPr>
            </w:pPr>
            <w:r>
              <w:rPr>
                <w:rFonts w:ascii="Arial" w:eastAsia="Times New Roman" w:hAnsi="Arial" w:cs="Arial"/>
                <w:bCs/>
              </w:rPr>
              <w:t xml:space="preserve">{Title} </w:t>
            </w:r>
            <w:r w:rsidRPr="005033FF">
              <w:rPr>
                <w:rFonts w:ascii="Arial" w:eastAsia="Times New Roman" w:hAnsi="Arial" w:cs="Arial"/>
                <w:bCs/>
              </w:rPr>
              <w:t>The multidisciplinary team (MDT) role in a diagnostic-driven approach</w:t>
            </w:r>
          </w:p>
          <w:p w14:paraId="3BD52B71" w14:textId="77777777" w:rsidR="007A04A1" w:rsidRPr="002018FC" w:rsidRDefault="007A04A1" w:rsidP="007A04A1">
            <w:pPr>
              <w:rPr>
                <w:rFonts w:ascii="Arial" w:eastAsia="Times New Roman" w:hAnsi="Arial" w:cs="Arial"/>
                <w:bCs/>
              </w:rPr>
            </w:pPr>
            <w:r>
              <w:rPr>
                <w:rFonts w:ascii="Arial" w:eastAsia="Times New Roman" w:hAnsi="Arial" w:cs="Arial"/>
                <w:bCs/>
              </w:rPr>
              <w:t>{text} Effective</w:t>
            </w:r>
            <w:r w:rsidRPr="002018FC">
              <w:rPr>
                <w:rFonts w:ascii="Arial" w:eastAsia="Times New Roman" w:hAnsi="Arial" w:cs="Arial"/>
                <w:bCs/>
              </w:rPr>
              <w:t xml:space="preserve"> diagnosis of AA re</w:t>
            </w:r>
            <w:r>
              <w:rPr>
                <w:rFonts w:ascii="Arial" w:eastAsia="Times New Roman" w:hAnsi="Arial" w:cs="Arial"/>
                <w:bCs/>
              </w:rPr>
              <w:t>lies on</w:t>
            </w:r>
            <w:r w:rsidRPr="002018FC">
              <w:rPr>
                <w:rFonts w:ascii="Arial" w:eastAsia="Times New Roman" w:hAnsi="Arial" w:cs="Arial"/>
                <w:bCs/>
              </w:rPr>
              <w:t xml:space="preserve"> a</w:t>
            </w:r>
            <w:r>
              <w:rPr>
                <w:rFonts w:ascii="Arial" w:eastAsia="Times New Roman" w:hAnsi="Arial" w:cs="Arial"/>
                <w:bCs/>
              </w:rPr>
              <w:t xml:space="preserve">n </w:t>
            </w:r>
            <w:r w:rsidRPr="0037337A">
              <w:rPr>
                <w:rFonts w:ascii="Arial" w:eastAsia="Times New Roman" w:hAnsi="Arial" w:cs="Arial"/>
                <w:b/>
              </w:rPr>
              <w:t xml:space="preserve">expert-led </w:t>
            </w:r>
            <w:r w:rsidRPr="00E8437A">
              <w:rPr>
                <w:rFonts w:ascii="Arial" w:eastAsia="Times New Roman" w:hAnsi="Arial" w:cs="Arial"/>
                <w:b/>
                <w:highlight w:val="yellow"/>
              </w:rPr>
              <w:t>MDT</w:t>
            </w:r>
            <w:r w:rsidRPr="002018FC">
              <w:rPr>
                <w:rFonts w:ascii="Arial" w:eastAsia="Times New Roman" w:hAnsi="Arial" w:cs="Arial"/>
                <w:bCs/>
              </w:rPr>
              <w:t xml:space="preserve"> </w:t>
            </w:r>
            <w:r>
              <w:rPr>
                <w:rFonts w:ascii="Arial" w:eastAsia="Times New Roman" w:hAnsi="Arial" w:cs="Arial"/>
                <w:bCs/>
              </w:rPr>
              <w:t>to</w:t>
            </w:r>
            <w:r w:rsidRPr="002018FC">
              <w:rPr>
                <w:rFonts w:ascii="Arial" w:eastAsia="Times New Roman" w:hAnsi="Arial" w:cs="Arial"/>
                <w:bCs/>
              </w:rPr>
              <w:t>:</w:t>
            </w:r>
          </w:p>
          <w:p w14:paraId="7BF04FD6" w14:textId="77777777" w:rsidR="007A04A1" w:rsidRPr="002018FC" w:rsidRDefault="007A04A1" w:rsidP="007A04A1">
            <w:pPr>
              <w:numPr>
                <w:ilvl w:val="0"/>
                <w:numId w:val="23"/>
              </w:numPr>
              <w:rPr>
                <w:rFonts w:ascii="Arial" w:eastAsia="Times New Roman" w:hAnsi="Arial" w:cs="Arial"/>
                <w:bCs/>
              </w:rPr>
            </w:pPr>
            <w:r w:rsidRPr="002018FC">
              <w:rPr>
                <w:rFonts w:ascii="Arial" w:eastAsia="Times New Roman" w:hAnsi="Arial" w:cs="Arial"/>
                <w:bCs/>
              </w:rPr>
              <w:t>Collat</w:t>
            </w:r>
            <w:r>
              <w:rPr>
                <w:rFonts w:ascii="Arial" w:eastAsia="Times New Roman" w:hAnsi="Arial" w:cs="Arial"/>
                <w:bCs/>
              </w:rPr>
              <w:t xml:space="preserve">e </w:t>
            </w:r>
            <w:r w:rsidRPr="002018FC">
              <w:rPr>
                <w:rFonts w:ascii="Arial" w:eastAsia="Times New Roman" w:hAnsi="Arial" w:cs="Arial"/>
                <w:bCs/>
              </w:rPr>
              <w:t>results</w:t>
            </w:r>
            <w:r>
              <w:rPr>
                <w:rFonts w:ascii="Arial" w:eastAsia="Times New Roman" w:hAnsi="Arial" w:cs="Arial"/>
                <w:bCs/>
              </w:rPr>
              <w:t xml:space="preserve"> and achieve as early a diagnosis as possible</w:t>
            </w:r>
          </w:p>
          <w:p w14:paraId="4D33B103" w14:textId="77777777" w:rsidR="007A04A1" w:rsidRPr="002018FC" w:rsidRDefault="007A04A1" w:rsidP="007A04A1">
            <w:pPr>
              <w:numPr>
                <w:ilvl w:val="0"/>
                <w:numId w:val="23"/>
              </w:numPr>
              <w:rPr>
                <w:rFonts w:ascii="Arial" w:eastAsia="Times New Roman" w:hAnsi="Arial" w:cs="Arial"/>
                <w:bCs/>
              </w:rPr>
            </w:pPr>
            <w:r w:rsidRPr="002018FC">
              <w:rPr>
                <w:rFonts w:ascii="Arial" w:eastAsia="Times New Roman" w:hAnsi="Arial" w:cs="Arial"/>
                <w:bCs/>
              </w:rPr>
              <w:t>Devel</w:t>
            </w:r>
            <w:r>
              <w:rPr>
                <w:rFonts w:ascii="Arial" w:eastAsia="Times New Roman" w:hAnsi="Arial" w:cs="Arial"/>
                <w:bCs/>
              </w:rPr>
              <w:t>op</w:t>
            </w:r>
            <w:r w:rsidRPr="002018FC">
              <w:rPr>
                <w:rFonts w:ascii="Arial" w:eastAsia="Times New Roman" w:hAnsi="Arial" w:cs="Arial"/>
                <w:bCs/>
              </w:rPr>
              <w:t xml:space="preserve"> a</w:t>
            </w:r>
            <w:r>
              <w:rPr>
                <w:rFonts w:ascii="Arial" w:eastAsia="Times New Roman" w:hAnsi="Arial" w:cs="Arial"/>
                <w:bCs/>
              </w:rPr>
              <w:t>n effective</w:t>
            </w:r>
            <w:r w:rsidRPr="002018FC">
              <w:rPr>
                <w:rFonts w:ascii="Arial" w:eastAsia="Times New Roman" w:hAnsi="Arial" w:cs="Arial"/>
                <w:bCs/>
              </w:rPr>
              <w:t xml:space="preserve"> treatment plan</w:t>
            </w:r>
          </w:p>
          <w:p w14:paraId="531AAC10" w14:textId="77777777" w:rsidR="007A04A1" w:rsidRDefault="007A04A1" w:rsidP="007A04A1">
            <w:pPr>
              <w:numPr>
                <w:ilvl w:val="0"/>
                <w:numId w:val="23"/>
              </w:numPr>
              <w:rPr>
                <w:rFonts w:ascii="Arial" w:eastAsia="Times New Roman" w:hAnsi="Arial" w:cs="Arial"/>
                <w:bCs/>
              </w:rPr>
            </w:pPr>
            <w:r w:rsidRPr="002018FC">
              <w:rPr>
                <w:rFonts w:ascii="Arial" w:eastAsia="Times New Roman" w:hAnsi="Arial" w:cs="Arial"/>
                <w:bCs/>
              </w:rPr>
              <w:t>S</w:t>
            </w:r>
            <w:r>
              <w:rPr>
                <w:rFonts w:ascii="Arial" w:eastAsia="Times New Roman" w:hAnsi="Arial" w:cs="Arial"/>
                <w:bCs/>
              </w:rPr>
              <w:t>hare</w:t>
            </w:r>
            <w:r w:rsidRPr="002018FC">
              <w:rPr>
                <w:rFonts w:ascii="Arial" w:eastAsia="Times New Roman" w:hAnsi="Arial" w:cs="Arial"/>
                <w:bCs/>
              </w:rPr>
              <w:t xml:space="preserve"> expert advice in cases of diagnostic uncertainty or suspected inherited </w:t>
            </w:r>
            <w:r w:rsidRPr="00070997">
              <w:rPr>
                <w:rFonts w:ascii="Arial" w:eastAsia="Times New Roman" w:hAnsi="Arial" w:cs="Arial"/>
                <w:bCs/>
                <w:highlight w:val="yellow"/>
              </w:rPr>
              <w:t>BMF</w:t>
            </w:r>
            <w:r w:rsidRPr="002018FC">
              <w:rPr>
                <w:rFonts w:ascii="Arial" w:eastAsia="Times New Roman" w:hAnsi="Arial" w:cs="Arial"/>
                <w:bCs/>
              </w:rPr>
              <w:t xml:space="preserve"> syndrome</w:t>
            </w:r>
          </w:p>
          <w:p w14:paraId="777E55D5" w14:textId="4147B1D6" w:rsidR="00F17097" w:rsidRPr="0036106D" w:rsidRDefault="007A04A1" w:rsidP="007A04A1">
            <w:pPr>
              <w:rPr>
                <w:rFonts w:ascii="Arial" w:eastAsia="Times New Roman" w:hAnsi="Arial" w:cs="Arial"/>
                <w:bCs/>
              </w:rPr>
            </w:pPr>
            <w:r>
              <w:rPr>
                <w:rFonts w:ascii="Arial" w:eastAsia="Times New Roman" w:hAnsi="Arial" w:cs="Arial"/>
                <w:bCs/>
              </w:rPr>
              <w:t xml:space="preserve">{box} {text} </w:t>
            </w:r>
            <w:r w:rsidRPr="006349B8">
              <w:rPr>
                <w:rFonts w:ascii="Arial" w:eastAsia="Times New Roman" w:hAnsi="Arial" w:cs="Arial"/>
                <w:bCs/>
              </w:rPr>
              <w:t xml:space="preserve">AA is a rare disease—patients should be diagnosed and managed in </w:t>
            </w:r>
            <w:r w:rsidRPr="006349B8">
              <w:rPr>
                <w:rFonts w:ascii="Arial" w:eastAsia="Times New Roman" w:hAnsi="Arial" w:cs="Arial"/>
                <w:b/>
              </w:rPr>
              <w:t>experienced centers</w:t>
            </w:r>
            <w:r w:rsidRPr="006349B8">
              <w:rPr>
                <w:rFonts w:ascii="Arial" w:eastAsia="Times New Roman" w:hAnsi="Arial" w:cs="Arial"/>
                <w:bCs/>
              </w:rPr>
              <w:t xml:space="preserve"> by physicians </w:t>
            </w:r>
            <w:r w:rsidRPr="006349B8">
              <w:rPr>
                <w:rFonts w:ascii="Arial" w:eastAsia="Times New Roman" w:hAnsi="Arial" w:cs="Arial"/>
                <w:b/>
              </w:rPr>
              <w:t>with expertise in AA</w:t>
            </w:r>
            <w:r w:rsidRPr="006349B8">
              <w:rPr>
                <w:rFonts w:ascii="Arial" w:eastAsia="Times New Roman" w:hAnsi="Arial" w:cs="Arial"/>
                <w:bCs/>
              </w:rPr>
              <w:t>.</w:t>
            </w:r>
          </w:p>
        </w:tc>
        <w:tc>
          <w:tcPr>
            <w:tcW w:w="7207" w:type="dxa"/>
            <w:tcBorders>
              <w:top w:val="single" w:sz="2" w:space="0" w:color="808080"/>
              <w:left w:val="single" w:sz="2" w:space="0" w:color="808080"/>
              <w:right w:val="single" w:sz="2" w:space="0" w:color="808080"/>
            </w:tcBorders>
          </w:tcPr>
          <w:p w14:paraId="0FBB336D" w14:textId="171F6CAC" w:rsidR="005F68AF" w:rsidRDefault="005F68AF" w:rsidP="002018FC">
            <w:pPr>
              <w:contextualSpacing/>
              <w:rPr>
                <w:rFonts w:ascii="Arial" w:eastAsia="Times New Roman" w:hAnsi="Arial" w:cs="Arial"/>
                <w:bCs/>
                <w:noProof/>
              </w:rPr>
            </w:pPr>
            <w:r>
              <w:rPr>
                <w:rFonts w:ascii="Arial" w:eastAsia="Times New Roman" w:hAnsi="Arial" w:cs="Arial"/>
                <w:bCs/>
                <w:noProof/>
              </w:rPr>
              <w:t>[MDT collaboration]</w:t>
            </w:r>
          </w:p>
          <w:p w14:paraId="0C1B404A" w14:textId="77777777" w:rsidR="00575086" w:rsidRDefault="005B3CE6" w:rsidP="002018FC">
            <w:pPr>
              <w:contextualSpacing/>
              <w:rPr>
                <w:rFonts w:ascii="Arial" w:eastAsia="Calibri" w:hAnsi="Arial" w:cs="Arial"/>
                <w:bCs/>
                <w:lang w:eastAsia="en-GB"/>
              </w:rPr>
            </w:pPr>
            <w:commentRangeStart w:id="54"/>
            <w:r>
              <w:rPr>
                <w:rFonts w:ascii="Arial" w:eastAsia="Times New Roman" w:hAnsi="Arial" w:cs="Arial"/>
                <w:bCs/>
                <w:noProof/>
              </w:rPr>
              <w:drawing>
                <wp:inline distT="0" distB="0" distL="0" distR="0" wp14:anchorId="7184D5B0" wp14:editId="2B98D163">
                  <wp:extent cx="3338624" cy="1967797"/>
                  <wp:effectExtent l="0" t="0" r="0" b="0"/>
                  <wp:docPr id="732570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47451" cy="1972999"/>
                          </a:xfrm>
                          <a:prstGeom prst="rect">
                            <a:avLst/>
                          </a:prstGeom>
                          <a:noFill/>
                          <a:ln>
                            <a:noFill/>
                          </a:ln>
                        </pic:spPr>
                      </pic:pic>
                    </a:graphicData>
                  </a:graphic>
                </wp:inline>
              </w:drawing>
            </w:r>
            <w:commentRangeEnd w:id="54"/>
            <w:r w:rsidR="00DD1691">
              <w:rPr>
                <w:rStyle w:val="CommentReference"/>
              </w:rPr>
              <w:commentReference w:id="54"/>
            </w:r>
          </w:p>
          <w:p w14:paraId="44AFC5EA" w14:textId="1EAEF51F" w:rsidR="00A30E87" w:rsidRPr="006C7FFB" w:rsidRDefault="00A30E87" w:rsidP="002018FC">
            <w:pPr>
              <w:contextualSpacing/>
              <w:rPr>
                <w:rFonts w:ascii="Arial" w:eastAsia="Calibri" w:hAnsi="Arial" w:cs="Arial"/>
                <w:bCs/>
                <w:lang w:eastAsia="en-GB"/>
              </w:rPr>
            </w:pPr>
            <w:r>
              <w:rPr>
                <w:rFonts w:ascii="Arial" w:eastAsia="Calibri" w:hAnsi="Arial" w:cs="Arial"/>
                <w:bCs/>
                <w:lang w:eastAsia="en-GB"/>
              </w:rPr>
              <w:t xml:space="preserve">{caption} </w:t>
            </w:r>
            <w:r w:rsidRPr="00DD1691">
              <w:rPr>
                <w:rFonts w:ascii="Arial" w:eastAsia="Calibri" w:hAnsi="Arial" w:cs="Arial"/>
                <w:b/>
                <w:lang w:eastAsia="en-GB"/>
              </w:rPr>
              <w:t xml:space="preserve">MDT collaboration in </w:t>
            </w:r>
            <w:r w:rsidR="00DD1691" w:rsidRPr="00DD1691">
              <w:rPr>
                <w:rFonts w:ascii="Arial" w:eastAsia="Calibri" w:hAnsi="Arial" w:cs="Arial"/>
                <w:b/>
                <w:lang w:eastAsia="en-GB"/>
              </w:rPr>
              <w:t>AA diagnosis.</w:t>
            </w:r>
          </w:p>
        </w:tc>
      </w:tr>
      <w:tr w:rsidR="00821B42" w:rsidRPr="006C7FFB" w14:paraId="5744943F" w14:textId="77777777" w:rsidTr="00A0601E">
        <w:trPr>
          <w:trHeight w:val="88"/>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D9D9D9"/>
          </w:tcPr>
          <w:p w14:paraId="439C1E56"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Visual details</w:t>
            </w:r>
          </w:p>
        </w:tc>
      </w:tr>
      <w:tr w:rsidR="00821B42" w:rsidRPr="006C7FFB" w14:paraId="52543303" w14:textId="77777777" w:rsidTr="00A0601E">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2B02BA07" w14:textId="3ACF6FE0" w:rsidR="000C36AF" w:rsidRDefault="000C36AF" w:rsidP="00A0601E">
            <w:pPr>
              <w:contextualSpacing/>
              <w:rPr>
                <w:rFonts w:ascii="Arial" w:eastAsia="Times New Roman" w:hAnsi="Arial" w:cs="Arial"/>
                <w:bCs/>
              </w:rPr>
            </w:pPr>
            <w:r>
              <w:rPr>
                <w:rFonts w:ascii="Arial" w:eastAsia="Times New Roman" w:hAnsi="Arial" w:cs="Arial"/>
                <w:bCs/>
              </w:rPr>
              <w:t>{Title} Headline 3</w:t>
            </w:r>
          </w:p>
          <w:p w14:paraId="2EA21F9B" w14:textId="5AD558CD" w:rsidR="00455156" w:rsidRDefault="00455156" w:rsidP="00A0601E">
            <w:pPr>
              <w:contextualSpacing/>
              <w:rPr>
                <w:rFonts w:ascii="Arial" w:eastAsia="Times New Roman" w:hAnsi="Arial" w:cs="Arial"/>
                <w:bCs/>
              </w:rPr>
            </w:pPr>
            <w:r>
              <w:rPr>
                <w:rFonts w:ascii="Arial" w:eastAsia="Times New Roman" w:hAnsi="Arial" w:cs="Arial"/>
                <w:bCs/>
              </w:rPr>
              <w:t>{</w:t>
            </w:r>
            <w:r w:rsidR="00AE5ED5">
              <w:rPr>
                <w:rFonts w:ascii="Arial" w:eastAsia="Times New Roman" w:hAnsi="Arial" w:cs="Arial"/>
                <w:bCs/>
              </w:rPr>
              <w:t xml:space="preserve">text} paragraph then unordered list. </w:t>
            </w:r>
            <w:r w:rsidR="00AE5ED5">
              <w:rPr>
                <w:rFonts w:ascii="Arial" w:eastAsia="Times New Roman" w:hAnsi="Arial" w:cs="Arial"/>
                <w:bCs/>
              </w:rPr>
              <w:br/>
              <w:t>Add medium underneath with</w:t>
            </w:r>
            <w:r w:rsidR="00274E46">
              <w:rPr>
                <w:rFonts w:ascii="Arial" w:eastAsia="Times New Roman" w:hAnsi="Arial" w:cs="Arial"/>
                <w:bCs/>
              </w:rPr>
              <w:t xml:space="preserve"> [MDT_collaboration]</w:t>
            </w:r>
          </w:p>
          <w:p w14:paraId="7CF807E7" w14:textId="7DA2F485" w:rsidR="00821B42" w:rsidRPr="006C7FFB" w:rsidRDefault="004E3188" w:rsidP="00A0601E">
            <w:pPr>
              <w:contextualSpacing/>
              <w:rPr>
                <w:rFonts w:ascii="Arial" w:eastAsia="Times New Roman" w:hAnsi="Arial" w:cs="Arial"/>
                <w:bCs/>
              </w:rPr>
            </w:pPr>
            <w:r>
              <w:rPr>
                <w:rFonts w:ascii="Arial" w:eastAsia="Times New Roman" w:hAnsi="Arial" w:cs="Arial"/>
                <w:bCs/>
              </w:rPr>
              <w:t>{</w:t>
            </w:r>
            <w:r w:rsidR="00455156">
              <w:rPr>
                <w:rFonts w:ascii="Arial" w:eastAsia="Times New Roman" w:hAnsi="Arial" w:cs="Arial"/>
                <w:bCs/>
              </w:rPr>
              <w:t>box</w:t>
            </w:r>
            <w:r w:rsidR="00274E46">
              <w:rPr>
                <w:rFonts w:ascii="Arial" w:eastAsia="Times New Roman" w:hAnsi="Arial" w:cs="Arial"/>
                <w:bCs/>
              </w:rPr>
              <w:t>}</w:t>
            </w:r>
            <w:r w:rsidR="00B438AF">
              <w:rPr>
                <w:rFonts w:ascii="Arial" w:eastAsia="Times New Roman" w:hAnsi="Arial" w:cs="Arial"/>
                <w:bCs/>
              </w:rPr>
              <w:t xml:space="preserve"> underneath with paragraph text</w:t>
            </w:r>
            <w:r w:rsidR="0074602D">
              <w:rPr>
                <w:rFonts w:ascii="Arial" w:eastAsia="Times New Roman" w:hAnsi="Arial" w:cs="Arial"/>
                <w:bCs/>
              </w:rPr>
              <w:t>.</w:t>
            </w:r>
            <w:r w:rsidR="009545F1">
              <w:rPr>
                <w:rFonts w:ascii="Arial" w:eastAsia="Times New Roman" w:hAnsi="Arial" w:cs="Arial"/>
                <w:bCs/>
              </w:rPr>
              <w:t xml:space="preserve"> </w:t>
            </w:r>
            <w:r w:rsidR="00B17683">
              <w:rPr>
                <w:rFonts w:ascii="Arial" w:eastAsia="Times New Roman" w:hAnsi="Arial" w:cs="Arial"/>
                <w:bCs/>
              </w:rPr>
              <w:t>F</w:t>
            </w:r>
            <w:r w:rsidR="00B438AF">
              <w:rPr>
                <w:rFonts w:ascii="Arial" w:eastAsia="Times New Roman" w:hAnsi="Arial" w:cs="Arial"/>
                <w:bCs/>
              </w:rPr>
              <w:t xml:space="preserve">irst variant with ‘I’ icon in top left, choose box </w:t>
            </w:r>
            <w:r w:rsidR="00A84030">
              <w:rPr>
                <w:rFonts w:ascii="Arial" w:eastAsia="Times New Roman" w:hAnsi="Arial" w:cs="Arial"/>
                <w:bCs/>
              </w:rPr>
              <w:t>color</w:t>
            </w:r>
            <w:r w:rsidR="00B438AF">
              <w:rPr>
                <w:rFonts w:ascii="Arial" w:eastAsia="Times New Roman" w:hAnsi="Arial" w:cs="Arial"/>
                <w:bCs/>
              </w:rPr>
              <w:t xml:space="preserve"> based on branding and box icon should be ‘attention’.</w:t>
            </w:r>
            <w:r w:rsidR="00646FF6">
              <w:rPr>
                <w:rFonts w:ascii="Arial" w:eastAsia="Times New Roman" w:hAnsi="Arial" w:cs="Arial"/>
                <w:bCs/>
              </w:rPr>
              <w:t xml:space="preserve"> </w:t>
            </w:r>
          </w:p>
        </w:tc>
      </w:tr>
      <w:tr w:rsidR="00821B42" w:rsidRPr="006C7FFB" w14:paraId="41B732A7" w14:textId="77777777" w:rsidTr="00A0601E">
        <w:trPr>
          <w:trHeight w:val="41"/>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0335CAF1"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821B42" w:rsidRPr="006C7FFB" w14:paraId="3D30CDEC" w14:textId="77777777" w:rsidTr="00A0601E">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1E2AFEC3" w14:textId="3E122CD2" w:rsidR="00FA4083" w:rsidRDefault="00FA4083" w:rsidP="00FA4083">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053FC8">
              <w:rPr>
                <w:rFonts w:ascii="Arial" w:eastAsia="Calibri" w:hAnsi="Arial" w:cs="Arial"/>
                <w:bCs/>
                <w:highlight w:val="yellow"/>
                <w:lang w:eastAsia="en-GB"/>
              </w:rPr>
              <w:t>BMF</w:t>
            </w:r>
            <w:r>
              <w:rPr>
                <w:rFonts w:ascii="Arial" w:eastAsia="Calibri" w:hAnsi="Arial" w:cs="Arial"/>
                <w:bCs/>
                <w:lang w:eastAsia="en-GB"/>
              </w:rPr>
              <w:t xml:space="preserve">, </w:t>
            </w:r>
            <w:r w:rsidRPr="00FA4083">
              <w:rPr>
                <w:rFonts w:ascii="Arial" w:eastAsia="Calibri" w:hAnsi="Arial" w:cs="Arial"/>
                <w:bCs/>
                <w:highlight w:val="yellow"/>
                <w:lang w:eastAsia="en-GB"/>
              </w:rPr>
              <w:t>MDT</w:t>
            </w:r>
          </w:p>
          <w:p w14:paraId="2C1F05DE" w14:textId="77777777" w:rsidR="00821B42" w:rsidRPr="006C7FFB" w:rsidRDefault="00821B42" w:rsidP="00A0601E">
            <w:pPr>
              <w:contextualSpacing/>
              <w:rPr>
                <w:rFonts w:ascii="Arial" w:eastAsia="Calibri" w:hAnsi="Arial" w:cs="Arial"/>
                <w:bCs/>
                <w:lang w:eastAsia="en-GB"/>
              </w:rPr>
            </w:pPr>
          </w:p>
        </w:tc>
      </w:tr>
      <w:tr w:rsidR="00821B42" w:rsidRPr="006C7FFB" w14:paraId="26199001" w14:textId="77777777" w:rsidTr="00A0601E">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14589A06"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821B42" w:rsidRPr="006C7FFB" w14:paraId="124A3971" w14:textId="77777777" w:rsidTr="00A0601E">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auto"/>
          </w:tcPr>
          <w:p w14:paraId="3DB63634" w14:textId="4AC7AFCB" w:rsidR="00821B42" w:rsidRPr="006C7FFB" w:rsidRDefault="00E8437A" w:rsidP="00A0601E">
            <w:pPr>
              <w:contextualSpacing/>
              <w:rPr>
                <w:rFonts w:ascii="Arial" w:eastAsia="Calibri" w:hAnsi="Arial" w:cs="Arial"/>
                <w:bCs/>
                <w:lang w:eastAsia="en-GB"/>
              </w:rPr>
            </w:pPr>
            <w:r>
              <w:rPr>
                <w:rFonts w:ascii="Arial" w:eastAsia="Calibri" w:hAnsi="Arial" w:cs="Arial"/>
                <w:bCs/>
                <w:lang w:eastAsia="en-GB"/>
              </w:rPr>
              <w:t>N/A</w:t>
            </w:r>
          </w:p>
        </w:tc>
      </w:tr>
      <w:tr w:rsidR="00821B42" w:rsidRPr="006C7FFB" w14:paraId="0BD0B642" w14:textId="77777777" w:rsidTr="00A0601E">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448A61A4"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Notes/Settings</w:t>
            </w:r>
          </w:p>
        </w:tc>
      </w:tr>
      <w:tr w:rsidR="00821B42" w:rsidRPr="006C7FFB" w14:paraId="19AEA7BB" w14:textId="77777777" w:rsidTr="00A0601E">
        <w:trPr>
          <w:trHeight w:val="150"/>
        </w:trPr>
        <w:tc>
          <w:tcPr>
            <w:tcW w:w="14008" w:type="dxa"/>
            <w:gridSpan w:val="2"/>
            <w:tcBorders>
              <w:top w:val="single" w:sz="2" w:space="0" w:color="808080"/>
              <w:left w:val="single" w:sz="2" w:space="0" w:color="808080"/>
              <w:bottom w:val="single" w:sz="2" w:space="0" w:color="808080"/>
              <w:right w:val="single" w:sz="2" w:space="0" w:color="808080"/>
            </w:tcBorders>
          </w:tcPr>
          <w:p w14:paraId="60ECC81C" w14:textId="77777777" w:rsidR="00821B42" w:rsidRPr="006C7FFB" w:rsidRDefault="00821B42" w:rsidP="00A0601E">
            <w:pPr>
              <w:spacing w:after="0" w:line="240" w:lineRule="auto"/>
              <w:rPr>
                <w:rFonts w:ascii="Arial" w:hAnsi="Arial" w:cs="Arial"/>
              </w:rPr>
            </w:pPr>
            <w:r w:rsidRPr="006C7FFB">
              <w:rPr>
                <w:rFonts w:ascii="Arial" w:hAnsi="Arial" w:cs="Arial"/>
              </w:rPr>
              <w:t>Do not show learning objective or chapter number.</w:t>
            </w:r>
          </w:p>
          <w:p w14:paraId="76C5B49B" w14:textId="545C5353" w:rsidR="00821B42" w:rsidRPr="006C7FFB" w:rsidRDefault="0074602D" w:rsidP="00A0601E">
            <w:pPr>
              <w:spacing w:after="0" w:line="240" w:lineRule="auto"/>
              <w:contextualSpacing/>
              <w:rPr>
                <w:rFonts w:ascii="Arial" w:eastAsia="Calibri" w:hAnsi="Arial" w:cs="Arial"/>
                <w:bCs/>
                <w:lang w:eastAsia="en-GB"/>
              </w:rPr>
            </w:pPr>
            <w:r>
              <w:rPr>
                <w:rFonts w:ascii="Arial" w:eastAsia="Calibri" w:hAnsi="Arial" w:cs="Arial"/>
                <w:bCs/>
                <w:lang w:eastAsia="en-GB"/>
              </w:rPr>
              <w:t>Note bold words</w:t>
            </w:r>
          </w:p>
        </w:tc>
      </w:tr>
    </w:tbl>
    <w:p w14:paraId="3AF8486E" w14:textId="77777777" w:rsidR="00821B42" w:rsidRDefault="00821B42"/>
    <w:tbl>
      <w:tblPr>
        <w:tblW w:w="14008" w:type="dxa"/>
        <w:tblLook w:val="01E0" w:firstRow="1" w:lastRow="1" w:firstColumn="1" w:lastColumn="1" w:noHBand="0" w:noVBand="0"/>
      </w:tblPr>
      <w:tblGrid>
        <w:gridCol w:w="6801"/>
        <w:gridCol w:w="7207"/>
      </w:tblGrid>
      <w:tr w:rsidR="00821B42" w:rsidRPr="006C7FFB" w14:paraId="36DABC83" w14:textId="77777777" w:rsidTr="4C57DA18">
        <w:trPr>
          <w:trHeight w:val="92"/>
        </w:trPr>
        <w:tc>
          <w:tcPr>
            <w:tcW w:w="680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E9D08E0" w14:textId="5CCA04A3"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sidR="00F56E9E">
              <w:rPr>
                <w:rFonts w:ascii="Arial" w:eastAsia="Calibri" w:hAnsi="Arial" w:cs="Arial"/>
                <w:b/>
                <w:bCs/>
                <w:lang w:eastAsia="en-GB"/>
              </w:rPr>
              <w:t>Reaching a diagnosis</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96A8770" w14:textId="0BE2644F"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55" w:name="AAdiagcrit"/>
            <w:r w:rsidR="00C969C0">
              <w:rPr>
                <w:rFonts w:ascii="Arial" w:eastAsia="Calibri" w:hAnsi="Arial" w:cs="Arial"/>
                <w:b/>
                <w:bCs/>
                <w:lang w:eastAsia="en-GB"/>
              </w:rPr>
              <w:t>AA</w:t>
            </w:r>
            <w:r w:rsidR="00F56E9E">
              <w:rPr>
                <w:rFonts w:ascii="Arial" w:eastAsia="Calibri" w:hAnsi="Arial" w:cs="Arial"/>
                <w:b/>
                <w:bCs/>
                <w:lang w:eastAsia="en-GB"/>
              </w:rPr>
              <w:t xml:space="preserve"> diagnostic criteria</w:t>
            </w:r>
            <w:bookmarkEnd w:id="55"/>
          </w:p>
        </w:tc>
      </w:tr>
      <w:tr w:rsidR="00821B42" w:rsidRPr="006C7FFB" w14:paraId="2DE7BFCB" w14:textId="77777777" w:rsidTr="4C57DA18">
        <w:trPr>
          <w:trHeight w:val="88"/>
        </w:trPr>
        <w:tc>
          <w:tcPr>
            <w:tcW w:w="6801"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7ECBDB"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B5F3101" w14:textId="77777777" w:rsidR="00821B42" w:rsidRPr="006C7FFB" w:rsidRDefault="00821B42" w:rsidP="00A0601E">
            <w:pPr>
              <w:contextualSpacing/>
              <w:rPr>
                <w:rFonts w:ascii="Arial" w:eastAsia="Calibri" w:hAnsi="Arial" w:cs="Arial"/>
                <w:b/>
                <w:bCs/>
                <w:lang w:eastAsia="en-GB"/>
              </w:rPr>
            </w:pPr>
            <w:r w:rsidRPr="006C7FFB">
              <w:rPr>
                <w:rFonts w:ascii="Arial" w:eastAsia="Calibri" w:hAnsi="Arial" w:cs="Arial"/>
                <w:b/>
                <w:bCs/>
                <w:lang w:eastAsia="en-GB"/>
              </w:rPr>
              <w:t>Graphic/Animation/Video</w:t>
            </w:r>
          </w:p>
        </w:tc>
      </w:tr>
      <w:tr w:rsidR="00821B42" w:rsidRPr="006C7FFB" w14:paraId="36BD478A" w14:textId="77777777" w:rsidTr="4C57DA18">
        <w:trPr>
          <w:trHeight w:val="875"/>
        </w:trPr>
        <w:tc>
          <w:tcPr>
            <w:tcW w:w="6801"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6BDD816" w14:textId="77777777" w:rsidR="00AD4901" w:rsidRDefault="00AD4901" w:rsidP="00AD4901">
            <w:pPr>
              <w:rPr>
                <w:rFonts w:ascii="Arial" w:eastAsia="Times New Roman" w:hAnsi="Arial" w:cs="Arial"/>
                <w:bCs/>
              </w:rPr>
            </w:pPr>
            <w:r>
              <w:rPr>
                <w:rFonts w:ascii="Arial" w:eastAsia="Times New Roman" w:hAnsi="Arial" w:cs="Arial"/>
                <w:bCs/>
              </w:rPr>
              <w:t>{Title} AA diagnostic criteria</w:t>
            </w:r>
          </w:p>
          <w:p w14:paraId="0C178D33" w14:textId="77777777" w:rsidR="00AD4901" w:rsidRDefault="00AD4901" w:rsidP="00AD4901">
            <w:pPr>
              <w:rPr>
                <w:rFonts w:ascii="Arial" w:eastAsia="Times New Roman" w:hAnsi="Arial" w:cs="Arial"/>
                <w:bCs/>
              </w:rPr>
            </w:pPr>
            <w:r>
              <w:rPr>
                <w:rFonts w:ascii="Arial" w:eastAsia="Times New Roman" w:hAnsi="Arial" w:cs="Arial"/>
                <w:bCs/>
              </w:rPr>
              <w:t xml:space="preserve">{text} </w:t>
            </w:r>
            <w:r w:rsidRPr="00C454F2">
              <w:rPr>
                <w:rFonts w:ascii="Arial" w:eastAsia="Times New Roman" w:hAnsi="Arial" w:cs="Arial"/>
                <w:bCs/>
              </w:rPr>
              <w:t xml:space="preserve">The </w:t>
            </w:r>
            <w:r>
              <w:rPr>
                <w:rFonts w:ascii="Arial" w:eastAsia="Times New Roman" w:hAnsi="Arial" w:cs="Arial"/>
                <w:bCs/>
              </w:rPr>
              <w:t xml:space="preserve">latest </w:t>
            </w:r>
            <w:r w:rsidRPr="00BC1B40">
              <w:rPr>
                <w:rFonts w:ascii="Arial" w:eastAsia="Times New Roman" w:hAnsi="Arial" w:cs="Arial"/>
                <w:b/>
              </w:rPr>
              <w:t>BSH guidelines</w:t>
            </w:r>
            <w:r w:rsidRPr="00C454F2">
              <w:rPr>
                <w:rFonts w:ascii="Arial" w:eastAsia="Times New Roman" w:hAnsi="Arial" w:cs="Arial"/>
                <w:bCs/>
              </w:rPr>
              <w:t xml:space="preserve"> classify adult </w:t>
            </w:r>
            <w:r>
              <w:rPr>
                <w:rFonts w:ascii="Arial" w:eastAsia="Times New Roman" w:hAnsi="Arial" w:cs="Arial"/>
                <w:bCs/>
              </w:rPr>
              <w:t>AA</w:t>
            </w:r>
            <w:r w:rsidRPr="00C454F2">
              <w:rPr>
                <w:rFonts w:ascii="Arial" w:eastAsia="Times New Roman" w:hAnsi="Arial" w:cs="Arial"/>
                <w:bCs/>
              </w:rPr>
              <w:t xml:space="preserve"> by severity</w:t>
            </w:r>
            <w:r>
              <w:rPr>
                <w:rFonts w:ascii="Arial" w:eastAsia="Times New Roman" w:hAnsi="Arial" w:cs="Arial"/>
                <w:bCs/>
              </w:rPr>
              <w:t xml:space="preserve"> according to the Camitta criteria:</w:t>
            </w:r>
          </w:p>
          <w:p w14:paraId="7E90A2C2" w14:textId="77777777" w:rsidR="00AD4901" w:rsidRDefault="00AD4901" w:rsidP="00AD4901">
            <w:pPr>
              <w:rPr>
                <w:rFonts w:ascii="Arial" w:eastAsia="Times New Roman" w:hAnsi="Arial" w:cs="Arial"/>
              </w:rPr>
            </w:pPr>
            <w:r>
              <w:rPr>
                <w:rFonts w:ascii="Arial" w:eastAsia="Times New Roman" w:hAnsi="Arial" w:cs="Arial"/>
                <w:bCs/>
              </w:rPr>
              <w:t xml:space="preserve">{Element 1: </w:t>
            </w:r>
            <w:r w:rsidRPr="00577560">
              <w:rPr>
                <w:rFonts w:ascii="Arial" w:eastAsia="Times New Roman" w:hAnsi="Arial" w:cs="Arial"/>
              </w:rPr>
              <w:t>Non-severe AA</w:t>
            </w:r>
            <w:r>
              <w:rPr>
                <w:rFonts w:ascii="Arial" w:eastAsia="Times New Roman" w:hAnsi="Arial" w:cs="Arial"/>
              </w:rPr>
              <w:t>}</w:t>
            </w:r>
          </w:p>
          <w:p w14:paraId="0DC0E663" w14:textId="77777777" w:rsidR="00AD4901" w:rsidRDefault="00AD4901" w:rsidP="00AD4901">
            <w:pPr>
              <w:rPr>
                <w:rFonts w:ascii="Arial" w:eastAsia="Times New Roman" w:hAnsi="Arial" w:cs="Arial"/>
              </w:rPr>
            </w:pPr>
            <w:r>
              <w:rPr>
                <w:rFonts w:ascii="Arial" w:eastAsia="Times New Roman" w:hAnsi="Arial" w:cs="Arial"/>
              </w:rPr>
              <w:t>{text}</w:t>
            </w:r>
          </w:p>
          <w:p w14:paraId="3C532BD2" w14:textId="77777777" w:rsidR="00AD4901" w:rsidRDefault="00AD4901" w:rsidP="00AD4901">
            <w:pPr>
              <w:rPr>
                <w:rFonts w:ascii="Arial" w:eastAsia="Times New Roman" w:hAnsi="Arial" w:cs="Arial"/>
                <w:b/>
                <w:bCs/>
              </w:rPr>
            </w:pPr>
            <w:r w:rsidRPr="005928A1">
              <w:rPr>
                <w:rFonts w:ascii="Arial" w:eastAsia="Times New Roman" w:hAnsi="Arial" w:cs="Arial"/>
              </w:rPr>
              <w:t>Patients not fulfilling the criteria for severe or very severe aplastic anemia are classified as</w:t>
            </w:r>
            <w:r w:rsidRPr="005928A1">
              <w:rPr>
                <w:rFonts w:ascii="Arial" w:eastAsia="Times New Roman" w:hAnsi="Arial" w:cs="Arial"/>
                <w:b/>
                <w:bCs/>
              </w:rPr>
              <w:t xml:space="preserve"> non-severe AA </w:t>
            </w:r>
          </w:p>
          <w:p w14:paraId="5DC4F88B" w14:textId="77777777" w:rsidR="00AD4901" w:rsidRDefault="00AD4901" w:rsidP="00AD4901">
            <w:pPr>
              <w:rPr>
                <w:rFonts w:ascii="Arial" w:eastAsia="Times New Roman" w:hAnsi="Arial" w:cs="Arial"/>
              </w:rPr>
            </w:pPr>
            <w:r>
              <w:rPr>
                <w:rFonts w:ascii="Arial" w:eastAsia="Times New Roman" w:hAnsi="Arial" w:cs="Arial"/>
                <w:bCs/>
              </w:rPr>
              <w:t xml:space="preserve">{Element 2: </w:t>
            </w:r>
            <w:r>
              <w:rPr>
                <w:rFonts w:ascii="Arial" w:eastAsia="Times New Roman" w:hAnsi="Arial" w:cs="Arial"/>
              </w:rPr>
              <w:t>Severe</w:t>
            </w:r>
            <w:r w:rsidRPr="00577560">
              <w:rPr>
                <w:rFonts w:ascii="Arial" w:eastAsia="Times New Roman" w:hAnsi="Arial" w:cs="Arial"/>
              </w:rPr>
              <w:t xml:space="preserve"> AA</w:t>
            </w:r>
            <w:r>
              <w:rPr>
                <w:rFonts w:ascii="Arial" w:eastAsia="Times New Roman" w:hAnsi="Arial" w:cs="Arial"/>
              </w:rPr>
              <w:t>}</w:t>
            </w:r>
          </w:p>
          <w:p w14:paraId="687FE3DB" w14:textId="77777777" w:rsidR="00AD4901" w:rsidRDefault="00AD4901" w:rsidP="00AD4901">
            <w:pPr>
              <w:rPr>
                <w:rFonts w:ascii="Arial" w:eastAsia="Times New Roman" w:hAnsi="Arial" w:cs="Arial"/>
              </w:rPr>
            </w:pPr>
            <w:r>
              <w:rPr>
                <w:rFonts w:ascii="Arial" w:eastAsia="Times New Roman" w:hAnsi="Arial" w:cs="Arial"/>
              </w:rPr>
              <w:t>{text}</w:t>
            </w:r>
          </w:p>
          <w:p w14:paraId="0D552FF7" w14:textId="77777777" w:rsidR="00AD4901" w:rsidRPr="00C275D9" w:rsidRDefault="00AD4901" w:rsidP="00AD4901">
            <w:pPr>
              <w:rPr>
                <w:rFonts w:ascii="Arial" w:eastAsia="Times New Roman" w:hAnsi="Arial" w:cs="Arial"/>
              </w:rPr>
            </w:pPr>
            <w:r w:rsidRPr="00C275D9">
              <w:rPr>
                <w:rFonts w:ascii="Arial" w:eastAsia="Times New Roman" w:hAnsi="Arial" w:cs="Arial"/>
              </w:rPr>
              <w:t>A diagnosis of</w:t>
            </w:r>
            <w:r w:rsidRPr="00C275D9">
              <w:rPr>
                <w:rFonts w:ascii="Arial" w:eastAsia="Times New Roman" w:hAnsi="Arial" w:cs="Arial"/>
                <w:b/>
                <w:bCs/>
              </w:rPr>
              <w:t xml:space="preserve"> severe AA </w:t>
            </w:r>
            <w:r w:rsidRPr="00C275D9">
              <w:rPr>
                <w:rFonts w:ascii="Arial" w:eastAsia="Times New Roman" w:hAnsi="Arial" w:cs="Arial"/>
              </w:rPr>
              <w:t>is classified as:</w:t>
            </w:r>
          </w:p>
          <w:p w14:paraId="181DBD52" w14:textId="77777777" w:rsidR="00AD4901" w:rsidRDefault="00AD4901" w:rsidP="00AD4901">
            <w:pPr>
              <w:rPr>
                <w:rFonts w:ascii="Arial" w:eastAsia="Times New Roman" w:hAnsi="Arial" w:cs="Arial"/>
              </w:rPr>
            </w:pPr>
            <w:r w:rsidRPr="47F04613">
              <w:rPr>
                <w:rFonts w:ascii="Arial" w:eastAsia="Times New Roman" w:hAnsi="Arial" w:cs="Arial"/>
              </w:rPr>
              <w:t xml:space="preserve">{box 1} </w:t>
            </w:r>
            <w:r w:rsidRPr="47F04613">
              <w:rPr>
                <w:rFonts w:ascii="Arial" w:eastAsia="Times New Roman" w:hAnsi="Arial" w:cs="Arial"/>
                <w:highlight w:val="yellow"/>
              </w:rPr>
              <w:t>BM</w:t>
            </w:r>
            <w:r w:rsidRPr="47F04613">
              <w:rPr>
                <w:rFonts w:ascii="Arial" w:eastAsia="Times New Roman" w:hAnsi="Arial" w:cs="Arial"/>
              </w:rPr>
              <w:t xml:space="preserve"> cellularity of &lt;25%, or 25</w:t>
            </w:r>
            <w:r w:rsidRPr="47F04613">
              <w:rPr>
                <w:rFonts w:ascii="Aptos" w:eastAsia="Aptos" w:hAnsi="Aptos" w:cs="Aptos"/>
              </w:rPr>
              <w:t>–</w:t>
            </w:r>
            <w:r w:rsidRPr="47F04613">
              <w:rPr>
                <w:rFonts w:ascii="Arial" w:eastAsia="Times New Roman" w:hAnsi="Arial" w:cs="Arial"/>
              </w:rPr>
              <w:t>50% with &lt;30% residual hematopoietic cells</w:t>
            </w:r>
          </w:p>
          <w:p w14:paraId="47F4BB2B" w14:textId="77777777" w:rsidR="00AD4901" w:rsidRPr="00D00C68" w:rsidRDefault="00AD4901" w:rsidP="00AD4901">
            <w:pPr>
              <w:rPr>
                <w:rFonts w:ascii="Arial" w:eastAsia="Times New Roman" w:hAnsi="Arial" w:cs="Arial"/>
                <w:bCs/>
              </w:rPr>
            </w:pPr>
            <w:r>
              <w:rPr>
                <w:rFonts w:ascii="Arial" w:eastAsia="Times New Roman" w:hAnsi="Arial" w:cs="Arial"/>
                <w:bCs/>
              </w:rPr>
              <w:t xml:space="preserve">{box 2} </w:t>
            </w:r>
            <w:r w:rsidRPr="00D00C68">
              <w:rPr>
                <w:rFonts w:ascii="Arial" w:eastAsia="Times New Roman" w:hAnsi="Arial" w:cs="Arial"/>
                <w:b/>
              </w:rPr>
              <w:t>Two</w:t>
            </w:r>
            <w:r>
              <w:rPr>
                <w:rFonts w:ascii="Arial" w:eastAsia="Times New Roman" w:hAnsi="Arial" w:cs="Arial"/>
                <w:bCs/>
              </w:rPr>
              <w:t xml:space="preserve"> </w:t>
            </w:r>
            <w:r w:rsidRPr="00D00C68">
              <w:rPr>
                <w:rFonts w:ascii="Arial" w:eastAsia="Times New Roman" w:hAnsi="Arial" w:cs="Arial"/>
                <w:bCs/>
              </w:rPr>
              <w:t>of the following:</w:t>
            </w:r>
            <w:r w:rsidRPr="00D00C68">
              <w:rPr>
                <w:rFonts w:ascii="Arial" w:eastAsia="Times New Roman" w:hAnsi="Arial" w:cs="Arial"/>
                <w:bCs/>
                <w:noProof/>
              </w:rPr>
              <w:t xml:space="preserve"> </w:t>
            </w:r>
          </w:p>
          <w:p w14:paraId="12BD4C4C" w14:textId="77777777" w:rsidR="00AD4901" w:rsidRPr="00577560" w:rsidRDefault="00AD4901" w:rsidP="00AD4901">
            <w:pPr>
              <w:numPr>
                <w:ilvl w:val="0"/>
                <w:numId w:val="26"/>
              </w:numPr>
              <w:rPr>
                <w:rFonts w:ascii="Arial" w:eastAsia="Times New Roman" w:hAnsi="Arial" w:cs="Arial"/>
              </w:rPr>
            </w:pPr>
            <w:r w:rsidRPr="4C57DA18">
              <w:rPr>
                <w:rFonts w:ascii="Arial" w:eastAsia="Times New Roman" w:hAnsi="Arial" w:cs="Arial"/>
              </w:rPr>
              <w:t>neutrophils &lt;0.5 x 10</w:t>
            </w:r>
            <w:r w:rsidRPr="4C57DA18">
              <w:rPr>
                <w:rFonts w:ascii="Arial" w:eastAsia="Times New Roman" w:hAnsi="Arial" w:cs="Arial"/>
                <w:vertAlign w:val="superscript"/>
              </w:rPr>
              <w:t>9</w:t>
            </w:r>
            <w:r w:rsidRPr="4C57DA18">
              <w:rPr>
                <w:rFonts w:ascii="Arial" w:eastAsia="Times New Roman" w:hAnsi="Arial" w:cs="Arial"/>
              </w:rPr>
              <w:t>/L</w:t>
            </w:r>
          </w:p>
          <w:p w14:paraId="0324B3C3" w14:textId="77777777" w:rsidR="00AD4901" w:rsidRPr="00577560" w:rsidRDefault="00AD4901" w:rsidP="00AD4901">
            <w:pPr>
              <w:numPr>
                <w:ilvl w:val="0"/>
                <w:numId w:val="26"/>
              </w:numPr>
              <w:rPr>
                <w:rFonts w:ascii="Arial" w:eastAsia="Times New Roman" w:hAnsi="Arial" w:cs="Arial"/>
              </w:rPr>
            </w:pPr>
            <w:r w:rsidRPr="47F04613">
              <w:rPr>
                <w:rFonts w:ascii="Arial" w:eastAsia="Times New Roman" w:hAnsi="Arial" w:cs="Arial"/>
              </w:rPr>
              <w:t>platelets &lt; 20 x 10</w:t>
            </w:r>
            <w:r w:rsidRPr="47F04613">
              <w:rPr>
                <w:rFonts w:ascii="Arial" w:eastAsia="Times New Roman" w:hAnsi="Arial" w:cs="Arial"/>
                <w:vertAlign w:val="superscript"/>
              </w:rPr>
              <w:t>9</w:t>
            </w:r>
            <w:r w:rsidRPr="47F04613">
              <w:rPr>
                <w:rFonts w:ascii="Arial" w:eastAsia="Times New Roman" w:hAnsi="Arial" w:cs="Arial"/>
              </w:rPr>
              <w:t>/L</w:t>
            </w:r>
          </w:p>
          <w:p w14:paraId="32110380" w14:textId="77777777" w:rsidR="00AD4901" w:rsidRPr="00577560" w:rsidRDefault="00AD4901" w:rsidP="00AD4901">
            <w:pPr>
              <w:numPr>
                <w:ilvl w:val="0"/>
                <w:numId w:val="26"/>
              </w:numPr>
              <w:rPr>
                <w:rFonts w:ascii="Arial" w:eastAsia="Times New Roman" w:hAnsi="Arial" w:cs="Arial"/>
              </w:rPr>
            </w:pPr>
            <w:r w:rsidRPr="47F04613">
              <w:rPr>
                <w:rFonts w:ascii="Arial" w:eastAsia="Times New Roman" w:hAnsi="Arial" w:cs="Arial"/>
              </w:rPr>
              <w:t>reticulocytes &lt;60 x 10</w:t>
            </w:r>
            <w:r w:rsidRPr="47F04613">
              <w:rPr>
                <w:rFonts w:ascii="Arial" w:eastAsia="Times New Roman" w:hAnsi="Arial" w:cs="Arial"/>
                <w:vertAlign w:val="superscript"/>
              </w:rPr>
              <w:t>9</w:t>
            </w:r>
            <w:r w:rsidRPr="47F04613">
              <w:rPr>
                <w:rFonts w:ascii="Arial" w:eastAsia="Times New Roman" w:hAnsi="Arial" w:cs="Arial"/>
              </w:rPr>
              <w:t>/L</w:t>
            </w:r>
          </w:p>
          <w:p w14:paraId="51C0202A" w14:textId="77777777" w:rsidR="00AD4901" w:rsidRDefault="00AD4901" w:rsidP="00AD4901">
            <w:pPr>
              <w:rPr>
                <w:rFonts w:ascii="Arial" w:eastAsia="Times New Roman" w:hAnsi="Arial" w:cs="Arial"/>
              </w:rPr>
            </w:pPr>
            <w:r>
              <w:rPr>
                <w:rFonts w:ascii="Arial" w:eastAsia="Times New Roman" w:hAnsi="Arial" w:cs="Arial"/>
                <w:bCs/>
              </w:rPr>
              <w:t xml:space="preserve">{Element 3: </w:t>
            </w:r>
            <w:r>
              <w:rPr>
                <w:rFonts w:ascii="Arial" w:eastAsia="Times New Roman" w:hAnsi="Arial" w:cs="Arial"/>
              </w:rPr>
              <w:t>Very-severe</w:t>
            </w:r>
            <w:r w:rsidRPr="00577560">
              <w:rPr>
                <w:rFonts w:ascii="Arial" w:eastAsia="Times New Roman" w:hAnsi="Arial" w:cs="Arial"/>
              </w:rPr>
              <w:t xml:space="preserve"> AA</w:t>
            </w:r>
            <w:r>
              <w:rPr>
                <w:rFonts w:ascii="Arial" w:eastAsia="Times New Roman" w:hAnsi="Arial" w:cs="Arial"/>
              </w:rPr>
              <w:t>}</w:t>
            </w:r>
          </w:p>
          <w:p w14:paraId="529ED3DB" w14:textId="77777777" w:rsidR="00AD4901" w:rsidRDefault="00AD4901" w:rsidP="00AD4901">
            <w:pPr>
              <w:rPr>
                <w:rFonts w:ascii="Arial" w:eastAsia="Times New Roman" w:hAnsi="Arial" w:cs="Arial"/>
              </w:rPr>
            </w:pPr>
            <w:r>
              <w:rPr>
                <w:rFonts w:ascii="Arial" w:eastAsia="Times New Roman" w:hAnsi="Arial" w:cs="Arial"/>
              </w:rPr>
              <w:t>{text}</w:t>
            </w:r>
          </w:p>
          <w:p w14:paraId="32326847" w14:textId="77777777" w:rsidR="00AD4901" w:rsidRPr="00577560" w:rsidRDefault="00AD4901" w:rsidP="00AD4901">
            <w:pPr>
              <w:rPr>
                <w:rFonts w:ascii="Arial" w:eastAsia="Times New Roman" w:hAnsi="Arial" w:cs="Arial"/>
                <w:bCs/>
              </w:rPr>
            </w:pPr>
            <w:r w:rsidRPr="00577560">
              <w:rPr>
                <w:rFonts w:ascii="Arial" w:eastAsia="Times New Roman" w:hAnsi="Arial" w:cs="Arial"/>
                <w:b/>
                <w:bCs/>
              </w:rPr>
              <w:t>Very severe AA</w:t>
            </w:r>
          </w:p>
          <w:p w14:paraId="2EB59837" w14:textId="3D4B3E97" w:rsidR="00C326B5" w:rsidRPr="00AD4901" w:rsidRDefault="00AD4901" w:rsidP="00C454F2">
            <w:pPr>
              <w:rPr>
                <w:rFonts w:ascii="Arial" w:eastAsia="Times New Roman" w:hAnsi="Arial" w:cs="Arial"/>
              </w:rPr>
            </w:pPr>
            <w:r w:rsidRPr="47F04613">
              <w:rPr>
                <w:rFonts w:ascii="Arial" w:eastAsia="Times New Roman" w:hAnsi="Arial" w:cs="Arial"/>
              </w:rPr>
              <w:lastRenderedPageBreak/>
              <w:t>Same criteria as for severe AA with the addition of neutrophils &lt;0.2 x 10</w:t>
            </w:r>
            <w:r w:rsidRPr="47F04613">
              <w:rPr>
                <w:rFonts w:ascii="Arial" w:eastAsia="Times New Roman" w:hAnsi="Arial" w:cs="Arial"/>
                <w:vertAlign w:val="superscript"/>
              </w:rPr>
              <w:t>9</w:t>
            </w:r>
            <w:r w:rsidRPr="47F04613">
              <w:rPr>
                <w:rFonts w:ascii="Arial" w:eastAsia="Times New Roman" w:hAnsi="Arial" w:cs="Arial"/>
              </w:rPr>
              <w:t>/L</w:t>
            </w:r>
          </w:p>
        </w:tc>
        <w:tc>
          <w:tcPr>
            <w:tcW w:w="720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49D641E" w14:textId="61F6E70B" w:rsidR="0094123C" w:rsidRDefault="0094123C" w:rsidP="00A0601E">
            <w:pPr>
              <w:contextualSpacing/>
              <w:rPr>
                <w:rFonts w:ascii="Arial" w:eastAsia="Calibri" w:hAnsi="Arial" w:cs="Arial"/>
                <w:bCs/>
                <w:lang w:eastAsia="en-GB"/>
              </w:rPr>
            </w:pPr>
            <w:r>
              <w:rPr>
                <w:rFonts w:ascii="Arial" w:eastAsia="Calibri" w:hAnsi="Arial" w:cs="Arial"/>
                <w:bCs/>
                <w:lang w:eastAsia="en-GB"/>
              </w:rPr>
              <w:lastRenderedPageBreak/>
              <w:t>[AA_severity]</w:t>
            </w:r>
          </w:p>
          <w:p w14:paraId="2774F2E5" w14:textId="77777777" w:rsidR="00821B42" w:rsidRDefault="0094123C" w:rsidP="00A0601E">
            <w:pPr>
              <w:contextualSpacing/>
              <w:rPr>
                <w:rFonts w:ascii="Arial" w:eastAsia="Calibri" w:hAnsi="Arial" w:cs="Arial"/>
                <w:bCs/>
                <w:lang w:eastAsia="en-GB"/>
              </w:rPr>
            </w:pPr>
            <w:commentRangeStart w:id="56"/>
            <w:r>
              <w:rPr>
                <w:rFonts w:ascii="Arial" w:eastAsia="Times New Roman" w:hAnsi="Arial" w:cs="Arial"/>
                <w:bCs/>
                <w:noProof/>
              </w:rPr>
              <w:drawing>
                <wp:inline distT="0" distB="0" distL="0" distR="0" wp14:anchorId="163F7459" wp14:editId="4CB303D6">
                  <wp:extent cx="2839041" cy="2229650"/>
                  <wp:effectExtent l="0" t="0" r="0" b="0"/>
                  <wp:docPr id="1031639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45231" cy="2234512"/>
                          </a:xfrm>
                          <a:prstGeom prst="rect">
                            <a:avLst/>
                          </a:prstGeom>
                          <a:noFill/>
                          <a:ln>
                            <a:noFill/>
                          </a:ln>
                        </pic:spPr>
                      </pic:pic>
                    </a:graphicData>
                  </a:graphic>
                </wp:inline>
              </w:drawing>
            </w:r>
            <w:commentRangeEnd w:id="56"/>
            <w:r w:rsidR="00313EAA">
              <w:rPr>
                <w:rStyle w:val="CommentReference"/>
              </w:rPr>
              <w:commentReference w:id="56"/>
            </w:r>
          </w:p>
          <w:p w14:paraId="079D406D" w14:textId="136E345A" w:rsidR="00A97D89" w:rsidRPr="006C7FFB" w:rsidRDefault="00A97D89" w:rsidP="00A0601E">
            <w:pPr>
              <w:contextualSpacing/>
              <w:rPr>
                <w:rFonts w:ascii="Arial" w:eastAsia="Calibri" w:hAnsi="Arial" w:cs="Arial"/>
                <w:bCs/>
                <w:lang w:eastAsia="en-GB"/>
              </w:rPr>
            </w:pPr>
            <w:r>
              <w:rPr>
                <w:rFonts w:ascii="Arial" w:eastAsia="Calibri" w:hAnsi="Arial" w:cs="Arial"/>
                <w:bCs/>
                <w:lang w:eastAsia="en-GB"/>
              </w:rPr>
              <w:t xml:space="preserve">{caption} </w:t>
            </w:r>
            <w:r w:rsidRPr="00A97D89">
              <w:rPr>
                <w:rFonts w:ascii="Arial" w:eastAsia="Calibri" w:hAnsi="Arial" w:cs="Arial"/>
                <w:b/>
                <w:lang w:eastAsia="en-GB"/>
              </w:rPr>
              <w:t>AA diagnosis by severity.</w:t>
            </w:r>
          </w:p>
        </w:tc>
      </w:tr>
      <w:tr w:rsidR="00821B42" w:rsidRPr="006C7FFB" w14:paraId="1EEF7900"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66E423A"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Visual details</w:t>
            </w:r>
          </w:p>
        </w:tc>
      </w:tr>
      <w:tr w:rsidR="00821B42" w:rsidRPr="006C7FFB" w14:paraId="2E1F2834"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07CCD9C" w14:textId="77777777" w:rsidR="008A0881" w:rsidRDefault="008A0881" w:rsidP="00A0601E">
            <w:pPr>
              <w:contextualSpacing/>
              <w:rPr>
                <w:rFonts w:ascii="Arial" w:eastAsia="Times New Roman" w:hAnsi="Arial" w:cs="Arial"/>
                <w:bCs/>
              </w:rPr>
            </w:pPr>
            <w:r>
              <w:rPr>
                <w:rFonts w:ascii="Arial" w:eastAsia="Times New Roman" w:hAnsi="Arial" w:cs="Arial"/>
                <w:bCs/>
              </w:rPr>
              <w:t>{title} headline 3</w:t>
            </w:r>
          </w:p>
          <w:p w14:paraId="5EE529AA" w14:textId="7874B626" w:rsidR="00562E03" w:rsidRDefault="00562E03" w:rsidP="00A0601E">
            <w:pPr>
              <w:contextualSpacing/>
              <w:rPr>
                <w:rFonts w:ascii="Arial" w:eastAsia="Times New Roman" w:hAnsi="Arial" w:cs="Arial"/>
                <w:bCs/>
              </w:rPr>
            </w:pPr>
            <w:r>
              <w:rPr>
                <w:rFonts w:ascii="Arial" w:eastAsia="Times New Roman" w:hAnsi="Arial" w:cs="Arial"/>
                <w:bCs/>
              </w:rPr>
              <w:t>{text} center aligned</w:t>
            </w:r>
            <w:r w:rsidR="008070C7">
              <w:rPr>
                <w:rFonts w:ascii="Arial" w:eastAsia="Times New Roman" w:hAnsi="Arial" w:cs="Arial"/>
                <w:bCs/>
              </w:rPr>
              <w:t xml:space="preserve"> at the top</w:t>
            </w:r>
          </w:p>
          <w:p w14:paraId="4E97A244" w14:textId="45C5EE7D" w:rsidR="008070C7" w:rsidRDefault="008070C7" w:rsidP="00A0601E">
            <w:pPr>
              <w:contextualSpacing/>
              <w:rPr>
                <w:rFonts w:ascii="Arial" w:eastAsia="Times New Roman" w:hAnsi="Arial" w:cs="Arial"/>
                <w:bCs/>
              </w:rPr>
            </w:pPr>
            <w:r>
              <w:rPr>
                <w:rFonts w:ascii="Arial" w:eastAsia="Times New Roman" w:hAnsi="Arial" w:cs="Arial"/>
                <w:bCs/>
              </w:rPr>
              <w:t>Add {medium} with [AA_severity]</w:t>
            </w:r>
          </w:p>
          <w:p w14:paraId="4EF33522" w14:textId="6CE39A3C" w:rsidR="00821B42" w:rsidRDefault="00824EEC" w:rsidP="00A0601E">
            <w:pPr>
              <w:contextualSpacing/>
              <w:rPr>
                <w:rFonts w:ascii="Arial" w:eastAsia="Times New Roman" w:hAnsi="Arial" w:cs="Arial"/>
                <w:bCs/>
              </w:rPr>
            </w:pPr>
            <w:r>
              <w:rPr>
                <w:rFonts w:ascii="Arial" w:eastAsia="Times New Roman" w:hAnsi="Arial" w:cs="Arial"/>
                <w:bCs/>
              </w:rPr>
              <w:t xml:space="preserve">{Accordion} </w:t>
            </w:r>
            <w:r w:rsidR="00742755">
              <w:rPr>
                <w:rFonts w:ascii="Arial" w:eastAsia="Times New Roman" w:hAnsi="Arial" w:cs="Arial"/>
                <w:bCs/>
              </w:rPr>
              <w:t xml:space="preserve">to the right of medium. </w:t>
            </w:r>
            <w:r w:rsidR="008B5BB6">
              <w:rPr>
                <w:rFonts w:ascii="Arial" w:eastAsia="Times New Roman" w:hAnsi="Arial" w:cs="Arial"/>
                <w:bCs/>
              </w:rPr>
              <w:t xml:space="preserve">(If possible) it would look great If individual accordion boxes could match the </w:t>
            </w:r>
            <w:r w:rsidR="00A84030">
              <w:rPr>
                <w:rFonts w:ascii="Arial" w:eastAsia="Times New Roman" w:hAnsi="Arial" w:cs="Arial"/>
                <w:bCs/>
              </w:rPr>
              <w:t>color</w:t>
            </w:r>
            <w:r w:rsidR="008B5BB6">
              <w:rPr>
                <w:rFonts w:ascii="Arial" w:eastAsia="Times New Roman" w:hAnsi="Arial" w:cs="Arial"/>
                <w:bCs/>
              </w:rPr>
              <w:t xml:space="preserve"> on the medium. </w:t>
            </w:r>
          </w:p>
          <w:p w14:paraId="45627361" w14:textId="77777777" w:rsidR="00C95E85" w:rsidRDefault="00661C65" w:rsidP="00A0601E">
            <w:pPr>
              <w:contextualSpacing/>
              <w:rPr>
                <w:rFonts w:ascii="Arial" w:eastAsia="Times New Roman" w:hAnsi="Arial" w:cs="Arial"/>
                <w:bCs/>
              </w:rPr>
            </w:pPr>
            <w:r>
              <w:rPr>
                <w:rFonts w:ascii="Arial" w:eastAsia="Times New Roman" w:hAnsi="Arial" w:cs="Arial"/>
                <w:bCs/>
              </w:rPr>
              <w:t>{Element 1 text} paragraph</w:t>
            </w:r>
          </w:p>
          <w:p w14:paraId="667E9F50" w14:textId="120E7B72" w:rsidR="00661C65" w:rsidRDefault="00661C65" w:rsidP="00A0601E">
            <w:pPr>
              <w:contextualSpacing/>
              <w:rPr>
                <w:rFonts w:ascii="Arial" w:eastAsia="Times New Roman" w:hAnsi="Arial" w:cs="Arial"/>
                <w:bCs/>
              </w:rPr>
            </w:pPr>
            <w:r>
              <w:rPr>
                <w:rFonts w:ascii="Arial" w:eastAsia="Times New Roman" w:hAnsi="Arial" w:cs="Arial"/>
                <w:bCs/>
              </w:rPr>
              <w:t>{Element 2 text} paragraph</w:t>
            </w:r>
            <w:r w:rsidR="009848A4">
              <w:rPr>
                <w:rFonts w:ascii="Arial" w:eastAsia="Times New Roman" w:hAnsi="Arial" w:cs="Arial"/>
                <w:bCs/>
              </w:rPr>
              <w:t xml:space="preserve">, add two boxes below text and insert {box 1} text as paragraph and {box 2} text as paragraph with ordered list.  </w:t>
            </w:r>
          </w:p>
          <w:p w14:paraId="22B2BC72" w14:textId="11CD6BDD" w:rsidR="009848A4" w:rsidRDefault="009848A4" w:rsidP="009848A4">
            <w:pPr>
              <w:contextualSpacing/>
              <w:rPr>
                <w:rFonts w:ascii="Arial" w:eastAsia="Times New Roman" w:hAnsi="Arial" w:cs="Arial"/>
                <w:bCs/>
              </w:rPr>
            </w:pPr>
            <w:r>
              <w:rPr>
                <w:rFonts w:ascii="Arial" w:eastAsia="Times New Roman" w:hAnsi="Arial" w:cs="Arial"/>
                <w:bCs/>
              </w:rPr>
              <w:t>{Element 3 text} paragraph</w:t>
            </w:r>
          </w:p>
          <w:p w14:paraId="6401A4E1" w14:textId="2CB94A7E" w:rsidR="009848A4" w:rsidRPr="006C7FFB" w:rsidRDefault="009848A4" w:rsidP="00A0601E">
            <w:pPr>
              <w:contextualSpacing/>
              <w:rPr>
                <w:rFonts w:ascii="Arial" w:eastAsia="Times New Roman" w:hAnsi="Arial" w:cs="Arial"/>
                <w:bCs/>
              </w:rPr>
            </w:pPr>
          </w:p>
        </w:tc>
      </w:tr>
      <w:tr w:rsidR="00821B42" w:rsidRPr="006C7FFB" w14:paraId="0C13CC41" w14:textId="77777777" w:rsidTr="4C57DA18">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C560BE8"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821B42" w:rsidRPr="006C7FFB" w14:paraId="145DFA72"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8D37918" w14:textId="12D8DD01" w:rsidR="006A0B71" w:rsidRDefault="006A0B71" w:rsidP="00A0601E">
            <w:pPr>
              <w:contextualSpacing/>
              <w:rPr>
                <w:rFonts w:ascii="Arial" w:eastAsia="Calibri" w:hAnsi="Arial" w:cs="Arial"/>
                <w:bCs/>
                <w:lang w:eastAsia="en-GB"/>
              </w:rPr>
            </w:pPr>
            <w:r>
              <w:rPr>
                <w:rFonts w:ascii="Arial" w:eastAsia="Calibri" w:hAnsi="Arial" w:cs="Arial"/>
                <w:bCs/>
                <w:lang w:eastAsia="en-GB"/>
              </w:rPr>
              <w:t>{Elements 1-3} accordion</w:t>
            </w:r>
            <w:r w:rsidR="00745370">
              <w:rPr>
                <w:rFonts w:ascii="Arial" w:eastAsia="Calibri" w:hAnsi="Arial" w:cs="Arial"/>
                <w:bCs/>
                <w:lang w:eastAsia="en-GB"/>
              </w:rPr>
              <w:t>, display setting ‘width based on text length’ OFF.</w:t>
            </w:r>
          </w:p>
          <w:p w14:paraId="431907AA" w14:textId="77777777" w:rsidR="00821B42" w:rsidRDefault="00BC1B40" w:rsidP="00A0601E">
            <w:pPr>
              <w:contextualSpacing/>
              <w:rPr>
                <w:rFonts w:ascii="Arial" w:eastAsia="Calibri" w:hAnsi="Arial" w:cs="Arial"/>
                <w:bCs/>
                <w:lang w:eastAsia="en-GB"/>
              </w:rPr>
            </w:pPr>
            <w:r>
              <w:rPr>
                <w:rFonts w:ascii="Arial" w:eastAsia="Calibri" w:hAnsi="Arial" w:cs="Arial"/>
                <w:bCs/>
                <w:lang w:eastAsia="en-GB"/>
              </w:rPr>
              <w:t xml:space="preserve">Add a </w:t>
            </w:r>
            <w:r w:rsidR="00C326B5">
              <w:rPr>
                <w:rFonts w:ascii="Arial" w:eastAsia="Calibri" w:hAnsi="Arial" w:cs="Arial"/>
                <w:bCs/>
                <w:lang w:eastAsia="en-GB"/>
              </w:rPr>
              <w:t xml:space="preserve">link on </w:t>
            </w:r>
            <w:r w:rsidR="00030723">
              <w:rPr>
                <w:rFonts w:ascii="Arial" w:eastAsia="Calibri" w:hAnsi="Arial" w:cs="Arial"/>
                <w:bCs/>
                <w:lang w:eastAsia="en-GB"/>
              </w:rPr>
              <w:t>word ‘</w:t>
            </w:r>
            <w:r w:rsidR="00C326B5">
              <w:rPr>
                <w:rFonts w:ascii="Arial" w:eastAsia="Calibri" w:hAnsi="Arial" w:cs="Arial"/>
                <w:bCs/>
                <w:lang w:eastAsia="en-GB"/>
              </w:rPr>
              <w:t>guidelines’ to the reference</w:t>
            </w:r>
            <w:r w:rsidR="00C60337">
              <w:rPr>
                <w:rFonts w:ascii="Arial" w:eastAsia="Calibri" w:hAnsi="Arial" w:cs="Arial"/>
                <w:bCs/>
                <w:lang w:eastAsia="en-GB"/>
              </w:rPr>
              <w:t xml:space="preserve">, as well as a references button in bottom right corner. </w:t>
            </w:r>
          </w:p>
          <w:p w14:paraId="4160BDD3" w14:textId="77777777" w:rsidR="00C60337" w:rsidRDefault="00C60337" w:rsidP="00A0601E">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5478CE">
              <w:rPr>
                <w:rFonts w:ascii="Arial" w:eastAsia="Calibri" w:hAnsi="Arial" w:cs="Arial"/>
                <w:bCs/>
                <w:highlight w:val="yellow"/>
                <w:lang w:eastAsia="en-GB"/>
              </w:rPr>
              <w:t>BSH, BM</w:t>
            </w:r>
          </w:p>
          <w:p w14:paraId="4CDD859C" w14:textId="77777777" w:rsidR="00BD5EBA" w:rsidRDefault="00BD5EBA" w:rsidP="00A0601E">
            <w:pPr>
              <w:contextualSpacing/>
              <w:rPr>
                <w:rFonts w:ascii="Arial" w:eastAsia="Calibri" w:hAnsi="Arial" w:cs="Arial"/>
                <w:bCs/>
                <w:lang w:eastAsia="en-GB"/>
              </w:rPr>
            </w:pPr>
            <w:r>
              <w:rPr>
                <w:rFonts w:ascii="Arial" w:eastAsia="Calibri" w:hAnsi="Arial" w:cs="Arial"/>
                <w:bCs/>
                <w:lang w:eastAsia="en-GB"/>
              </w:rPr>
              <w:t>Note superscript 9 for blood counts</w:t>
            </w:r>
          </w:p>
          <w:p w14:paraId="6E8F8E96" w14:textId="223284C3" w:rsidR="00BD5EBA" w:rsidRPr="006C7FFB" w:rsidRDefault="00BD5EBA" w:rsidP="00A0601E">
            <w:pPr>
              <w:contextualSpacing/>
              <w:rPr>
                <w:rFonts w:ascii="Arial" w:eastAsia="Calibri" w:hAnsi="Arial" w:cs="Arial"/>
                <w:bCs/>
                <w:lang w:eastAsia="en-GB"/>
              </w:rPr>
            </w:pPr>
            <w:r>
              <w:rPr>
                <w:rFonts w:ascii="Arial" w:eastAsia="Calibri" w:hAnsi="Arial" w:cs="Arial"/>
                <w:bCs/>
                <w:lang w:eastAsia="en-GB"/>
              </w:rPr>
              <w:t>Note bold words</w:t>
            </w:r>
          </w:p>
        </w:tc>
      </w:tr>
      <w:tr w:rsidR="00821B42" w:rsidRPr="006C7FFB" w14:paraId="4525F8D9"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45D94E5"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821B42" w:rsidRPr="006C7FFB" w14:paraId="0F1C1194"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5CC866C9" w14:textId="40EA9CD5" w:rsidR="00821B42" w:rsidRPr="006C7FFB" w:rsidRDefault="005E42FA" w:rsidP="00A0601E">
            <w:pPr>
              <w:rPr>
                <w:rFonts w:ascii="Arial" w:eastAsia="Calibri" w:hAnsi="Arial" w:cs="Arial"/>
                <w:bCs/>
                <w:lang w:eastAsia="en-GB"/>
              </w:rPr>
            </w:pPr>
            <w:hyperlink r:id="rId60" w:history="1">
              <w:r w:rsidRPr="005E42FA">
                <w:rPr>
                  <w:rStyle w:val="Hyperlink"/>
                  <w:rFonts w:ascii="Arial" w:eastAsia="Calibri" w:hAnsi="Arial" w:cs="Arial"/>
                  <w:bCs/>
                  <w:lang w:val="de-CH" w:eastAsia="en-GB"/>
                </w:rPr>
                <w:t>Kulasekararaj A, et al</w:t>
              </w:r>
              <w:r w:rsidRPr="005E42FA">
                <w:rPr>
                  <w:rStyle w:val="Hyperlink"/>
                  <w:rFonts w:ascii="Arial" w:eastAsia="Calibri" w:hAnsi="Arial" w:cs="Arial"/>
                  <w:bCs/>
                  <w:i/>
                  <w:iCs/>
                  <w:lang w:val="de-CH" w:eastAsia="en-GB"/>
                </w:rPr>
                <w:t xml:space="preserve">. Br J Haematol  </w:t>
              </w:r>
              <w:r w:rsidRPr="005E42FA">
                <w:rPr>
                  <w:rStyle w:val="Hyperlink"/>
                  <w:rFonts w:ascii="Arial" w:eastAsia="Calibri" w:hAnsi="Arial" w:cs="Arial"/>
                  <w:bCs/>
                  <w:lang w:val="de-CH" w:eastAsia="en-GB"/>
                </w:rPr>
                <w:t>2024;204(3):784–804.</w:t>
              </w:r>
            </w:hyperlink>
          </w:p>
        </w:tc>
      </w:tr>
      <w:tr w:rsidR="00821B42" w:rsidRPr="006C7FFB" w14:paraId="675F81F9"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2DB051A" w14:textId="77777777" w:rsidR="00821B42" w:rsidRPr="006C7FFB" w:rsidRDefault="00821B42" w:rsidP="00A0601E">
            <w:pPr>
              <w:contextualSpacing/>
              <w:rPr>
                <w:rFonts w:ascii="Arial" w:eastAsia="Calibri" w:hAnsi="Arial" w:cs="Arial"/>
                <w:b/>
                <w:lang w:eastAsia="en-GB"/>
              </w:rPr>
            </w:pPr>
            <w:r w:rsidRPr="006C7FFB">
              <w:rPr>
                <w:rFonts w:ascii="Arial" w:eastAsia="Calibri" w:hAnsi="Arial" w:cs="Arial"/>
                <w:b/>
                <w:lang w:eastAsia="en-GB"/>
              </w:rPr>
              <w:t>Notes/Settings</w:t>
            </w:r>
          </w:p>
        </w:tc>
      </w:tr>
      <w:tr w:rsidR="00821B42" w:rsidRPr="006C7FFB" w14:paraId="65FF3E4C" w14:textId="77777777" w:rsidTr="4C57DA18">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60A0AE4" w14:textId="77777777" w:rsidR="00821B42" w:rsidRPr="006C7FFB" w:rsidRDefault="00821B42" w:rsidP="00A0601E">
            <w:pPr>
              <w:spacing w:after="0" w:line="240" w:lineRule="auto"/>
              <w:rPr>
                <w:rFonts w:ascii="Arial" w:hAnsi="Arial" w:cs="Arial"/>
              </w:rPr>
            </w:pPr>
            <w:r w:rsidRPr="006C7FFB">
              <w:rPr>
                <w:rFonts w:ascii="Arial" w:hAnsi="Arial" w:cs="Arial"/>
              </w:rPr>
              <w:t>Do not show learning objective or chapter number.</w:t>
            </w:r>
          </w:p>
          <w:p w14:paraId="5A50BA13" w14:textId="31761055" w:rsidR="00821B42" w:rsidRPr="006C7FFB" w:rsidRDefault="00030723" w:rsidP="00A0601E">
            <w:pPr>
              <w:spacing w:after="0" w:line="240" w:lineRule="auto"/>
              <w:contextualSpacing/>
              <w:rPr>
                <w:rFonts w:ascii="Arial" w:eastAsia="Calibri" w:hAnsi="Arial" w:cs="Arial"/>
                <w:bCs/>
                <w:lang w:eastAsia="en-GB"/>
              </w:rPr>
            </w:pPr>
            <w:r>
              <w:rPr>
                <w:rFonts w:ascii="Arial" w:eastAsia="Calibri" w:hAnsi="Arial" w:cs="Arial"/>
                <w:bCs/>
                <w:lang w:eastAsia="en-GB"/>
              </w:rPr>
              <w:t>Note bold words</w:t>
            </w:r>
          </w:p>
        </w:tc>
      </w:tr>
    </w:tbl>
    <w:p w14:paraId="398D5906" w14:textId="1C927671" w:rsidR="00950E10" w:rsidRDefault="00950E10"/>
    <w:p w14:paraId="39D68207" w14:textId="77777777" w:rsidR="00950E10" w:rsidRDefault="00950E10">
      <w:pPr>
        <w:spacing w:line="278" w:lineRule="auto"/>
      </w:pPr>
      <w:r>
        <w:br w:type="page"/>
      </w:r>
    </w:p>
    <w:p w14:paraId="7C5679FA" w14:textId="77777777" w:rsidR="00821B42" w:rsidRDefault="00821B42"/>
    <w:tbl>
      <w:tblPr>
        <w:tblW w:w="14404" w:type="dxa"/>
        <w:tblLook w:val="01E0" w:firstRow="1" w:lastRow="1" w:firstColumn="1" w:lastColumn="1" w:noHBand="0" w:noVBand="0"/>
      </w:tblPr>
      <w:tblGrid>
        <w:gridCol w:w="5866"/>
        <w:gridCol w:w="8538"/>
      </w:tblGrid>
      <w:tr w:rsidR="00412AA2" w:rsidRPr="00C578F0" w14:paraId="2C7081F4" w14:textId="77777777" w:rsidTr="00412AA2">
        <w:trPr>
          <w:trHeight w:val="290"/>
        </w:trPr>
        <w:tc>
          <w:tcPr>
            <w:tcW w:w="586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2498FEF" w14:textId="4CBC42BD" w:rsidR="00412AA2" w:rsidRPr="00C578F0" w:rsidRDefault="00412AA2" w:rsidP="00412AA2">
            <w:pPr>
              <w:contextualSpacing/>
              <w:rPr>
                <w:rFonts w:ascii="Arial" w:eastAsia="Calibri" w:hAnsi="Arial" w:cs="Arial"/>
                <w:b/>
                <w:bCs/>
                <w:lang w:eastAsia="en-GB"/>
              </w:rPr>
            </w:pPr>
            <w:r w:rsidRPr="00986137">
              <w:rPr>
                <w:rFonts w:ascii="Arial" w:eastAsia="Calibri" w:hAnsi="Arial" w:cs="Arial"/>
                <w:b/>
                <w:bCs/>
                <w:lang w:eastAsia="en-GB"/>
              </w:rPr>
              <w:t xml:space="preserve">Chapter: </w:t>
            </w:r>
            <w:r>
              <w:rPr>
                <w:rFonts w:ascii="Arial" w:eastAsia="Calibri" w:hAnsi="Arial" w:cs="Arial"/>
                <w:b/>
                <w:bCs/>
                <w:lang w:eastAsia="en-GB"/>
              </w:rPr>
              <w:t>Test your knowledge!</w:t>
            </w:r>
          </w:p>
        </w:tc>
        <w:tc>
          <w:tcPr>
            <w:tcW w:w="853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B23834A" w14:textId="0E04A6BF" w:rsidR="00412AA2" w:rsidRPr="00C578F0" w:rsidRDefault="00412AA2" w:rsidP="00412AA2">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Pr>
                <w:rFonts w:ascii="Arial" w:eastAsia="Calibri" w:hAnsi="Arial" w:cs="Arial"/>
                <w:b/>
                <w:bCs/>
                <w:lang w:eastAsia="en-GB"/>
              </w:rPr>
              <w:t>Diagnosis classification</w:t>
            </w:r>
          </w:p>
        </w:tc>
      </w:tr>
      <w:tr w:rsidR="00412AA2" w:rsidRPr="00C578F0" w14:paraId="033BD88D" w14:textId="77777777" w:rsidTr="00412AA2">
        <w:trPr>
          <w:trHeight w:val="278"/>
        </w:trPr>
        <w:tc>
          <w:tcPr>
            <w:tcW w:w="14404"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3363FD6" w14:textId="67DB7593" w:rsidR="00412AA2" w:rsidRPr="00C578F0" w:rsidRDefault="00412AA2" w:rsidP="00412AA2">
            <w:pPr>
              <w:contextualSpacing/>
              <w:rPr>
                <w:rFonts w:ascii="Arial" w:eastAsia="Calibri" w:hAnsi="Arial" w:cs="Arial"/>
                <w:b/>
                <w:bCs/>
                <w:lang w:eastAsia="en-GB"/>
              </w:rPr>
            </w:pPr>
            <w:r w:rsidRPr="00C578F0">
              <w:rPr>
                <w:rFonts w:ascii="Arial" w:eastAsia="Calibri" w:hAnsi="Arial" w:cs="Arial"/>
                <w:b/>
                <w:lang w:eastAsia="en-GB"/>
              </w:rPr>
              <w:t>Text</w:t>
            </w:r>
          </w:p>
        </w:tc>
      </w:tr>
      <w:tr w:rsidR="00412AA2" w:rsidRPr="00C578F0" w14:paraId="2912F11A" w14:textId="77777777" w:rsidTr="00412AA2">
        <w:trPr>
          <w:trHeight w:val="701"/>
        </w:trPr>
        <w:tc>
          <w:tcPr>
            <w:tcW w:w="14404"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93A6516" w14:textId="77777777" w:rsidR="00412AA2" w:rsidRPr="00CE45CF" w:rsidRDefault="00412AA2" w:rsidP="00412AA2">
            <w:pPr>
              <w:contextualSpacing/>
              <w:rPr>
                <w:rFonts w:ascii="Arial" w:eastAsia="Times New Roman" w:hAnsi="Arial" w:cs="Arial"/>
              </w:rPr>
            </w:pPr>
            <w:r w:rsidRPr="47F04613">
              <w:rPr>
                <w:rFonts w:ascii="Arial" w:eastAsia="Times New Roman" w:hAnsi="Arial" w:cs="Arial"/>
              </w:rPr>
              <w:t xml:space="preserve">Following a </w:t>
            </w:r>
            <w:r w:rsidRPr="00284EF7">
              <w:rPr>
                <w:rFonts w:ascii="Arial" w:eastAsia="Times New Roman" w:hAnsi="Arial" w:cs="Arial"/>
                <w:highlight w:val="yellow"/>
              </w:rPr>
              <w:t>BM</w:t>
            </w:r>
            <w:r>
              <w:rPr>
                <w:rFonts w:ascii="Arial" w:eastAsia="Times New Roman" w:hAnsi="Arial" w:cs="Arial"/>
              </w:rPr>
              <w:t xml:space="preserve"> </w:t>
            </w:r>
            <w:r w:rsidRPr="47F04613">
              <w:rPr>
                <w:rFonts w:ascii="Arial" w:eastAsia="Times New Roman" w:hAnsi="Arial" w:cs="Arial"/>
              </w:rPr>
              <w:t>biopsy</w:t>
            </w:r>
            <w:r>
              <w:rPr>
                <w:rFonts w:ascii="Arial" w:eastAsia="Times New Roman" w:hAnsi="Arial" w:cs="Arial"/>
              </w:rPr>
              <w:t xml:space="preserve">, another </w:t>
            </w:r>
            <w:r w:rsidRPr="00284EF7">
              <w:rPr>
                <w:rFonts w:ascii="Arial" w:eastAsia="Times New Roman" w:hAnsi="Arial" w:cs="Arial"/>
                <w:highlight w:val="yellow"/>
              </w:rPr>
              <w:t>FBC</w:t>
            </w:r>
            <w:r>
              <w:rPr>
                <w:rFonts w:ascii="Arial" w:eastAsia="Times New Roman" w:hAnsi="Arial" w:cs="Arial"/>
              </w:rPr>
              <w:t xml:space="preserve"> and additional reticulocyte count test</w:t>
            </w:r>
            <w:r w:rsidRPr="47F04613">
              <w:rPr>
                <w:rFonts w:ascii="Arial" w:eastAsia="Times New Roman" w:hAnsi="Arial" w:cs="Arial"/>
              </w:rPr>
              <w:t xml:space="preserve">, results have come back for </w:t>
            </w:r>
            <w:r>
              <w:rPr>
                <w:rFonts w:ascii="Arial" w:eastAsia="Times New Roman" w:hAnsi="Arial" w:cs="Arial"/>
              </w:rPr>
              <w:t>Roberto</w:t>
            </w:r>
            <w:r w:rsidRPr="47F04613">
              <w:rPr>
                <w:rFonts w:ascii="Arial" w:eastAsia="Times New Roman" w:hAnsi="Arial" w:cs="Arial"/>
              </w:rPr>
              <w:t xml:space="preserve">. </w:t>
            </w:r>
            <w:r>
              <w:rPr>
                <w:rFonts w:ascii="Arial" w:eastAsia="Times New Roman" w:hAnsi="Arial" w:cs="Arial"/>
              </w:rPr>
              <w:t xml:space="preserve">How would you diagnose him </w:t>
            </w:r>
            <w:r w:rsidRPr="47F04613">
              <w:rPr>
                <w:rFonts w:ascii="Arial" w:eastAsia="Times New Roman" w:hAnsi="Arial" w:cs="Arial"/>
              </w:rPr>
              <w:t xml:space="preserve">according to the 2024 </w:t>
            </w:r>
            <w:r w:rsidRPr="47F04613">
              <w:rPr>
                <w:rFonts w:ascii="Arial" w:eastAsia="Times New Roman" w:hAnsi="Arial" w:cs="Arial"/>
                <w:highlight w:val="yellow"/>
              </w:rPr>
              <w:t>BSH guidelines</w:t>
            </w:r>
            <w:r w:rsidRPr="47F04613">
              <w:rPr>
                <w:rFonts w:ascii="Arial" w:eastAsia="Times New Roman" w:hAnsi="Arial" w:cs="Arial"/>
              </w:rPr>
              <w:t xml:space="preserve"> for aplastic anemia (AA) in adults</w:t>
            </w:r>
            <w:r>
              <w:rPr>
                <w:rFonts w:ascii="Arial" w:eastAsia="Times New Roman" w:hAnsi="Arial" w:cs="Arial"/>
              </w:rPr>
              <w:t>?</w:t>
            </w:r>
          </w:p>
          <w:tbl>
            <w:tblPr>
              <w:tblStyle w:val="TableGrid"/>
              <w:tblW w:w="0" w:type="auto"/>
              <w:tblLook w:val="04A0" w:firstRow="1" w:lastRow="0" w:firstColumn="1" w:lastColumn="0" w:noHBand="0" w:noVBand="1"/>
            </w:tblPr>
            <w:tblGrid>
              <w:gridCol w:w="6074"/>
              <w:gridCol w:w="6078"/>
            </w:tblGrid>
            <w:tr w:rsidR="00412AA2" w14:paraId="6FE92D65" w14:textId="77777777" w:rsidTr="00F7508F">
              <w:trPr>
                <w:trHeight w:val="305"/>
              </w:trPr>
              <w:tc>
                <w:tcPr>
                  <w:tcW w:w="12152" w:type="dxa"/>
                  <w:gridSpan w:val="2"/>
                </w:tcPr>
                <w:p w14:paraId="0044F149" w14:textId="77777777" w:rsidR="00412AA2" w:rsidRPr="00DD199B" w:rsidRDefault="00412AA2" w:rsidP="00412AA2">
                  <w:pPr>
                    <w:contextualSpacing/>
                    <w:jc w:val="center"/>
                    <w:rPr>
                      <w:rFonts w:ascii="Arial" w:eastAsia="Times New Roman" w:hAnsi="Arial" w:cs="Arial"/>
                      <w:b/>
                    </w:rPr>
                  </w:pPr>
                  <w:r>
                    <w:rPr>
                      <w:rFonts w:ascii="Arial" w:eastAsia="Times New Roman" w:hAnsi="Arial" w:cs="Arial"/>
                      <w:b/>
                    </w:rPr>
                    <w:t>Roberto</w:t>
                  </w:r>
                </w:p>
              </w:tc>
            </w:tr>
            <w:tr w:rsidR="00412AA2" w14:paraId="6E084604" w14:textId="77777777" w:rsidTr="00F7508F">
              <w:trPr>
                <w:trHeight w:val="305"/>
              </w:trPr>
              <w:tc>
                <w:tcPr>
                  <w:tcW w:w="6074" w:type="dxa"/>
                </w:tcPr>
                <w:p w14:paraId="5F7F7E84" w14:textId="77777777" w:rsidR="00412AA2" w:rsidRPr="00ED6CF3" w:rsidRDefault="00412AA2" w:rsidP="00412AA2">
                  <w:pPr>
                    <w:contextualSpacing/>
                    <w:rPr>
                      <w:rFonts w:ascii="Arial" w:eastAsia="Times New Roman" w:hAnsi="Arial" w:cs="Arial"/>
                      <w:bCs/>
                    </w:rPr>
                  </w:pPr>
                  <w:r w:rsidRPr="00FE4F3E">
                    <w:rPr>
                      <w:rFonts w:ascii="Arial" w:eastAsia="Times New Roman" w:hAnsi="Arial" w:cs="Arial"/>
                      <w:b/>
                    </w:rPr>
                    <w:t>BM</w:t>
                  </w:r>
                  <w:r>
                    <w:rPr>
                      <w:rFonts w:ascii="Arial" w:eastAsia="Times New Roman" w:hAnsi="Arial" w:cs="Arial"/>
                      <w:b/>
                    </w:rPr>
                    <w:t>,</w:t>
                  </w:r>
                  <w:r>
                    <w:rPr>
                      <w:rFonts w:ascii="Arial" w:eastAsia="Times New Roman" w:hAnsi="Arial" w:cs="Arial"/>
                      <w:bCs/>
                    </w:rPr>
                    <w:t xml:space="preserve"> %</w:t>
                  </w:r>
                </w:p>
              </w:tc>
              <w:tc>
                <w:tcPr>
                  <w:tcW w:w="6078" w:type="dxa"/>
                </w:tcPr>
                <w:p w14:paraId="39257BB9" w14:textId="77777777" w:rsidR="00412AA2" w:rsidRDefault="00412AA2" w:rsidP="00412AA2">
                  <w:pPr>
                    <w:contextualSpacing/>
                    <w:jc w:val="center"/>
                    <w:rPr>
                      <w:rFonts w:ascii="Arial" w:eastAsia="Times New Roman" w:hAnsi="Arial" w:cs="Arial"/>
                      <w:bCs/>
                    </w:rPr>
                  </w:pPr>
                  <w:r>
                    <w:rPr>
                      <w:rFonts w:ascii="Arial" w:eastAsia="Times New Roman" w:hAnsi="Arial" w:cs="Arial"/>
                      <w:bCs/>
                    </w:rPr>
                    <w:t>23</w:t>
                  </w:r>
                </w:p>
              </w:tc>
            </w:tr>
            <w:tr w:rsidR="00412AA2" w14:paraId="1EA36074" w14:textId="77777777" w:rsidTr="00F7508F">
              <w:trPr>
                <w:trHeight w:val="305"/>
              </w:trPr>
              <w:tc>
                <w:tcPr>
                  <w:tcW w:w="6074" w:type="dxa"/>
                </w:tcPr>
                <w:p w14:paraId="4E72F12D" w14:textId="77777777" w:rsidR="00412AA2" w:rsidRPr="00BE7F7F" w:rsidRDefault="00412AA2" w:rsidP="00412AA2">
                  <w:pPr>
                    <w:contextualSpacing/>
                    <w:rPr>
                      <w:rFonts w:ascii="Arial" w:eastAsia="Times New Roman" w:hAnsi="Arial" w:cs="Arial"/>
                      <w:bCs/>
                    </w:rPr>
                  </w:pPr>
                  <w:r w:rsidRPr="00FE4F3E">
                    <w:rPr>
                      <w:rFonts w:ascii="Arial" w:eastAsia="Times New Roman" w:hAnsi="Arial" w:cs="Arial"/>
                      <w:b/>
                    </w:rPr>
                    <w:t>N</w:t>
                  </w:r>
                  <w:r>
                    <w:rPr>
                      <w:rFonts w:ascii="Arial" w:eastAsia="Times New Roman" w:hAnsi="Arial" w:cs="Arial"/>
                      <w:b/>
                    </w:rPr>
                    <w:t xml:space="preserve">, </w:t>
                  </w:r>
                  <w:r>
                    <w:rPr>
                      <w:rFonts w:ascii="Arial" w:eastAsia="Times New Roman" w:hAnsi="Arial" w:cs="Arial"/>
                      <w:bCs/>
                    </w:rPr>
                    <w:t>/L</w:t>
                  </w:r>
                </w:p>
              </w:tc>
              <w:tc>
                <w:tcPr>
                  <w:tcW w:w="6078" w:type="dxa"/>
                </w:tcPr>
                <w:p w14:paraId="2A9B3094" w14:textId="77777777" w:rsidR="00412AA2" w:rsidRDefault="00412AA2" w:rsidP="00412AA2">
                  <w:pPr>
                    <w:contextualSpacing/>
                    <w:jc w:val="center"/>
                    <w:rPr>
                      <w:rFonts w:ascii="Arial" w:eastAsia="Times New Roman" w:hAnsi="Arial" w:cs="Arial"/>
                      <w:bCs/>
                    </w:rPr>
                  </w:pPr>
                  <w:r w:rsidRPr="00867784">
                    <w:rPr>
                      <w:rFonts w:ascii="Arial" w:eastAsia="Times New Roman" w:hAnsi="Arial" w:cs="Arial"/>
                      <w:bCs/>
                      <w:lang w:val="en-US"/>
                    </w:rPr>
                    <w:t>0.</w:t>
                  </w:r>
                  <w:r>
                    <w:rPr>
                      <w:rFonts w:ascii="Arial" w:eastAsia="Times New Roman" w:hAnsi="Arial" w:cs="Arial"/>
                      <w:bCs/>
                      <w:lang w:val="en-US"/>
                    </w:rPr>
                    <w:t>1</w:t>
                  </w:r>
                  <w:r w:rsidRPr="00867784">
                    <w:rPr>
                      <w:rFonts w:ascii="Arial" w:eastAsia="Times New Roman" w:hAnsi="Arial" w:cs="Arial"/>
                      <w:bCs/>
                      <w:lang w:val="en-US"/>
                    </w:rPr>
                    <w:t xml:space="preserve"> × 10⁹</w:t>
                  </w:r>
                </w:p>
              </w:tc>
            </w:tr>
            <w:tr w:rsidR="00412AA2" w14:paraId="0273DAFA" w14:textId="77777777" w:rsidTr="00F7508F">
              <w:trPr>
                <w:trHeight w:val="305"/>
              </w:trPr>
              <w:tc>
                <w:tcPr>
                  <w:tcW w:w="6074" w:type="dxa"/>
                </w:tcPr>
                <w:p w14:paraId="7CB80EF0" w14:textId="77777777" w:rsidR="00412AA2" w:rsidRPr="00FE4F3E" w:rsidRDefault="00412AA2" w:rsidP="00412AA2">
                  <w:pPr>
                    <w:contextualSpacing/>
                    <w:rPr>
                      <w:rFonts w:ascii="Arial" w:eastAsia="Times New Roman" w:hAnsi="Arial" w:cs="Arial"/>
                      <w:b/>
                    </w:rPr>
                  </w:pPr>
                  <w:r w:rsidRPr="00FE4F3E">
                    <w:rPr>
                      <w:rFonts w:ascii="Arial" w:eastAsia="Times New Roman" w:hAnsi="Arial" w:cs="Arial"/>
                      <w:b/>
                    </w:rPr>
                    <w:t>P</w:t>
                  </w:r>
                  <w:r>
                    <w:rPr>
                      <w:rFonts w:ascii="Arial" w:eastAsia="Times New Roman" w:hAnsi="Arial" w:cs="Arial"/>
                      <w:b/>
                    </w:rPr>
                    <w:t xml:space="preserve">L, </w:t>
                  </w:r>
                  <w:r>
                    <w:rPr>
                      <w:rFonts w:ascii="Arial" w:eastAsia="Times New Roman" w:hAnsi="Arial" w:cs="Arial"/>
                      <w:bCs/>
                    </w:rPr>
                    <w:t>/L</w:t>
                  </w:r>
                </w:p>
              </w:tc>
              <w:tc>
                <w:tcPr>
                  <w:tcW w:w="6078" w:type="dxa"/>
                </w:tcPr>
                <w:p w14:paraId="3C22145C" w14:textId="77777777" w:rsidR="00412AA2" w:rsidRDefault="00412AA2" w:rsidP="00412AA2">
                  <w:pPr>
                    <w:contextualSpacing/>
                    <w:jc w:val="center"/>
                    <w:rPr>
                      <w:rFonts w:ascii="Arial" w:eastAsia="Times New Roman" w:hAnsi="Arial" w:cs="Arial"/>
                      <w:bCs/>
                    </w:rPr>
                  </w:pPr>
                  <w:r>
                    <w:rPr>
                      <w:rFonts w:ascii="Arial" w:eastAsia="Times New Roman" w:hAnsi="Arial" w:cs="Arial"/>
                      <w:bCs/>
                      <w:lang w:val="en-US"/>
                    </w:rPr>
                    <w:t>20</w:t>
                  </w:r>
                  <w:r w:rsidRPr="00867784">
                    <w:rPr>
                      <w:rFonts w:ascii="Arial" w:eastAsia="Times New Roman" w:hAnsi="Arial" w:cs="Arial"/>
                      <w:bCs/>
                      <w:lang w:val="en-US"/>
                    </w:rPr>
                    <w:t xml:space="preserve"> × 10⁹</w:t>
                  </w:r>
                </w:p>
              </w:tc>
            </w:tr>
            <w:tr w:rsidR="00412AA2" w14:paraId="1272CDA9" w14:textId="77777777" w:rsidTr="00F7508F">
              <w:trPr>
                <w:trHeight w:val="284"/>
              </w:trPr>
              <w:tc>
                <w:tcPr>
                  <w:tcW w:w="6074" w:type="dxa"/>
                </w:tcPr>
                <w:p w14:paraId="31A45C39" w14:textId="77777777" w:rsidR="00412AA2" w:rsidRPr="00FE4F3E" w:rsidRDefault="00412AA2" w:rsidP="00412AA2">
                  <w:pPr>
                    <w:contextualSpacing/>
                    <w:rPr>
                      <w:rFonts w:ascii="Arial" w:eastAsia="Times New Roman" w:hAnsi="Arial" w:cs="Arial"/>
                      <w:b/>
                    </w:rPr>
                  </w:pPr>
                  <w:r w:rsidRPr="00FE4F3E">
                    <w:rPr>
                      <w:rFonts w:ascii="Arial" w:eastAsia="Times New Roman" w:hAnsi="Arial" w:cs="Arial"/>
                      <w:b/>
                    </w:rPr>
                    <w:t>R</w:t>
                  </w:r>
                  <w:r>
                    <w:rPr>
                      <w:rFonts w:ascii="Arial" w:eastAsia="Times New Roman" w:hAnsi="Arial" w:cs="Arial"/>
                      <w:b/>
                    </w:rPr>
                    <w:t xml:space="preserve">, </w:t>
                  </w:r>
                  <w:r>
                    <w:rPr>
                      <w:rFonts w:ascii="Arial" w:eastAsia="Times New Roman" w:hAnsi="Arial" w:cs="Arial"/>
                      <w:bCs/>
                    </w:rPr>
                    <w:t>/L</w:t>
                  </w:r>
                </w:p>
              </w:tc>
              <w:tc>
                <w:tcPr>
                  <w:tcW w:w="6078" w:type="dxa"/>
                </w:tcPr>
                <w:p w14:paraId="0972C16B" w14:textId="77777777" w:rsidR="00412AA2" w:rsidRDefault="00412AA2" w:rsidP="00412AA2">
                  <w:pPr>
                    <w:contextualSpacing/>
                    <w:jc w:val="center"/>
                    <w:rPr>
                      <w:rFonts w:ascii="Arial" w:eastAsia="Times New Roman" w:hAnsi="Arial" w:cs="Arial"/>
                      <w:bCs/>
                    </w:rPr>
                  </w:pPr>
                  <w:r w:rsidRPr="00C9290C">
                    <w:rPr>
                      <w:rFonts w:ascii="Arial" w:eastAsia="Times New Roman" w:hAnsi="Arial" w:cs="Arial"/>
                      <w:bCs/>
                      <w:lang w:val="en-US"/>
                    </w:rPr>
                    <w:t>50 × 10⁹</w:t>
                  </w:r>
                </w:p>
              </w:tc>
            </w:tr>
          </w:tbl>
          <w:p w14:paraId="5948912D" w14:textId="77777777" w:rsidR="00412AA2" w:rsidRDefault="00412AA2" w:rsidP="00412AA2">
            <w:pPr>
              <w:contextualSpacing/>
              <w:rPr>
                <w:rFonts w:ascii="Arial" w:eastAsia="Times New Roman" w:hAnsi="Arial" w:cs="Arial"/>
                <w:bCs/>
              </w:rPr>
            </w:pPr>
          </w:p>
          <w:tbl>
            <w:tblPr>
              <w:tblW w:w="14182" w:type="dxa"/>
              <w:tblLook w:val="01E0" w:firstRow="1" w:lastRow="1" w:firstColumn="1" w:lastColumn="1" w:noHBand="0" w:noVBand="0"/>
            </w:tblPr>
            <w:tblGrid>
              <w:gridCol w:w="4003"/>
              <w:gridCol w:w="4783"/>
              <w:gridCol w:w="5396"/>
            </w:tblGrid>
            <w:tr w:rsidR="00412AA2" w:rsidRPr="00C578F0" w14:paraId="7E79C2FE" w14:textId="77777777" w:rsidTr="00F7508F">
              <w:trPr>
                <w:trHeight w:val="278"/>
              </w:trPr>
              <w:tc>
                <w:tcPr>
                  <w:tcW w:w="4003"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FF661CF" w14:textId="77777777" w:rsidR="00412AA2" w:rsidRPr="00C578F0" w:rsidRDefault="00412AA2" w:rsidP="00412AA2">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4783"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3A1322B5" w14:textId="77777777" w:rsidR="00412AA2" w:rsidRPr="00C578F0" w:rsidRDefault="00412AA2" w:rsidP="00412AA2">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9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B2751CC" w14:textId="77777777" w:rsidR="00412AA2" w:rsidRPr="00C578F0" w:rsidRDefault="00412AA2" w:rsidP="00412AA2">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412AA2" w:rsidRPr="00C578F0" w14:paraId="20281CDD" w14:textId="77777777" w:rsidTr="00F7508F">
              <w:trPr>
                <w:trHeight w:val="278"/>
              </w:trPr>
              <w:tc>
                <w:tcPr>
                  <w:tcW w:w="4003"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03A79D8" w14:textId="77777777" w:rsidR="00412AA2" w:rsidRPr="0072707D" w:rsidRDefault="00412AA2" w:rsidP="00412AA2">
                  <w:pPr>
                    <w:rPr>
                      <w:rFonts w:ascii="Arial" w:eastAsia="Calibri" w:hAnsi="Arial" w:cs="Arial"/>
                      <w:lang w:eastAsia="en-GB"/>
                    </w:rPr>
                  </w:pPr>
                  <w:r w:rsidRPr="47F04613">
                    <w:rPr>
                      <w:rFonts w:ascii="Arial" w:eastAsia="Times New Roman" w:hAnsi="Arial" w:cs="Arial"/>
                    </w:rPr>
                    <w:t>Non-severe AA (NSAA</w:t>
                  </w:r>
                  <w:r>
                    <w:rPr>
                      <w:rFonts w:ascii="Arial" w:eastAsia="Times New Roman" w:hAnsi="Arial" w:cs="Arial"/>
                    </w:rPr>
                    <w:t>)</w:t>
                  </w:r>
                </w:p>
              </w:tc>
              <w:tc>
                <w:tcPr>
                  <w:tcW w:w="4783" w:type="dxa"/>
                  <w:tcBorders>
                    <w:top w:val="single" w:sz="4" w:space="0" w:color="auto"/>
                    <w:left w:val="single" w:sz="4" w:space="0" w:color="auto"/>
                    <w:bottom w:val="single" w:sz="4" w:space="0" w:color="auto"/>
                    <w:right w:val="single" w:sz="4" w:space="0" w:color="auto"/>
                  </w:tcBorders>
                </w:tcPr>
                <w:p w14:paraId="7E6118C6" w14:textId="77777777" w:rsidR="00412AA2" w:rsidRPr="0072707D" w:rsidRDefault="00412AA2" w:rsidP="00412AA2">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6E0064CE" w14:textId="77777777" w:rsidR="00412AA2" w:rsidRPr="0072707D" w:rsidRDefault="00412AA2" w:rsidP="00412AA2">
                  <w:pPr>
                    <w:contextualSpacing/>
                    <w:rPr>
                      <w:rFonts w:ascii="Arial" w:eastAsia="Calibri" w:hAnsi="Arial" w:cs="Arial"/>
                      <w:bCs/>
                      <w:lang w:eastAsia="en-GB"/>
                    </w:rPr>
                  </w:pPr>
                  <w:r w:rsidRPr="47F04613">
                    <w:rPr>
                      <w:rFonts w:ascii="Arial" w:eastAsia="Times New Roman" w:hAnsi="Arial" w:cs="Arial"/>
                    </w:rPr>
                    <w:t xml:space="preserve">That’s not right. </w:t>
                  </w:r>
                  <w:r>
                    <w:rPr>
                      <w:rFonts w:ascii="Arial" w:eastAsia="Times New Roman" w:hAnsi="Arial" w:cs="Arial"/>
                    </w:rPr>
                    <w:t>Roberto</w:t>
                  </w:r>
                  <w:r w:rsidRPr="47F04613">
                    <w:rPr>
                      <w:rFonts w:ascii="Arial" w:eastAsia="Times New Roman" w:hAnsi="Arial" w:cs="Arial"/>
                    </w:rPr>
                    <w:t xml:space="preserve"> would be diagnosed with </w:t>
                  </w:r>
                  <w:r w:rsidRPr="47F04613">
                    <w:rPr>
                      <w:rFonts w:ascii="Arial" w:eastAsia="Calibri" w:hAnsi="Arial" w:cs="Arial"/>
                      <w:highlight w:val="yellow"/>
                      <w:lang w:eastAsia="en-GB"/>
                    </w:rPr>
                    <w:t>VSAA</w:t>
                  </w:r>
                  <w:r w:rsidRPr="47F04613">
                    <w:rPr>
                      <w:rFonts w:ascii="Arial" w:eastAsia="Calibri" w:hAnsi="Arial" w:cs="Arial"/>
                      <w:lang w:eastAsia="en-GB"/>
                    </w:rPr>
                    <w:t xml:space="preserve"> as </w:t>
                  </w:r>
                  <w:r>
                    <w:rPr>
                      <w:rFonts w:ascii="Arial" w:eastAsia="Calibri" w:hAnsi="Arial" w:cs="Arial"/>
                      <w:lang w:eastAsia="en-GB"/>
                    </w:rPr>
                    <w:t>he fulfils</w:t>
                  </w:r>
                  <w:r w:rsidRPr="47F04613">
                    <w:rPr>
                      <w:rFonts w:ascii="Arial" w:eastAsia="Calibri" w:hAnsi="Arial" w:cs="Arial"/>
                      <w:lang w:eastAsia="en-GB"/>
                    </w:rPr>
                    <w:t xml:space="preserve"> the criteria for </w:t>
                  </w:r>
                  <w:r w:rsidRPr="47F04613">
                    <w:rPr>
                      <w:rFonts w:ascii="Arial" w:eastAsia="Calibri" w:hAnsi="Arial" w:cs="Arial"/>
                      <w:highlight w:val="yellow"/>
                      <w:lang w:eastAsia="en-GB"/>
                    </w:rPr>
                    <w:t>SAA</w:t>
                  </w:r>
                  <w:r w:rsidRPr="47F04613">
                    <w:rPr>
                      <w:rFonts w:ascii="Arial" w:eastAsia="Calibri" w:hAnsi="Arial" w:cs="Arial"/>
                      <w:lang w:eastAsia="en-GB"/>
                    </w:rPr>
                    <w:t xml:space="preserve"> </w:t>
                  </w:r>
                  <w:r w:rsidRPr="00F43AEF">
                    <w:rPr>
                      <w:rFonts w:ascii="Arial" w:eastAsia="Calibri" w:hAnsi="Arial" w:cs="Arial"/>
                      <w:b/>
                      <w:bCs/>
                      <w:lang w:eastAsia="en-GB"/>
                    </w:rPr>
                    <w:t>and</w:t>
                  </w:r>
                  <w:r w:rsidRPr="47F04613">
                    <w:rPr>
                      <w:rFonts w:ascii="Arial" w:eastAsia="Calibri" w:hAnsi="Arial" w:cs="Arial"/>
                      <w:lang w:eastAsia="en-GB"/>
                    </w:rPr>
                    <w:t xml:space="preserve"> ha</w:t>
                  </w:r>
                  <w:r>
                    <w:rPr>
                      <w:rFonts w:ascii="Arial" w:eastAsia="Calibri" w:hAnsi="Arial" w:cs="Arial"/>
                      <w:lang w:eastAsia="en-GB"/>
                    </w:rPr>
                    <w:t>s</w:t>
                  </w:r>
                  <w:r w:rsidRPr="47F04613">
                    <w:rPr>
                      <w:rFonts w:ascii="Arial" w:eastAsia="Calibri" w:hAnsi="Arial" w:cs="Arial"/>
                      <w:lang w:eastAsia="en-GB"/>
                    </w:rPr>
                    <w:t xml:space="preserve"> a neutrophil count lower than </w:t>
                  </w:r>
                  <w:r w:rsidRPr="47F04613">
                    <w:rPr>
                      <w:rFonts w:ascii="Arial" w:eastAsia="Times New Roman" w:hAnsi="Arial" w:cs="Arial"/>
                    </w:rPr>
                    <w:t xml:space="preserve">20 × 10⁹ which indicates </w:t>
                  </w:r>
                  <w:r w:rsidRPr="00D857CA">
                    <w:rPr>
                      <w:rFonts w:ascii="Arial" w:eastAsia="Times New Roman" w:hAnsi="Arial" w:cs="Arial"/>
                      <w:highlight w:val="yellow"/>
                    </w:rPr>
                    <w:t>VSAA</w:t>
                  </w:r>
                  <w:r w:rsidRPr="47F04613">
                    <w:rPr>
                      <w:rFonts w:ascii="Arial" w:eastAsia="Times New Roman" w:hAnsi="Arial" w:cs="Arial"/>
                    </w:rPr>
                    <w:t>.</w:t>
                  </w:r>
                </w:p>
              </w:tc>
            </w:tr>
            <w:tr w:rsidR="00412AA2" w:rsidRPr="009E681D" w14:paraId="3D424AD8" w14:textId="77777777" w:rsidTr="00F7508F">
              <w:trPr>
                <w:trHeight w:val="278"/>
              </w:trPr>
              <w:tc>
                <w:tcPr>
                  <w:tcW w:w="4003"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DE7FEA9" w14:textId="77777777" w:rsidR="00412AA2" w:rsidRPr="004E364B" w:rsidRDefault="00412AA2" w:rsidP="00412AA2">
                  <w:pPr>
                    <w:rPr>
                      <w:rFonts w:ascii="Arial" w:eastAsia="Calibri" w:hAnsi="Arial" w:cs="Arial"/>
                      <w:bCs/>
                      <w:lang w:eastAsia="en-GB"/>
                    </w:rPr>
                  </w:pPr>
                  <w:r w:rsidRPr="47F04613">
                    <w:rPr>
                      <w:rFonts w:ascii="Arial" w:eastAsia="Times New Roman" w:hAnsi="Arial" w:cs="Arial"/>
                    </w:rPr>
                    <w:t>Severe AA (SAA)</w:t>
                  </w:r>
                  <w:r w:rsidRPr="004E364B">
                    <w:rPr>
                      <w:rFonts w:ascii="Arial" w:eastAsia="Calibri" w:hAnsi="Arial" w:cs="Arial"/>
                      <w:bCs/>
                      <w:lang w:eastAsia="en-GB"/>
                    </w:rPr>
                    <w:t xml:space="preserve"> </w:t>
                  </w:r>
                </w:p>
              </w:tc>
              <w:tc>
                <w:tcPr>
                  <w:tcW w:w="4783" w:type="dxa"/>
                  <w:tcBorders>
                    <w:top w:val="single" w:sz="4" w:space="0" w:color="auto"/>
                    <w:left w:val="single" w:sz="4" w:space="0" w:color="auto"/>
                    <w:bottom w:val="single" w:sz="4" w:space="0" w:color="auto"/>
                    <w:right w:val="single" w:sz="4" w:space="0" w:color="auto"/>
                  </w:tcBorders>
                </w:tcPr>
                <w:p w14:paraId="082171F7" w14:textId="77777777" w:rsidR="00412AA2" w:rsidRPr="0072707D" w:rsidRDefault="00412AA2" w:rsidP="00412AA2">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061DB8AC" w14:textId="77777777" w:rsidR="00412AA2" w:rsidRPr="0072707D" w:rsidRDefault="00412AA2" w:rsidP="00412AA2">
                  <w:pPr>
                    <w:contextualSpacing/>
                    <w:rPr>
                      <w:rFonts w:ascii="Arial" w:eastAsia="Calibri" w:hAnsi="Arial" w:cs="Arial"/>
                      <w:bCs/>
                      <w:lang w:eastAsia="en-GB"/>
                    </w:rPr>
                  </w:pPr>
                  <w:r w:rsidRPr="47F04613">
                    <w:rPr>
                      <w:rFonts w:ascii="Arial" w:eastAsia="Times New Roman" w:hAnsi="Arial" w:cs="Arial"/>
                    </w:rPr>
                    <w:t xml:space="preserve">That’s not right. </w:t>
                  </w:r>
                  <w:r>
                    <w:rPr>
                      <w:rFonts w:ascii="Arial" w:eastAsia="Times New Roman" w:hAnsi="Arial" w:cs="Arial"/>
                    </w:rPr>
                    <w:t>Roberto</w:t>
                  </w:r>
                  <w:r w:rsidRPr="47F04613">
                    <w:rPr>
                      <w:rFonts w:ascii="Arial" w:eastAsia="Times New Roman" w:hAnsi="Arial" w:cs="Arial"/>
                    </w:rPr>
                    <w:t xml:space="preserve"> would be diagnosed with </w:t>
                  </w:r>
                  <w:r w:rsidRPr="47F04613">
                    <w:rPr>
                      <w:rFonts w:ascii="Arial" w:eastAsia="Calibri" w:hAnsi="Arial" w:cs="Arial"/>
                      <w:highlight w:val="yellow"/>
                      <w:lang w:eastAsia="en-GB"/>
                    </w:rPr>
                    <w:t>VSAA</w:t>
                  </w:r>
                  <w:r w:rsidRPr="47F04613">
                    <w:rPr>
                      <w:rFonts w:ascii="Arial" w:eastAsia="Calibri" w:hAnsi="Arial" w:cs="Arial"/>
                      <w:lang w:eastAsia="en-GB"/>
                    </w:rPr>
                    <w:t xml:space="preserve"> as </w:t>
                  </w:r>
                  <w:r>
                    <w:rPr>
                      <w:rFonts w:ascii="Arial" w:eastAsia="Calibri" w:hAnsi="Arial" w:cs="Arial"/>
                      <w:lang w:eastAsia="en-GB"/>
                    </w:rPr>
                    <w:t>he fulfils</w:t>
                  </w:r>
                  <w:r w:rsidRPr="47F04613">
                    <w:rPr>
                      <w:rFonts w:ascii="Arial" w:eastAsia="Calibri" w:hAnsi="Arial" w:cs="Arial"/>
                      <w:lang w:eastAsia="en-GB"/>
                    </w:rPr>
                    <w:t xml:space="preserve"> the criteria for </w:t>
                  </w:r>
                  <w:r w:rsidRPr="47F04613">
                    <w:rPr>
                      <w:rFonts w:ascii="Arial" w:eastAsia="Calibri" w:hAnsi="Arial" w:cs="Arial"/>
                      <w:highlight w:val="yellow"/>
                      <w:lang w:eastAsia="en-GB"/>
                    </w:rPr>
                    <w:t>SAA</w:t>
                  </w:r>
                  <w:r w:rsidRPr="47F04613">
                    <w:rPr>
                      <w:rFonts w:ascii="Arial" w:eastAsia="Calibri" w:hAnsi="Arial" w:cs="Arial"/>
                      <w:lang w:eastAsia="en-GB"/>
                    </w:rPr>
                    <w:t xml:space="preserve"> </w:t>
                  </w:r>
                  <w:r w:rsidRPr="00F43AEF">
                    <w:rPr>
                      <w:rFonts w:ascii="Arial" w:eastAsia="Calibri" w:hAnsi="Arial" w:cs="Arial"/>
                      <w:b/>
                      <w:bCs/>
                      <w:lang w:eastAsia="en-GB"/>
                    </w:rPr>
                    <w:t>and</w:t>
                  </w:r>
                  <w:r w:rsidRPr="47F04613">
                    <w:rPr>
                      <w:rFonts w:ascii="Arial" w:eastAsia="Calibri" w:hAnsi="Arial" w:cs="Arial"/>
                      <w:lang w:eastAsia="en-GB"/>
                    </w:rPr>
                    <w:t xml:space="preserve"> ha</w:t>
                  </w:r>
                  <w:r>
                    <w:rPr>
                      <w:rFonts w:ascii="Arial" w:eastAsia="Calibri" w:hAnsi="Arial" w:cs="Arial"/>
                      <w:lang w:eastAsia="en-GB"/>
                    </w:rPr>
                    <w:t>s</w:t>
                  </w:r>
                  <w:r w:rsidRPr="47F04613">
                    <w:rPr>
                      <w:rFonts w:ascii="Arial" w:eastAsia="Calibri" w:hAnsi="Arial" w:cs="Arial"/>
                      <w:lang w:eastAsia="en-GB"/>
                    </w:rPr>
                    <w:t xml:space="preserve"> a neutrophil count lower than </w:t>
                  </w:r>
                  <w:r w:rsidRPr="47F04613">
                    <w:rPr>
                      <w:rFonts w:ascii="Arial" w:eastAsia="Times New Roman" w:hAnsi="Arial" w:cs="Arial"/>
                    </w:rPr>
                    <w:t xml:space="preserve">20 × 10⁹ which indicates </w:t>
                  </w:r>
                  <w:r w:rsidRPr="00D857CA">
                    <w:rPr>
                      <w:rFonts w:ascii="Arial" w:eastAsia="Times New Roman" w:hAnsi="Arial" w:cs="Arial"/>
                      <w:highlight w:val="yellow"/>
                    </w:rPr>
                    <w:t>VSAA</w:t>
                  </w:r>
                  <w:r w:rsidRPr="47F04613">
                    <w:rPr>
                      <w:rFonts w:ascii="Arial" w:eastAsia="Times New Roman" w:hAnsi="Arial" w:cs="Arial"/>
                    </w:rPr>
                    <w:t>.</w:t>
                  </w:r>
                </w:p>
              </w:tc>
            </w:tr>
            <w:tr w:rsidR="00412AA2" w:rsidRPr="009E681D" w14:paraId="2683468E" w14:textId="77777777" w:rsidTr="00F7508F">
              <w:trPr>
                <w:trHeight w:val="278"/>
              </w:trPr>
              <w:tc>
                <w:tcPr>
                  <w:tcW w:w="4003"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33E0853" w14:textId="77777777" w:rsidR="00412AA2" w:rsidRPr="0072707D" w:rsidRDefault="00412AA2" w:rsidP="00412AA2">
                  <w:pPr>
                    <w:contextualSpacing/>
                    <w:rPr>
                      <w:rFonts w:ascii="Arial" w:eastAsia="Calibri" w:hAnsi="Arial" w:cs="Arial"/>
                      <w:lang w:eastAsia="en-GB"/>
                    </w:rPr>
                  </w:pPr>
                  <w:r w:rsidRPr="47F04613">
                    <w:rPr>
                      <w:rFonts w:ascii="Arial" w:eastAsia="Times New Roman" w:hAnsi="Arial" w:cs="Arial"/>
                      <w:color w:val="3A7C22" w:themeColor="accent6" w:themeShade="BF"/>
                    </w:rPr>
                    <w:t>Very Severe AA (VSAA)</w:t>
                  </w:r>
                </w:p>
              </w:tc>
              <w:tc>
                <w:tcPr>
                  <w:tcW w:w="4783" w:type="dxa"/>
                  <w:tcBorders>
                    <w:top w:val="single" w:sz="4" w:space="0" w:color="auto"/>
                    <w:left w:val="single" w:sz="4" w:space="0" w:color="auto"/>
                    <w:bottom w:val="single" w:sz="4" w:space="0" w:color="auto"/>
                    <w:right w:val="single" w:sz="4" w:space="0" w:color="auto"/>
                  </w:tcBorders>
                </w:tcPr>
                <w:p w14:paraId="6DD23968" w14:textId="77777777" w:rsidR="00412AA2" w:rsidRPr="0072707D" w:rsidRDefault="00412AA2" w:rsidP="00412AA2">
                  <w:pPr>
                    <w:contextualSpacing/>
                    <w:rPr>
                      <w:rFonts w:ascii="Arial" w:eastAsia="Calibri" w:hAnsi="Arial" w:cs="Arial"/>
                      <w:bCs/>
                      <w:lang w:eastAsia="en-GB"/>
                    </w:rPr>
                  </w:pPr>
                  <w:r w:rsidRPr="47F04613">
                    <w:rPr>
                      <w:rFonts w:ascii="Arial" w:eastAsia="Calibri" w:hAnsi="Arial" w:cs="Arial"/>
                      <w:lang w:eastAsia="en-GB"/>
                    </w:rPr>
                    <w:t xml:space="preserve">Well done. You correctly diagnosed </w:t>
                  </w:r>
                  <w:r>
                    <w:rPr>
                      <w:rFonts w:ascii="Arial" w:eastAsia="Times New Roman" w:hAnsi="Arial" w:cs="Arial"/>
                    </w:rPr>
                    <w:t>Roberto</w:t>
                  </w:r>
                  <w:r w:rsidRPr="47F04613">
                    <w:rPr>
                      <w:rFonts w:ascii="Arial" w:eastAsia="Times New Roman" w:hAnsi="Arial" w:cs="Arial"/>
                    </w:rPr>
                    <w:t xml:space="preserve"> </w:t>
                  </w:r>
                  <w:r w:rsidRPr="47F04613">
                    <w:rPr>
                      <w:rFonts w:ascii="Arial" w:eastAsia="Calibri" w:hAnsi="Arial" w:cs="Arial"/>
                      <w:lang w:eastAsia="en-GB"/>
                    </w:rPr>
                    <w:t xml:space="preserve">with </w:t>
                  </w:r>
                  <w:r w:rsidRPr="47F04613">
                    <w:rPr>
                      <w:rFonts w:ascii="Arial" w:eastAsia="Calibri" w:hAnsi="Arial" w:cs="Arial"/>
                      <w:highlight w:val="yellow"/>
                      <w:lang w:eastAsia="en-GB"/>
                    </w:rPr>
                    <w:t>VSAA</w:t>
                  </w:r>
                  <w:r w:rsidRPr="47F04613">
                    <w:rPr>
                      <w:rFonts w:ascii="Arial" w:eastAsia="Calibri" w:hAnsi="Arial" w:cs="Arial"/>
                      <w:lang w:eastAsia="en-GB"/>
                    </w:rPr>
                    <w:t xml:space="preserve"> as he fulfils the criteria for </w:t>
                  </w:r>
                  <w:r w:rsidRPr="47F04613">
                    <w:rPr>
                      <w:rFonts w:ascii="Arial" w:eastAsia="Calibri" w:hAnsi="Arial" w:cs="Arial"/>
                      <w:highlight w:val="yellow"/>
                      <w:lang w:eastAsia="en-GB"/>
                    </w:rPr>
                    <w:t>SAA</w:t>
                  </w:r>
                  <w:r w:rsidRPr="47F04613">
                    <w:rPr>
                      <w:rFonts w:ascii="Arial" w:eastAsia="Calibri" w:hAnsi="Arial" w:cs="Arial"/>
                      <w:lang w:eastAsia="en-GB"/>
                    </w:rPr>
                    <w:t xml:space="preserve"> </w:t>
                  </w:r>
                  <w:r w:rsidRPr="00F43AEF">
                    <w:rPr>
                      <w:rFonts w:ascii="Arial" w:eastAsia="Calibri" w:hAnsi="Arial" w:cs="Arial"/>
                      <w:b/>
                      <w:bCs/>
                      <w:lang w:eastAsia="en-GB"/>
                    </w:rPr>
                    <w:t>and</w:t>
                  </w:r>
                  <w:r w:rsidRPr="47F04613">
                    <w:rPr>
                      <w:rFonts w:ascii="Arial" w:eastAsia="Calibri" w:hAnsi="Arial" w:cs="Arial"/>
                      <w:lang w:eastAsia="en-GB"/>
                    </w:rPr>
                    <w:t xml:space="preserve"> has a neutrophil count lower than </w:t>
                  </w:r>
                  <w:r w:rsidRPr="47F04613">
                    <w:rPr>
                      <w:rFonts w:ascii="Arial" w:eastAsia="Times New Roman" w:hAnsi="Arial" w:cs="Arial"/>
                    </w:rPr>
                    <w:t xml:space="preserve">20 × 10⁹ which indicates </w:t>
                  </w:r>
                  <w:r w:rsidRPr="00D857CA">
                    <w:rPr>
                      <w:rFonts w:ascii="Arial" w:eastAsia="Times New Roman" w:hAnsi="Arial" w:cs="Arial"/>
                      <w:highlight w:val="yellow"/>
                    </w:rPr>
                    <w:t>VSAA</w:t>
                  </w:r>
                  <w:r w:rsidRPr="47F04613">
                    <w:rPr>
                      <w:rFonts w:ascii="Arial" w:eastAsia="Times New Roman" w:hAnsi="Arial" w:cs="Arial"/>
                    </w:rPr>
                    <w:t>.</w:t>
                  </w:r>
                </w:p>
              </w:tc>
              <w:tc>
                <w:tcPr>
                  <w:tcW w:w="5396" w:type="dxa"/>
                  <w:tcBorders>
                    <w:top w:val="single" w:sz="4" w:space="0" w:color="auto"/>
                    <w:left w:val="single" w:sz="4" w:space="0" w:color="auto"/>
                    <w:bottom w:val="single" w:sz="4" w:space="0" w:color="auto"/>
                    <w:right w:val="single" w:sz="4" w:space="0" w:color="auto"/>
                  </w:tcBorders>
                </w:tcPr>
                <w:p w14:paraId="34F14225" w14:textId="77777777" w:rsidR="00412AA2" w:rsidRPr="0072707D" w:rsidRDefault="00412AA2" w:rsidP="00412AA2">
                  <w:pPr>
                    <w:contextualSpacing/>
                    <w:rPr>
                      <w:rFonts w:ascii="Arial" w:hAnsi="Arial" w:cs="Arial"/>
                    </w:rPr>
                  </w:pPr>
                </w:p>
              </w:tc>
            </w:tr>
          </w:tbl>
          <w:p w14:paraId="77CDB12D" w14:textId="77777777" w:rsidR="00412AA2" w:rsidRPr="003B3281" w:rsidRDefault="00412AA2" w:rsidP="00412AA2">
            <w:pPr>
              <w:contextualSpacing/>
              <w:rPr>
                <w:rFonts w:ascii="Arial" w:eastAsia="Times New Roman" w:hAnsi="Arial" w:cs="Arial"/>
                <w:bCs/>
              </w:rPr>
            </w:pPr>
          </w:p>
        </w:tc>
      </w:tr>
      <w:tr w:rsidR="00412AA2" w:rsidRPr="00C578F0" w14:paraId="757073EA" w14:textId="77777777" w:rsidTr="00412AA2">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6B83FB2" w14:textId="6846047C" w:rsidR="00412AA2" w:rsidRPr="00C578F0" w:rsidRDefault="00412AA2" w:rsidP="00412AA2">
            <w:pPr>
              <w:contextualSpacing/>
              <w:rPr>
                <w:rFonts w:ascii="Arial" w:eastAsia="Calibri" w:hAnsi="Arial" w:cs="Arial"/>
                <w:b/>
                <w:lang w:eastAsia="en-GB"/>
              </w:rPr>
            </w:pPr>
            <w:r w:rsidRPr="00C578F0">
              <w:rPr>
                <w:rFonts w:ascii="Arial" w:eastAsia="Calibri" w:hAnsi="Arial" w:cs="Arial"/>
                <w:b/>
                <w:lang w:eastAsia="en-GB"/>
              </w:rPr>
              <w:t xml:space="preserve">Solution </w:t>
            </w:r>
          </w:p>
        </w:tc>
      </w:tr>
      <w:tr w:rsidR="00412AA2" w:rsidRPr="00C578F0" w14:paraId="25761F0A" w14:textId="77777777" w:rsidTr="00412AA2">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61BD98E" w14:textId="2E9570B6" w:rsidR="00412AA2" w:rsidRPr="00C578F0" w:rsidRDefault="00412AA2" w:rsidP="00412AA2">
            <w:pPr>
              <w:contextualSpacing/>
              <w:rPr>
                <w:rFonts w:ascii="Arial" w:eastAsia="Calibri" w:hAnsi="Arial" w:cs="Arial"/>
                <w:bCs/>
                <w:lang w:eastAsia="en-GB"/>
              </w:rPr>
            </w:pPr>
            <w:r>
              <w:rPr>
                <w:rFonts w:ascii="Arial" w:eastAsia="Times New Roman" w:hAnsi="Arial" w:cs="Arial"/>
              </w:rPr>
              <w:t>Roberto</w:t>
            </w:r>
            <w:r w:rsidRPr="47F04613">
              <w:rPr>
                <w:rFonts w:ascii="Arial" w:eastAsia="Times New Roman" w:hAnsi="Arial" w:cs="Arial"/>
              </w:rPr>
              <w:t xml:space="preserve"> </w:t>
            </w:r>
            <w:r w:rsidRPr="00384EE3">
              <w:rPr>
                <w:rFonts w:ascii="Arial" w:eastAsia="Calibri" w:hAnsi="Arial" w:cs="Arial"/>
                <w:bCs/>
                <w:lang w:eastAsia="en-GB"/>
              </w:rPr>
              <w:t xml:space="preserve">meets the criteria for </w:t>
            </w:r>
            <w:r>
              <w:rPr>
                <w:rFonts w:ascii="Arial" w:eastAsia="Calibri" w:hAnsi="Arial" w:cs="Arial"/>
                <w:bCs/>
                <w:lang w:eastAsia="en-GB"/>
              </w:rPr>
              <w:t>VSAA</w:t>
            </w:r>
            <w:r w:rsidRPr="00384EE3">
              <w:rPr>
                <w:rFonts w:ascii="Arial" w:eastAsia="Calibri" w:hAnsi="Arial" w:cs="Arial"/>
                <w:bCs/>
                <w:lang w:eastAsia="en-GB"/>
              </w:rPr>
              <w:t xml:space="preserve"> due to BM cellularity &lt;25% (23%), platelets at the threshold of 20 x 10⁹/L, and neutrophils &lt;0.2 x 10⁹/L (0.1 x 10⁹/L).</w:t>
            </w:r>
          </w:p>
        </w:tc>
      </w:tr>
      <w:tr w:rsidR="001210FC" w:rsidRPr="00C578F0" w14:paraId="4BCB9211" w14:textId="77777777" w:rsidTr="00412AA2">
        <w:trPr>
          <w:trHeight w:val="130"/>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F917F40" w14:textId="77777777" w:rsidR="001210FC" w:rsidRPr="00C578F0" w:rsidRDefault="001210FC" w:rsidP="005A0CE4">
            <w:pPr>
              <w:contextualSpacing/>
              <w:rPr>
                <w:rFonts w:ascii="Arial" w:eastAsia="Calibri" w:hAnsi="Arial" w:cs="Arial"/>
                <w:b/>
                <w:lang w:eastAsia="en-GB"/>
              </w:rPr>
            </w:pPr>
            <w:r w:rsidRPr="00C578F0">
              <w:rPr>
                <w:rFonts w:ascii="Arial" w:eastAsia="Calibri" w:hAnsi="Arial" w:cs="Arial"/>
                <w:b/>
                <w:lang w:eastAsia="en-GB"/>
              </w:rPr>
              <w:t>Interactivity/buttons</w:t>
            </w:r>
          </w:p>
        </w:tc>
      </w:tr>
      <w:tr w:rsidR="001210FC" w:rsidRPr="00C578F0" w14:paraId="26C1A294" w14:textId="77777777" w:rsidTr="00412AA2">
        <w:trPr>
          <w:trHeight w:val="141"/>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BAF6B85" w14:textId="77E52B11" w:rsidR="001210FC" w:rsidRDefault="001210FC" w:rsidP="005A0CE4">
            <w:pPr>
              <w:contextualSpacing/>
              <w:rPr>
                <w:rFonts w:ascii="Arial" w:eastAsia="Calibri" w:hAnsi="Arial" w:cs="Arial"/>
                <w:bCs/>
                <w:lang w:eastAsia="en-GB"/>
              </w:rPr>
            </w:pPr>
            <w:r>
              <w:rPr>
                <w:rFonts w:ascii="Arial" w:eastAsia="Calibri" w:hAnsi="Arial" w:cs="Arial"/>
                <w:bCs/>
                <w:lang w:eastAsia="en-GB"/>
              </w:rPr>
              <w:t>Add link to guidelines</w:t>
            </w:r>
            <w:r w:rsidR="00284EF7">
              <w:rPr>
                <w:rFonts w:ascii="Arial" w:eastAsia="Calibri" w:hAnsi="Arial" w:cs="Arial"/>
                <w:bCs/>
                <w:lang w:eastAsia="en-GB"/>
              </w:rPr>
              <w:t>/criteria</w:t>
            </w:r>
            <w:r>
              <w:rPr>
                <w:rFonts w:ascii="Arial" w:eastAsia="Calibri" w:hAnsi="Arial" w:cs="Arial"/>
                <w:bCs/>
                <w:lang w:eastAsia="en-GB"/>
              </w:rPr>
              <w:t xml:space="preserve"> on word ‘guidelines’ in question. Also add a ‘guidelines’ button somewhere visible.</w:t>
            </w:r>
          </w:p>
          <w:p w14:paraId="73BCA2E2" w14:textId="6D8FE1D0" w:rsidR="001210FC" w:rsidRPr="00C578F0" w:rsidRDefault="001210FC" w:rsidP="005A0CE4">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980B1A">
              <w:rPr>
                <w:rFonts w:ascii="Arial" w:eastAsia="Calibri" w:hAnsi="Arial" w:cs="Arial"/>
                <w:bCs/>
                <w:highlight w:val="yellow"/>
                <w:lang w:eastAsia="en-GB"/>
              </w:rPr>
              <w:t>NSAA, SAA, VSAA</w:t>
            </w:r>
            <w:r w:rsidR="00284EF7">
              <w:rPr>
                <w:rFonts w:ascii="Arial" w:eastAsia="Calibri" w:hAnsi="Arial" w:cs="Arial"/>
                <w:bCs/>
                <w:lang w:eastAsia="en-GB"/>
              </w:rPr>
              <w:t xml:space="preserve">, </w:t>
            </w:r>
            <w:r w:rsidR="00284EF7" w:rsidRPr="00284EF7">
              <w:rPr>
                <w:rFonts w:ascii="Arial" w:eastAsia="Calibri" w:hAnsi="Arial" w:cs="Arial"/>
                <w:bCs/>
                <w:highlight w:val="yellow"/>
                <w:lang w:eastAsia="en-GB"/>
              </w:rPr>
              <w:t>BM, FBC</w:t>
            </w:r>
          </w:p>
        </w:tc>
      </w:tr>
      <w:tr w:rsidR="001210FC" w:rsidRPr="00C578F0" w14:paraId="6570C3B1" w14:textId="77777777" w:rsidTr="00412AA2">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D86BF96" w14:textId="77777777" w:rsidR="001210FC" w:rsidRPr="00C578F0" w:rsidRDefault="001210FC" w:rsidP="005A0CE4">
            <w:pPr>
              <w:contextualSpacing/>
              <w:rPr>
                <w:rFonts w:ascii="Arial" w:eastAsia="Calibri" w:hAnsi="Arial" w:cs="Arial"/>
                <w:b/>
                <w:lang w:eastAsia="en-GB"/>
              </w:rPr>
            </w:pPr>
            <w:r w:rsidRPr="00C578F0">
              <w:rPr>
                <w:rFonts w:ascii="Arial" w:eastAsia="Calibri" w:hAnsi="Arial" w:cs="Arial"/>
                <w:b/>
                <w:lang w:eastAsia="en-GB"/>
              </w:rPr>
              <w:t xml:space="preserve">References </w:t>
            </w:r>
          </w:p>
        </w:tc>
      </w:tr>
      <w:tr w:rsidR="001210FC" w:rsidRPr="00C578F0" w14:paraId="377B7F93" w14:textId="77777777" w:rsidTr="00412AA2">
        <w:trPr>
          <w:trHeight w:val="154"/>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09169BE9" w14:textId="47CC5C95" w:rsidR="00E955DE" w:rsidRDefault="001210FC" w:rsidP="005A0CE4">
            <w:pPr>
              <w:contextualSpacing/>
              <w:rPr>
                <w:rStyle w:val="Hyperlink"/>
                <w:rFonts w:ascii="Arial" w:eastAsia="Calibri" w:hAnsi="Arial" w:cs="Arial"/>
                <w:bCs/>
                <w:lang w:val="de-CH" w:eastAsia="en-GB"/>
              </w:rPr>
            </w:pPr>
            <w:hyperlink r:id="rId61" w:history="1">
              <w:r w:rsidRPr="005E42FA">
                <w:rPr>
                  <w:rStyle w:val="Hyperlink"/>
                  <w:rFonts w:ascii="Arial" w:eastAsia="Calibri" w:hAnsi="Arial" w:cs="Arial"/>
                  <w:bCs/>
                  <w:lang w:val="de-CH" w:eastAsia="en-GB"/>
                </w:rPr>
                <w:t>Kulasekararaj A, et al</w:t>
              </w:r>
              <w:r w:rsidRPr="005E42FA">
                <w:rPr>
                  <w:rStyle w:val="Hyperlink"/>
                  <w:rFonts w:ascii="Arial" w:eastAsia="Calibri" w:hAnsi="Arial" w:cs="Arial"/>
                  <w:bCs/>
                  <w:i/>
                  <w:iCs/>
                  <w:lang w:val="de-CH" w:eastAsia="en-GB"/>
                </w:rPr>
                <w:t xml:space="preserve">. Br J Haematol  </w:t>
              </w:r>
              <w:r w:rsidRPr="005E42FA">
                <w:rPr>
                  <w:rStyle w:val="Hyperlink"/>
                  <w:rFonts w:ascii="Arial" w:eastAsia="Calibri" w:hAnsi="Arial" w:cs="Arial"/>
                  <w:bCs/>
                  <w:lang w:val="de-CH" w:eastAsia="en-GB"/>
                </w:rPr>
                <w:t>2024;204(3):784–804.</w:t>
              </w:r>
            </w:hyperlink>
          </w:p>
          <w:p w14:paraId="32105437" w14:textId="5161629F" w:rsidR="00E955DE" w:rsidRPr="00950E10" w:rsidRDefault="668E49F3" w:rsidP="4C57DA18">
            <w:pPr>
              <w:contextualSpacing/>
              <w:rPr>
                <w:rFonts w:ascii="Arial" w:eastAsia="Calibri" w:hAnsi="Arial" w:cs="Arial"/>
                <w:lang w:eastAsia="en-GB"/>
              </w:rPr>
            </w:pPr>
            <w:hyperlink r:id="rId62" w:anchor=":~:text=Criteria%20used%20to,SAA%20or%20VSAA">
              <w:r w:rsidRPr="4C57DA18">
                <w:rPr>
                  <w:rStyle w:val="Hyperlink"/>
                  <w:rFonts w:ascii="Arial" w:eastAsia="Calibri" w:hAnsi="Arial" w:cs="Arial"/>
                  <w:lang w:eastAsia="en-GB"/>
                </w:rPr>
                <w:t xml:space="preserve">Link to </w:t>
              </w:r>
              <w:r w:rsidR="00412AA2">
                <w:rPr>
                  <w:rStyle w:val="Hyperlink"/>
                  <w:rFonts w:ascii="Arial" w:eastAsia="Calibri" w:hAnsi="Arial" w:cs="Arial"/>
                  <w:lang w:eastAsia="en-GB"/>
                </w:rPr>
                <w:t xml:space="preserve">severity criteria within </w:t>
              </w:r>
              <w:r w:rsidR="5881FC28" w:rsidRPr="4C57DA18">
                <w:rPr>
                  <w:rStyle w:val="Hyperlink"/>
                  <w:rFonts w:ascii="Arial" w:eastAsia="Calibri" w:hAnsi="Arial" w:cs="Arial"/>
                  <w:lang w:eastAsia="en-GB"/>
                </w:rPr>
                <w:t>g</w:t>
              </w:r>
              <w:r w:rsidR="5881FC28" w:rsidRPr="4C57DA18">
                <w:rPr>
                  <w:rStyle w:val="Hyperlink"/>
                  <w:rFonts w:ascii="Arial" w:hAnsi="Arial" w:cs="Arial"/>
                </w:rPr>
                <w:t>uidelines</w:t>
              </w:r>
            </w:hyperlink>
          </w:p>
        </w:tc>
      </w:tr>
      <w:tr w:rsidR="001210FC" w:rsidRPr="00C578F0" w14:paraId="1DE7FDFB" w14:textId="77777777" w:rsidTr="00412AA2">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7D9E9B8" w14:textId="77777777" w:rsidR="001210FC" w:rsidRPr="00C578F0" w:rsidRDefault="001210FC" w:rsidP="005A0CE4">
            <w:pPr>
              <w:contextualSpacing/>
              <w:rPr>
                <w:rFonts w:ascii="Arial" w:eastAsia="Calibri" w:hAnsi="Arial" w:cs="Arial"/>
                <w:b/>
                <w:lang w:eastAsia="en-GB"/>
              </w:rPr>
            </w:pPr>
            <w:r w:rsidRPr="00C578F0">
              <w:rPr>
                <w:rFonts w:ascii="Arial" w:eastAsia="Calibri" w:hAnsi="Arial" w:cs="Arial"/>
                <w:b/>
                <w:lang w:eastAsia="en-GB"/>
              </w:rPr>
              <w:t>Notes/Settings</w:t>
            </w:r>
          </w:p>
        </w:tc>
      </w:tr>
      <w:tr w:rsidR="001210FC" w:rsidRPr="00C578F0" w14:paraId="7852D907" w14:textId="77777777" w:rsidTr="00412AA2">
        <w:trPr>
          <w:trHeight w:val="346"/>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8073A42" w14:textId="77777777" w:rsidR="001210FC" w:rsidRPr="003B6F28" w:rsidRDefault="001210FC" w:rsidP="005A0CE4">
            <w:pPr>
              <w:contextualSpacing/>
              <w:rPr>
                <w:rFonts w:ascii="Arial" w:eastAsia="Calibri" w:hAnsi="Arial" w:cs="Arial"/>
                <w:bCs/>
                <w:lang w:eastAsia="en-GB"/>
              </w:rPr>
            </w:pPr>
            <w:r>
              <w:rPr>
                <w:rFonts w:ascii="Arial" w:eastAsia="Calibri" w:hAnsi="Arial" w:cs="Arial"/>
                <w:bCs/>
                <w:lang w:eastAsia="en-GB"/>
              </w:rPr>
              <w:t xml:space="preserve">Use drag and drop question (text to text) </w:t>
            </w:r>
          </w:p>
        </w:tc>
      </w:tr>
    </w:tbl>
    <w:p w14:paraId="69CB44F0" w14:textId="460A6A1A" w:rsidR="001210FC" w:rsidRDefault="001210FC">
      <w:pPr>
        <w:spacing w:line="278" w:lineRule="auto"/>
      </w:pPr>
      <w:r>
        <w:br w:type="page"/>
      </w:r>
    </w:p>
    <w:p w14:paraId="18954A21" w14:textId="77777777" w:rsidR="00C35929" w:rsidRDefault="00C35929"/>
    <w:tbl>
      <w:tblPr>
        <w:tblW w:w="14008" w:type="dxa"/>
        <w:tblLook w:val="01E0" w:firstRow="1" w:lastRow="1" w:firstColumn="1" w:lastColumn="1" w:noHBand="0" w:noVBand="0"/>
      </w:tblPr>
      <w:tblGrid>
        <w:gridCol w:w="6801"/>
        <w:gridCol w:w="7207"/>
      </w:tblGrid>
      <w:tr w:rsidR="00B7654E" w:rsidRPr="006C7FFB" w14:paraId="7185861C" w14:textId="77777777" w:rsidTr="00123076">
        <w:trPr>
          <w:trHeight w:val="92"/>
        </w:trPr>
        <w:tc>
          <w:tcPr>
            <w:tcW w:w="6801" w:type="dxa"/>
            <w:tcBorders>
              <w:top w:val="single" w:sz="2" w:space="0" w:color="808080"/>
              <w:left w:val="single" w:sz="2" w:space="0" w:color="808080"/>
              <w:bottom w:val="single" w:sz="2" w:space="0" w:color="808080"/>
              <w:right w:val="single" w:sz="2" w:space="0" w:color="808080"/>
            </w:tcBorders>
            <w:shd w:val="clear" w:color="auto" w:fill="E6E6E6"/>
          </w:tcPr>
          <w:p w14:paraId="2055A7AD" w14:textId="7F7CB345" w:rsidR="00B7654E" w:rsidRPr="006C7FFB" w:rsidRDefault="00B7654E" w:rsidP="00B7654E">
            <w:pPr>
              <w:contextualSpacing/>
              <w:rPr>
                <w:rFonts w:ascii="Arial" w:eastAsia="Calibri" w:hAnsi="Arial" w:cs="Arial"/>
                <w:b/>
                <w:bCs/>
                <w:lang w:eastAsia="en-GB"/>
              </w:rPr>
            </w:pPr>
            <w:r w:rsidRPr="006C7FFB">
              <w:rPr>
                <w:rFonts w:ascii="Arial" w:eastAsia="Calibri" w:hAnsi="Arial" w:cs="Arial"/>
                <w:b/>
                <w:bCs/>
                <w:lang w:eastAsia="en-GB"/>
              </w:rPr>
              <w:t xml:space="preserve">Chapter: </w:t>
            </w:r>
            <w:r>
              <w:rPr>
                <w:rFonts w:ascii="Arial" w:eastAsia="Calibri" w:hAnsi="Arial" w:cs="Arial"/>
                <w:b/>
                <w:bCs/>
                <w:lang w:eastAsia="en-GB"/>
              </w:rPr>
              <w:t>Reaching a diagnosis</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110E6D58" w14:textId="7FF27B0A" w:rsidR="00B7654E" w:rsidRPr="006C7FFB" w:rsidRDefault="00B7654E" w:rsidP="00B7654E">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57" w:name="suppcare"/>
            <w:r>
              <w:rPr>
                <w:rFonts w:ascii="Arial" w:eastAsia="Calibri" w:hAnsi="Arial" w:cs="Arial"/>
                <w:b/>
                <w:bCs/>
                <w:lang w:eastAsia="en-GB"/>
              </w:rPr>
              <w:t>Supportive care</w:t>
            </w:r>
            <w:bookmarkEnd w:id="57"/>
          </w:p>
        </w:tc>
      </w:tr>
      <w:tr w:rsidR="00B7654E" w:rsidRPr="006C7FFB" w14:paraId="6A6F03DA" w14:textId="77777777" w:rsidTr="00123076">
        <w:trPr>
          <w:trHeight w:val="88"/>
        </w:trPr>
        <w:tc>
          <w:tcPr>
            <w:tcW w:w="6801" w:type="dxa"/>
            <w:tcBorders>
              <w:left w:val="single" w:sz="2" w:space="0" w:color="808080"/>
              <w:bottom w:val="single" w:sz="2" w:space="0" w:color="808080"/>
              <w:right w:val="single" w:sz="2" w:space="0" w:color="808080"/>
            </w:tcBorders>
            <w:shd w:val="clear" w:color="auto" w:fill="E6E6E6"/>
          </w:tcPr>
          <w:p w14:paraId="2A76C268" w14:textId="481AE388" w:rsidR="00B7654E" w:rsidRPr="006C7FFB" w:rsidRDefault="00B7654E" w:rsidP="00B7654E">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left w:val="single" w:sz="2" w:space="0" w:color="808080"/>
              <w:bottom w:val="single" w:sz="2" w:space="0" w:color="808080"/>
              <w:right w:val="single" w:sz="2" w:space="0" w:color="808080"/>
            </w:tcBorders>
            <w:shd w:val="clear" w:color="auto" w:fill="E6E6E6"/>
          </w:tcPr>
          <w:p w14:paraId="290CC85B" w14:textId="3636C83C" w:rsidR="00B7654E" w:rsidRPr="006C7FFB" w:rsidRDefault="00B7654E" w:rsidP="00B7654E">
            <w:pPr>
              <w:contextualSpacing/>
              <w:rPr>
                <w:rFonts w:ascii="Arial" w:eastAsia="Calibri" w:hAnsi="Arial" w:cs="Arial"/>
                <w:b/>
                <w:bCs/>
                <w:lang w:eastAsia="en-GB"/>
              </w:rPr>
            </w:pPr>
            <w:r w:rsidRPr="006C7FFB">
              <w:rPr>
                <w:rFonts w:ascii="Arial" w:eastAsia="Calibri" w:hAnsi="Arial" w:cs="Arial"/>
                <w:b/>
                <w:bCs/>
                <w:lang w:eastAsia="en-GB"/>
              </w:rPr>
              <w:t>Graphic/Animation/</w:t>
            </w:r>
            <w:commentRangeStart w:id="58"/>
            <w:commentRangeStart w:id="59"/>
            <w:r w:rsidRPr="006C7FFB">
              <w:rPr>
                <w:rFonts w:ascii="Arial" w:eastAsia="Calibri" w:hAnsi="Arial" w:cs="Arial"/>
                <w:b/>
                <w:bCs/>
                <w:lang w:eastAsia="en-GB"/>
              </w:rPr>
              <w:t>Video</w:t>
            </w:r>
            <w:commentRangeEnd w:id="58"/>
            <w:r>
              <w:rPr>
                <w:rStyle w:val="CommentReference"/>
              </w:rPr>
              <w:commentReference w:id="58"/>
            </w:r>
            <w:commentRangeEnd w:id="59"/>
            <w:r>
              <w:rPr>
                <w:rStyle w:val="CommentReference"/>
              </w:rPr>
              <w:commentReference w:id="59"/>
            </w:r>
          </w:p>
        </w:tc>
      </w:tr>
      <w:tr w:rsidR="00B7654E" w:rsidRPr="006C7FFB" w14:paraId="42487AAC" w14:textId="77777777" w:rsidTr="00950E10">
        <w:trPr>
          <w:trHeight w:val="137"/>
        </w:trPr>
        <w:tc>
          <w:tcPr>
            <w:tcW w:w="6801" w:type="dxa"/>
            <w:tcBorders>
              <w:top w:val="single" w:sz="2" w:space="0" w:color="808080"/>
              <w:left w:val="single" w:sz="2" w:space="0" w:color="808080"/>
              <w:right w:val="single" w:sz="2" w:space="0" w:color="808080"/>
            </w:tcBorders>
          </w:tcPr>
          <w:p w14:paraId="53D02451" w14:textId="77777777" w:rsidR="00B7654E" w:rsidRPr="008A0881" w:rsidRDefault="00B7654E" w:rsidP="00B7654E">
            <w:pPr>
              <w:rPr>
                <w:rFonts w:ascii="Arial" w:eastAsia="Times New Roman" w:hAnsi="Arial" w:cs="Arial"/>
                <w:bCs/>
              </w:rPr>
            </w:pPr>
            <w:r w:rsidRPr="008A0881">
              <w:rPr>
                <w:rFonts w:ascii="Arial" w:eastAsia="Times New Roman" w:hAnsi="Arial" w:cs="Arial"/>
                <w:bCs/>
              </w:rPr>
              <w:t>{Title} Supportive care</w:t>
            </w:r>
          </w:p>
          <w:p w14:paraId="730E0F17" w14:textId="77777777" w:rsidR="00B7654E" w:rsidRDefault="00B7654E" w:rsidP="00B7654E">
            <w:pPr>
              <w:rPr>
                <w:rFonts w:ascii="Arial" w:eastAsia="Times New Roman" w:hAnsi="Arial" w:cs="Arial"/>
                <w:bCs/>
              </w:rPr>
            </w:pPr>
            <w:r w:rsidRPr="008A0881">
              <w:rPr>
                <w:rFonts w:ascii="Arial" w:eastAsia="Times New Roman" w:hAnsi="Arial" w:cs="Arial"/>
                <w:bCs/>
              </w:rPr>
              <w:t>{text}</w:t>
            </w:r>
            <w:r>
              <w:rPr>
                <w:rFonts w:ascii="Arial" w:eastAsia="Times New Roman" w:hAnsi="Arial" w:cs="Arial"/>
                <w:bCs/>
              </w:rPr>
              <w:t xml:space="preserve"> </w:t>
            </w:r>
            <w:r w:rsidRPr="00B54218">
              <w:rPr>
                <w:rFonts w:ascii="Arial" w:eastAsia="Times New Roman" w:hAnsi="Arial" w:cs="Arial"/>
                <w:b/>
              </w:rPr>
              <w:t>Supportive care</w:t>
            </w:r>
            <w:r>
              <w:rPr>
                <w:rFonts w:ascii="Arial" w:eastAsia="Times New Roman" w:hAnsi="Arial" w:cs="Arial"/>
                <w:bCs/>
              </w:rPr>
              <w:t xml:space="preserve"> should be commenced while a diagnosis is being determined.</w:t>
            </w:r>
          </w:p>
          <w:p w14:paraId="7D65D31F" w14:textId="77777777" w:rsidR="00B7654E" w:rsidRPr="006E6DF8" w:rsidRDefault="00B7654E" w:rsidP="00B7654E">
            <w:pPr>
              <w:rPr>
                <w:rFonts w:ascii="Arial" w:eastAsia="Times New Roman" w:hAnsi="Arial" w:cs="Arial"/>
                <w:bCs/>
              </w:rPr>
            </w:pPr>
            <w:r>
              <w:rPr>
                <w:rFonts w:ascii="Arial" w:eastAsia="Times New Roman" w:hAnsi="Arial" w:cs="Arial"/>
                <w:bCs/>
              </w:rPr>
              <w:t>{Element 1}</w:t>
            </w:r>
            <w:r>
              <w:rPr>
                <w:rFonts w:ascii="Arial" w:eastAsia="Times New Roman" w:hAnsi="Arial" w:cs="Arial"/>
                <w:bCs/>
              </w:rPr>
              <w:br/>
              <w:t xml:space="preserve">{text} </w:t>
            </w:r>
            <w:r w:rsidRPr="006E6DF8">
              <w:rPr>
                <w:rFonts w:ascii="Arial" w:eastAsia="Times New Roman" w:hAnsi="Arial" w:cs="Arial"/>
                <w:bCs/>
              </w:rPr>
              <w:t xml:space="preserve">To mitigate infection risk </w:t>
            </w:r>
            <w:r w:rsidRPr="006E6DF8">
              <w:rPr>
                <w:rFonts w:ascii="Arial" w:eastAsia="Times New Roman" w:hAnsi="Arial" w:cs="Arial"/>
                <w:b/>
                <w:bCs/>
              </w:rPr>
              <w:t>in patients with a neutrophil count below 0.5 × 10⁹/L,</w:t>
            </w:r>
            <w:r w:rsidRPr="006E6DF8">
              <w:rPr>
                <w:rFonts w:ascii="Arial" w:eastAsia="Times New Roman" w:hAnsi="Arial" w:cs="Arial"/>
                <w:bCs/>
              </w:rPr>
              <w:t xml:space="preserve"> initiate prophylactic:</w:t>
            </w:r>
          </w:p>
          <w:p w14:paraId="46615083" w14:textId="77777777" w:rsidR="00B7654E" w:rsidRDefault="00B7654E" w:rsidP="00B7654E">
            <w:pPr>
              <w:rPr>
                <w:rFonts w:ascii="Arial" w:eastAsia="Times New Roman" w:hAnsi="Arial" w:cs="Arial"/>
                <w:b/>
                <w:bCs/>
              </w:rPr>
            </w:pPr>
            <w:r>
              <w:rPr>
                <w:rFonts w:ascii="Arial" w:eastAsia="Times New Roman" w:hAnsi="Arial" w:cs="Arial"/>
                <w:bCs/>
              </w:rPr>
              <w:t>{Element 2}</w:t>
            </w:r>
          </w:p>
          <w:p w14:paraId="1E5A7BFF" w14:textId="77777777" w:rsidR="00B7654E" w:rsidRPr="00C34D3E" w:rsidRDefault="00B7654E" w:rsidP="00B7654E">
            <w:pPr>
              <w:rPr>
                <w:rFonts w:ascii="Arial" w:eastAsia="Times New Roman" w:hAnsi="Arial" w:cs="Arial"/>
              </w:rPr>
            </w:pPr>
            <w:r w:rsidRPr="00C34D3E">
              <w:rPr>
                <w:rFonts w:ascii="Arial" w:eastAsia="Times New Roman" w:hAnsi="Arial" w:cs="Arial"/>
              </w:rPr>
              <w:t xml:space="preserve">{title} </w:t>
            </w:r>
            <w:r w:rsidRPr="000549EF">
              <w:rPr>
                <w:rFonts w:ascii="Arial" w:eastAsia="Times New Roman" w:hAnsi="Arial" w:cs="Arial"/>
              </w:rPr>
              <w:t>Transfusions</w:t>
            </w:r>
          </w:p>
          <w:p w14:paraId="1053A747" w14:textId="77777777" w:rsidR="00B7654E" w:rsidRPr="000549EF" w:rsidRDefault="00B7654E" w:rsidP="00B7654E">
            <w:pPr>
              <w:rPr>
                <w:rFonts w:ascii="Arial" w:eastAsia="Times New Roman" w:hAnsi="Arial" w:cs="Arial"/>
              </w:rPr>
            </w:pPr>
            <w:r w:rsidRPr="00C34D3E">
              <w:rPr>
                <w:rFonts w:ascii="Arial" w:eastAsia="Times New Roman" w:hAnsi="Arial" w:cs="Arial"/>
              </w:rPr>
              <w:t>{text}</w:t>
            </w:r>
          </w:p>
          <w:p w14:paraId="744506C3" w14:textId="77777777" w:rsidR="00B7654E" w:rsidRPr="000549EF" w:rsidRDefault="00B7654E" w:rsidP="00B7654E">
            <w:pPr>
              <w:numPr>
                <w:ilvl w:val="0"/>
                <w:numId w:val="28"/>
              </w:numPr>
              <w:rPr>
                <w:rFonts w:ascii="Arial" w:eastAsia="Times New Roman" w:hAnsi="Arial" w:cs="Arial"/>
                <w:bCs/>
              </w:rPr>
            </w:pPr>
            <w:r w:rsidRPr="000549EF">
              <w:rPr>
                <w:rFonts w:ascii="Arial" w:eastAsia="Times New Roman" w:hAnsi="Arial" w:cs="Arial"/>
                <w:bCs/>
              </w:rPr>
              <w:t>Transfusions</w:t>
            </w:r>
            <w:r w:rsidRPr="000549EF">
              <w:rPr>
                <w:rFonts w:ascii="Arial" w:eastAsia="Times New Roman" w:hAnsi="Arial" w:cs="Arial"/>
                <w:b/>
                <w:bCs/>
              </w:rPr>
              <w:t xml:space="preserve"> </w:t>
            </w:r>
            <w:r w:rsidRPr="000549EF">
              <w:rPr>
                <w:rFonts w:ascii="Arial" w:eastAsia="Times New Roman" w:hAnsi="Arial" w:cs="Arial"/>
                <w:bCs/>
              </w:rPr>
              <w:t xml:space="preserve">should be irradiated for patients undergoing ATG or </w:t>
            </w:r>
            <w:r w:rsidRPr="00E60041">
              <w:rPr>
                <w:rFonts w:ascii="Arial" w:eastAsia="Times New Roman" w:hAnsi="Arial" w:cs="Arial"/>
                <w:bCs/>
                <w:highlight w:val="yellow"/>
              </w:rPr>
              <w:t>HSCT</w:t>
            </w:r>
          </w:p>
          <w:p w14:paraId="17215AFB" w14:textId="77777777" w:rsidR="00B7654E" w:rsidRPr="000549EF" w:rsidRDefault="00B7654E" w:rsidP="00B7654E">
            <w:pPr>
              <w:numPr>
                <w:ilvl w:val="0"/>
                <w:numId w:val="28"/>
              </w:numPr>
              <w:rPr>
                <w:rFonts w:ascii="Arial" w:eastAsia="Times New Roman" w:hAnsi="Arial" w:cs="Arial"/>
                <w:bCs/>
              </w:rPr>
            </w:pPr>
            <w:r w:rsidRPr="000549EF">
              <w:rPr>
                <w:rFonts w:ascii="Arial" w:eastAsia="Times New Roman" w:hAnsi="Arial" w:cs="Arial"/>
                <w:bCs/>
              </w:rPr>
              <w:t>Iron overload should be monitored and managed as needed</w:t>
            </w:r>
          </w:p>
          <w:p w14:paraId="75AC17A3" w14:textId="77777777" w:rsidR="00B7654E" w:rsidRDefault="00B7654E" w:rsidP="00B7654E">
            <w:pPr>
              <w:rPr>
                <w:rFonts w:ascii="Arial" w:eastAsia="Times New Roman" w:hAnsi="Arial" w:cs="Arial"/>
                <w:b/>
                <w:bCs/>
              </w:rPr>
            </w:pPr>
            <w:r>
              <w:rPr>
                <w:rFonts w:ascii="Arial" w:eastAsia="Times New Roman" w:hAnsi="Arial" w:cs="Arial"/>
                <w:bCs/>
              </w:rPr>
              <w:t>{Element 3}</w:t>
            </w:r>
          </w:p>
          <w:p w14:paraId="6613BADA" w14:textId="77777777" w:rsidR="00B7654E" w:rsidRDefault="00B7654E" w:rsidP="00B7654E">
            <w:pPr>
              <w:rPr>
                <w:rFonts w:ascii="Arial" w:eastAsia="Times New Roman" w:hAnsi="Arial" w:cs="Arial"/>
              </w:rPr>
            </w:pPr>
            <w:r w:rsidRPr="00C34D3E">
              <w:rPr>
                <w:rFonts w:ascii="Arial" w:eastAsia="Times New Roman" w:hAnsi="Arial" w:cs="Arial"/>
              </w:rPr>
              <w:t xml:space="preserve">{title} </w:t>
            </w:r>
            <w:r w:rsidRPr="00AF10E8">
              <w:rPr>
                <w:rFonts w:ascii="Arial" w:eastAsia="Times New Roman" w:hAnsi="Arial" w:cs="Arial"/>
              </w:rPr>
              <w:t>Vaccinations</w:t>
            </w:r>
          </w:p>
          <w:p w14:paraId="1DF43A1A" w14:textId="77777777" w:rsidR="00B7654E" w:rsidRPr="00AF10E8" w:rsidRDefault="00B7654E" w:rsidP="00B7654E">
            <w:pPr>
              <w:rPr>
                <w:rFonts w:ascii="Arial" w:eastAsia="Times New Roman" w:hAnsi="Arial" w:cs="Arial"/>
              </w:rPr>
            </w:pPr>
            <w:r>
              <w:rPr>
                <w:rFonts w:ascii="Arial" w:eastAsia="Times New Roman" w:hAnsi="Arial" w:cs="Arial"/>
              </w:rPr>
              <w:t>{text}</w:t>
            </w:r>
          </w:p>
          <w:p w14:paraId="3D65C96B" w14:textId="77777777" w:rsidR="00B7654E" w:rsidRPr="00AF10E8" w:rsidRDefault="00B7654E" w:rsidP="00B7654E">
            <w:pPr>
              <w:numPr>
                <w:ilvl w:val="0"/>
                <w:numId w:val="29"/>
              </w:numPr>
              <w:rPr>
                <w:rFonts w:ascii="Arial" w:eastAsia="Times New Roman" w:hAnsi="Arial" w:cs="Arial"/>
                <w:bCs/>
              </w:rPr>
            </w:pPr>
            <w:r w:rsidRPr="00AF10E8">
              <w:rPr>
                <w:rFonts w:ascii="Arial" w:eastAsia="Times New Roman" w:hAnsi="Arial" w:cs="Arial"/>
                <w:bCs/>
              </w:rPr>
              <w:t>Avoid live vaccines</w:t>
            </w:r>
          </w:p>
          <w:p w14:paraId="04ECDCC6" w14:textId="77777777" w:rsidR="00B7654E" w:rsidRPr="00AF10E8" w:rsidRDefault="00B7654E" w:rsidP="00B7654E">
            <w:pPr>
              <w:numPr>
                <w:ilvl w:val="0"/>
                <w:numId w:val="29"/>
              </w:numPr>
              <w:rPr>
                <w:rFonts w:ascii="Arial" w:eastAsia="Times New Roman" w:hAnsi="Arial" w:cs="Arial"/>
                <w:bCs/>
              </w:rPr>
            </w:pPr>
            <w:r w:rsidRPr="00AF10E8">
              <w:rPr>
                <w:rFonts w:ascii="Arial" w:eastAsia="Times New Roman" w:hAnsi="Arial" w:cs="Arial"/>
                <w:bCs/>
              </w:rPr>
              <w:t>Inactive vaccinations may be given after thoroughly considering and balancing risk vs. benefit</w:t>
            </w:r>
          </w:p>
          <w:p w14:paraId="3FF3B642" w14:textId="0DDE55AD" w:rsidR="00B7654E" w:rsidRPr="00631231" w:rsidRDefault="00B7654E" w:rsidP="00B7654E">
            <w:pPr>
              <w:rPr>
                <w:rFonts w:ascii="Arial" w:eastAsia="Times New Roman" w:hAnsi="Arial" w:cs="Arial"/>
                <w:bCs/>
              </w:rPr>
            </w:pPr>
            <w:r w:rsidRPr="00AF10E8">
              <w:rPr>
                <w:rFonts w:ascii="Arial" w:eastAsia="Times New Roman" w:hAnsi="Arial" w:cs="Arial"/>
                <w:bCs/>
              </w:rPr>
              <w:t>Post-transplantation AA patients should follow standard post-transplantation guidelines for vaccine administration</w:t>
            </w:r>
          </w:p>
        </w:tc>
        <w:tc>
          <w:tcPr>
            <w:tcW w:w="7207" w:type="dxa"/>
            <w:tcBorders>
              <w:top w:val="single" w:sz="2" w:space="0" w:color="808080"/>
              <w:left w:val="single" w:sz="2" w:space="0" w:color="808080"/>
              <w:right w:val="single" w:sz="2" w:space="0" w:color="808080"/>
            </w:tcBorders>
          </w:tcPr>
          <w:p w14:paraId="2550348E" w14:textId="77777777" w:rsidR="00B7654E" w:rsidRDefault="00B7654E" w:rsidP="00B7654E">
            <w:pPr>
              <w:contextualSpacing/>
              <w:rPr>
                <w:rFonts w:ascii="Arial" w:eastAsia="Calibri" w:hAnsi="Arial" w:cs="Arial"/>
                <w:bCs/>
                <w:lang w:eastAsia="en-GB"/>
              </w:rPr>
            </w:pPr>
            <w:r>
              <w:rPr>
                <w:rFonts w:ascii="Arial" w:eastAsia="Calibri" w:hAnsi="Arial" w:cs="Arial"/>
                <w:bCs/>
                <w:lang w:eastAsia="en-GB"/>
              </w:rPr>
              <w:t>[anti3]</w:t>
            </w:r>
          </w:p>
          <w:p w14:paraId="10FCE06A" w14:textId="77777777" w:rsidR="00B7654E" w:rsidRDefault="00B7654E" w:rsidP="00B7654E">
            <w:pPr>
              <w:contextualSpacing/>
              <w:rPr>
                <w:rFonts w:ascii="Arial" w:eastAsia="Calibri" w:hAnsi="Arial" w:cs="Arial"/>
                <w:bCs/>
                <w:lang w:eastAsia="en-GB"/>
              </w:rPr>
            </w:pPr>
            <w:r>
              <w:rPr>
                <w:rFonts w:ascii="Arial" w:eastAsia="Times New Roman" w:hAnsi="Arial" w:cs="Arial"/>
                <w:bCs/>
                <w:noProof/>
              </w:rPr>
              <w:drawing>
                <wp:inline distT="0" distB="0" distL="0" distR="0" wp14:anchorId="1DD4FF68" wp14:editId="0F56EB23">
                  <wp:extent cx="2339162" cy="1314143"/>
                  <wp:effectExtent l="0" t="0" r="4445" b="635"/>
                  <wp:docPr id="397168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45929" cy="1317945"/>
                          </a:xfrm>
                          <a:prstGeom prst="rect">
                            <a:avLst/>
                          </a:prstGeom>
                          <a:noFill/>
                          <a:ln>
                            <a:noFill/>
                          </a:ln>
                        </pic:spPr>
                      </pic:pic>
                    </a:graphicData>
                  </a:graphic>
                </wp:inline>
              </w:drawing>
            </w:r>
          </w:p>
          <w:p w14:paraId="5039F828" w14:textId="77777777" w:rsidR="00B7654E" w:rsidRDefault="00B7654E" w:rsidP="00B7654E">
            <w:pPr>
              <w:contextualSpacing/>
              <w:rPr>
                <w:rFonts w:ascii="Arial" w:eastAsia="Calibri" w:hAnsi="Arial" w:cs="Arial"/>
                <w:bCs/>
                <w:lang w:eastAsia="en-GB"/>
              </w:rPr>
            </w:pPr>
            <w:r>
              <w:rPr>
                <w:rFonts w:ascii="Arial" w:eastAsia="Calibri" w:hAnsi="Arial" w:cs="Arial"/>
                <w:bCs/>
                <w:lang w:eastAsia="en-GB"/>
              </w:rPr>
              <w:t>[</w:t>
            </w:r>
            <w:r w:rsidRPr="00AE0CC6">
              <w:rPr>
                <w:rFonts w:ascii="Arial" w:eastAsia="Calibri" w:hAnsi="Arial" w:cs="Arial"/>
                <w:bCs/>
                <w:lang w:eastAsia="en-GB"/>
              </w:rPr>
              <w:t>irradiated_blood</w:t>
            </w:r>
            <w:r>
              <w:rPr>
                <w:rFonts w:ascii="Arial" w:eastAsia="Calibri" w:hAnsi="Arial" w:cs="Arial"/>
                <w:bCs/>
                <w:lang w:eastAsia="en-GB"/>
              </w:rPr>
              <w:t>]</w:t>
            </w:r>
          </w:p>
          <w:p w14:paraId="5AF1F278" w14:textId="77777777" w:rsidR="00B7654E" w:rsidRDefault="00B7654E" w:rsidP="00B7654E">
            <w:pPr>
              <w:contextualSpacing/>
              <w:rPr>
                <w:rFonts w:ascii="Arial" w:eastAsia="Calibri" w:hAnsi="Arial" w:cs="Arial"/>
                <w:bCs/>
                <w:lang w:eastAsia="en-GB"/>
              </w:rPr>
            </w:pPr>
            <w:r>
              <w:rPr>
                <w:rFonts w:ascii="Arial" w:eastAsia="Times New Roman" w:hAnsi="Arial" w:cs="Arial"/>
                <w:bCs/>
                <w:noProof/>
              </w:rPr>
              <w:drawing>
                <wp:inline distT="0" distB="0" distL="0" distR="0" wp14:anchorId="14875397" wp14:editId="26462C4D">
                  <wp:extent cx="1669101" cy="1967023"/>
                  <wp:effectExtent l="0" t="0" r="7620" b="0"/>
                  <wp:docPr id="248206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0094" t="11653" r="44464" b="14001"/>
                          <a:stretch/>
                        </pic:blipFill>
                        <pic:spPr bwMode="auto">
                          <a:xfrm>
                            <a:off x="0" y="0"/>
                            <a:ext cx="1670756" cy="1968974"/>
                          </a:xfrm>
                          <a:prstGeom prst="rect">
                            <a:avLst/>
                          </a:prstGeom>
                          <a:noFill/>
                          <a:ln>
                            <a:noFill/>
                          </a:ln>
                          <a:extLst>
                            <a:ext uri="{53640926-AAD7-44D8-BBD7-CCE9431645EC}">
                              <a14:shadowObscured xmlns:a14="http://schemas.microsoft.com/office/drawing/2010/main"/>
                            </a:ext>
                          </a:extLst>
                        </pic:spPr>
                      </pic:pic>
                    </a:graphicData>
                  </a:graphic>
                </wp:inline>
              </w:drawing>
            </w:r>
          </w:p>
          <w:p w14:paraId="5AA62226" w14:textId="77777777" w:rsidR="00B7654E" w:rsidRDefault="00B7654E" w:rsidP="00B7654E">
            <w:pPr>
              <w:contextualSpacing/>
              <w:rPr>
                <w:rFonts w:ascii="Arial" w:eastAsia="Calibri" w:hAnsi="Arial" w:cs="Arial"/>
                <w:bCs/>
                <w:lang w:eastAsia="en-GB"/>
              </w:rPr>
            </w:pPr>
            <w:r>
              <w:rPr>
                <w:rFonts w:ascii="Arial" w:eastAsia="Calibri" w:hAnsi="Arial" w:cs="Arial"/>
                <w:bCs/>
                <w:lang w:eastAsia="en-GB"/>
              </w:rPr>
              <w:t>[vaccination]</w:t>
            </w:r>
          </w:p>
          <w:p w14:paraId="03A3E9AE" w14:textId="40E5426D" w:rsidR="00B675DA" w:rsidRPr="006C7FFB" w:rsidRDefault="00B675DA" w:rsidP="00B7654E">
            <w:pPr>
              <w:contextualSpacing/>
              <w:rPr>
                <w:rFonts w:ascii="Arial" w:eastAsia="Calibri" w:hAnsi="Arial" w:cs="Arial"/>
                <w:bCs/>
                <w:lang w:eastAsia="en-GB"/>
              </w:rPr>
            </w:pPr>
            <w:r>
              <w:rPr>
                <w:noProof/>
              </w:rPr>
              <w:lastRenderedPageBreak/>
              <w:drawing>
                <wp:inline distT="0" distB="0" distL="0" distR="0" wp14:anchorId="3B9D9845" wp14:editId="0C5B512F">
                  <wp:extent cx="1999187" cy="1999187"/>
                  <wp:effectExtent l="0" t="0" r="0" b="1270"/>
                  <wp:docPr id="1665203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01807" cy="2001807"/>
                          </a:xfrm>
                          <a:prstGeom prst="rect">
                            <a:avLst/>
                          </a:prstGeom>
                          <a:noFill/>
                          <a:ln>
                            <a:noFill/>
                          </a:ln>
                        </pic:spPr>
                      </pic:pic>
                    </a:graphicData>
                  </a:graphic>
                </wp:inline>
              </w:drawing>
            </w:r>
          </w:p>
        </w:tc>
      </w:tr>
      <w:tr w:rsidR="00D55AB8" w:rsidRPr="006C7FFB" w14:paraId="4784C432" w14:textId="77777777" w:rsidTr="00123076">
        <w:trPr>
          <w:trHeight w:val="88"/>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D9D9D9"/>
          </w:tcPr>
          <w:p w14:paraId="7196F6BE" w14:textId="77777777" w:rsidR="00D55AB8" w:rsidRPr="006C7FFB" w:rsidRDefault="00D55AB8" w:rsidP="00123076">
            <w:pPr>
              <w:contextualSpacing/>
              <w:rPr>
                <w:rFonts w:ascii="Arial" w:eastAsia="Calibri" w:hAnsi="Arial" w:cs="Arial"/>
                <w:b/>
                <w:lang w:eastAsia="en-GB"/>
              </w:rPr>
            </w:pPr>
            <w:r w:rsidRPr="006C7FFB">
              <w:rPr>
                <w:rFonts w:ascii="Arial" w:eastAsia="Calibri" w:hAnsi="Arial" w:cs="Arial"/>
                <w:b/>
                <w:lang w:eastAsia="en-GB"/>
              </w:rPr>
              <w:lastRenderedPageBreak/>
              <w:t>Visual details</w:t>
            </w:r>
          </w:p>
        </w:tc>
      </w:tr>
      <w:tr w:rsidR="00D55AB8" w:rsidRPr="006C7FFB" w14:paraId="5C732B0E" w14:textId="77777777" w:rsidTr="00123076">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5EEB1F6A" w14:textId="77777777" w:rsidR="008A0881" w:rsidRDefault="008A0881" w:rsidP="00123076">
            <w:pPr>
              <w:contextualSpacing/>
              <w:rPr>
                <w:rFonts w:ascii="Arial" w:eastAsia="Times New Roman" w:hAnsi="Arial" w:cs="Arial"/>
                <w:bCs/>
              </w:rPr>
            </w:pPr>
            <w:r>
              <w:rPr>
                <w:rFonts w:ascii="Arial" w:eastAsia="Times New Roman" w:hAnsi="Arial" w:cs="Arial"/>
                <w:bCs/>
              </w:rPr>
              <w:t>{title} headline 3</w:t>
            </w:r>
          </w:p>
          <w:p w14:paraId="5F11772E" w14:textId="1F82DCC9" w:rsidR="008A0881" w:rsidRDefault="008A0881" w:rsidP="00123076">
            <w:pPr>
              <w:contextualSpacing/>
              <w:rPr>
                <w:rFonts w:ascii="Arial" w:eastAsia="Times New Roman" w:hAnsi="Arial" w:cs="Arial"/>
                <w:bCs/>
              </w:rPr>
            </w:pPr>
            <w:r>
              <w:rPr>
                <w:rFonts w:ascii="Arial" w:eastAsia="Times New Roman" w:hAnsi="Arial" w:cs="Arial"/>
                <w:bCs/>
              </w:rPr>
              <w:t>{text} paragraph</w:t>
            </w:r>
          </w:p>
          <w:p w14:paraId="7911EEE4" w14:textId="724512B2" w:rsidR="00D55AB8" w:rsidRDefault="00FA437A" w:rsidP="00123076">
            <w:pPr>
              <w:contextualSpacing/>
              <w:rPr>
                <w:rFonts w:ascii="Arial" w:eastAsia="Times New Roman" w:hAnsi="Arial" w:cs="Arial"/>
                <w:bCs/>
              </w:rPr>
            </w:pPr>
            <w:r>
              <w:rPr>
                <w:rFonts w:ascii="Arial" w:eastAsia="Times New Roman" w:hAnsi="Arial" w:cs="Arial"/>
                <w:bCs/>
              </w:rPr>
              <w:t>{Element 1} add paragraph</w:t>
            </w:r>
            <w:r w:rsidR="009860D6">
              <w:rPr>
                <w:rFonts w:ascii="Arial" w:eastAsia="Times New Roman" w:hAnsi="Arial" w:cs="Arial"/>
                <w:bCs/>
              </w:rPr>
              <w:t xml:space="preserve"> </w:t>
            </w:r>
            <w:r w:rsidR="00E865CA">
              <w:rPr>
                <w:rFonts w:ascii="Arial" w:eastAsia="Times New Roman" w:hAnsi="Arial" w:cs="Arial"/>
                <w:bCs/>
              </w:rPr>
              <w:t>center</w:t>
            </w:r>
            <w:r w:rsidR="009860D6">
              <w:rPr>
                <w:rFonts w:ascii="Arial" w:eastAsia="Times New Roman" w:hAnsi="Arial" w:cs="Arial"/>
                <w:bCs/>
              </w:rPr>
              <w:t xml:space="preserve"> aligned.</w:t>
            </w:r>
            <w:r w:rsidR="00B636EB">
              <w:rPr>
                <w:rFonts w:ascii="Arial" w:eastAsia="Times New Roman" w:hAnsi="Arial" w:cs="Arial"/>
                <w:bCs/>
              </w:rPr>
              <w:t xml:space="preserve"> add {medium} with [anti3] underneath</w:t>
            </w:r>
          </w:p>
          <w:p w14:paraId="345CE0FF" w14:textId="759B7E0E" w:rsidR="00B636EB" w:rsidRDefault="00B636EB" w:rsidP="00123076">
            <w:pPr>
              <w:contextualSpacing/>
              <w:rPr>
                <w:rFonts w:ascii="Arial" w:eastAsia="Times New Roman" w:hAnsi="Arial" w:cs="Arial"/>
                <w:bCs/>
              </w:rPr>
            </w:pPr>
            <w:r>
              <w:rPr>
                <w:rFonts w:ascii="Arial" w:eastAsia="Times New Roman" w:hAnsi="Arial" w:cs="Arial"/>
                <w:bCs/>
              </w:rPr>
              <w:t xml:space="preserve">{Element </w:t>
            </w:r>
            <w:r w:rsidR="004A2B2D">
              <w:rPr>
                <w:rFonts w:ascii="Arial" w:eastAsia="Times New Roman" w:hAnsi="Arial" w:cs="Arial"/>
                <w:bCs/>
              </w:rPr>
              <w:t>2} add</w:t>
            </w:r>
            <w:r w:rsidR="004524E3">
              <w:rPr>
                <w:rFonts w:ascii="Arial" w:eastAsia="Times New Roman" w:hAnsi="Arial" w:cs="Arial"/>
                <w:bCs/>
              </w:rPr>
              <w:t xml:space="preserve"> box, variant 6 down with picture option. Select </w:t>
            </w:r>
            <w:r w:rsidR="0024476B">
              <w:rPr>
                <w:rFonts w:ascii="Arial" w:eastAsia="Times New Roman" w:hAnsi="Arial" w:cs="Arial"/>
                <w:bCs/>
              </w:rPr>
              <w:t xml:space="preserve">[irradiated blood] as medium. </w:t>
            </w:r>
            <w:r w:rsidR="00C34D3E">
              <w:rPr>
                <w:rFonts w:ascii="Arial" w:eastAsia="Times New Roman" w:hAnsi="Arial" w:cs="Arial"/>
                <w:bCs/>
              </w:rPr>
              <w:t>Aligned left, 2:10. Add {title} as head</w:t>
            </w:r>
            <w:r w:rsidR="00E328DB">
              <w:rPr>
                <w:rFonts w:ascii="Arial" w:eastAsia="Times New Roman" w:hAnsi="Arial" w:cs="Arial"/>
                <w:bCs/>
              </w:rPr>
              <w:t>line 3</w:t>
            </w:r>
            <w:r w:rsidR="004A2B2D">
              <w:rPr>
                <w:rFonts w:ascii="Arial" w:eastAsia="Times New Roman" w:hAnsi="Arial" w:cs="Arial"/>
                <w:bCs/>
              </w:rPr>
              <w:t>. {text} as unordered list.</w:t>
            </w:r>
            <w:r w:rsidR="00A46333">
              <w:rPr>
                <w:rFonts w:ascii="Arial" w:eastAsia="Times New Roman" w:hAnsi="Arial" w:cs="Arial"/>
                <w:bCs/>
              </w:rPr>
              <w:t xml:space="preserve"> Left</w:t>
            </w:r>
            <w:r w:rsidR="009860D6">
              <w:rPr>
                <w:rFonts w:ascii="Arial" w:eastAsia="Times New Roman" w:hAnsi="Arial" w:cs="Arial"/>
                <w:bCs/>
              </w:rPr>
              <w:t xml:space="preserve"> aligned</w:t>
            </w:r>
          </w:p>
          <w:p w14:paraId="4B677EAA" w14:textId="62EF0BF9" w:rsidR="004A2B2D" w:rsidRPr="006C7FFB" w:rsidRDefault="004A2B2D" w:rsidP="00123076">
            <w:pPr>
              <w:contextualSpacing/>
              <w:rPr>
                <w:rFonts w:ascii="Arial" w:eastAsia="Times New Roman" w:hAnsi="Arial" w:cs="Arial"/>
                <w:bCs/>
              </w:rPr>
            </w:pPr>
            <w:r>
              <w:rPr>
                <w:rFonts w:ascii="Arial" w:eastAsia="Times New Roman" w:hAnsi="Arial" w:cs="Arial"/>
                <w:bCs/>
              </w:rPr>
              <w:t xml:space="preserve">{Element 3} </w:t>
            </w:r>
            <w:r w:rsidR="00D1608D">
              <w:rPr>
                <w:rFonts w:ascii="Arial" w:eastAsia="Times New Roman" w:hAnsi="Arial" w:cs="Arial"/>
                <w:bCs/>
              </w:rPr>
              <w:t>{title} as headline 4, {text} unordered list</w:t>
            </w:r>
            <w:r w:rsidR="00A46333">
              <w:rPr>
                <w:rFonts w:ascii="Arial" w:eastAsia="Times New Roman" w:hAnsi="Arial" w:cs="Arial"/>
                <w:bCs/>
              </w:rPr>
              <w:t xml:space="preserve"> left aligned</w:t>
            </w:r>
            <w:r w:rsidR="00D1608D">
              <w:rPr>
                <w:rFonts w:ascii="Arial" w:eastAsia="Times New Roman" w:hAnsi="Arial" w:cs="Arial"/>
                <w:bCs/>
              </w:rPr>
              <w:t>. Insert {medium} to the right with [vaccination].</w:t>
            </w:r>
            <w:r w:rsidR="00A46333">
              <w:rPr>
                <w:rFonts w:ascii="Arial" w:eastAsia="Times New Roman" w:hAnsi="Arial" w:cs="Arial"/>
                <w:bCs/>
              </w:rPr>
              <w:t xml:space="preserve"> </w:t>
            </w:r>
          </w:p>
        </w:tc>
      </w:tr>
      <w:tr w:rsidR="00D55AB8" w:rsidRPr="006C7FFB" w14:paraId="5A56FB87" w14:textId="77777777" w:rsidTr="00123076">
        <w:trPr>
          <w:trHeight w:val="41"/>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4947961F" w14:textId="77777777" w:rsidR="00D55AB8" w:rsidRPr="006C7FFB" w:rsidRDefault="00D55AB8" w:rsidP="00123076">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D55AB8" w:rsidRPr="006C7FFB" w14:paraId="499CC895" w14:textId="77777777" w:rsidTr="00123076">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5CC2A46A" w14:textId="6CC86EA4" w:rsidR="00D55AB8" w:rsidRDefault="00CE2311" w:rsidP="00123076">
            <w:pPr>
              <w:contextualSpacing/>
              <w:rPr>
                <w:rFonts w:ascii="Arial" w:eastAsia="Calibri" w:hAnsi="Arial" w:cs="Arial"/>
                <w:bCs/>
                <w:lang w:eastAsia="en-GB"/>
              </w:rPr>
            </w:pPr>
            <w:r>
              <w:rPr>
                <w:rFonts w:ascii="Arial" w:eastAsia="Calibri" w:hAnsi="Arial" w:cs="Arial"/>
                <w:bCs/>
                <w:lang w:eastAsia="en-GB"/>
              </w:rPr>
              <w:t xml:space="preserve">{elements 1-3} carousel. </w:t>
            </w:r>
            <w:r w:rsidR="00E865CA">
              <w:rPr>
                <w:rFonts w:ascii="Arial" w:eastAsia="Calibri" w:hAnsi="Arial" w:cs="Arial"/>
                <w:bCs/>
                <w:lang w:eastAsia="en-GB"/>
              </w:rPr>
              <w:t>Display</w:t>
            </w:r>
            <w:r w:rsidR="00D965B6">
              <w:rPr>
                <w:rFonts w:ascii="Arial" w:eastAsia="Calibri" w:hAnsi="Arial" w:cs="Arial"/>
                <w:bCs/>
                <w:lang w:eastAsia="en-GB"/>
              </w:rPr>
              <w:t xml:space="preserve"> settings – animation: fade.</w:t>
            </w:r>
          </w:p>
          <w:p w14:paraId="30E82B01" w14:textId="77777777" w:rsidR="00D965B6" w:rsidRDefault="00D965B6" w:rsidP="00123076">
            <w:pPr>
              <w:contextualSpacing/>
              <w:rPr>
                <w:rFonts w:ascii="Arial" w:eastAsia="Calibri" w:hAnsi="Arial" w:cs="Arial"/>
                <w:bCs/>
                <w:lang w:eastAsia="en-GB"/>
              </w:rPr>
            </w:pPr>
            <w:r>
              <w:rPr>
                <w:rFonts w:ascii="Arial" w:eastAsia="Calibri" w:hAnsi="Arial" w:cs="Arial"/>
                <w:bCs/>
                <w:lang w:eastAsia="en-GB"/>
              </w:rPr>
              <w:t xml:space="preserve">Add references button in bottom left </w:t>
            </w:r>
          </w:p>
          <w:p w14:paraId="55FC42D5" w14:textId="4C8BC770" w:rsidR="00E60041" w:rsidRPr="006C7FFB" w:rsidRDefault="00E60041" w:rsidP="00123076">
            <w:pPr>
              <w:contextualSpacing/>
              <w:rPr>
                <w:rFonts w:ascii="Arial" w:eastAsia="Calibri" w:hAnsi="Arial" w:cs="Arial"/>
                <w:bCs/>
                <w:lang w:eastAsia="en-GB"/>
              </w:rPr>
            </w:pPr>
            <w:r>
              <w:rPr>
                <w:rFonts w:ascii="Arial" w:eastAsia="Calibri" w:hAnsi="Arial" w:cs="Arial"/>
                <w:bCs/>
                <w:lang w:eastAsia="en-GB"/>
              </w:rPr>
              <w:t xml:space="preserve">Add glossary entry </w:t>
            </w:r>
            <w:r w:rsidRPr="0098735E">
              <w:rPr>
                <w:rFonts w:ascii="Arial" w:eastAsia="Calibri" w:hAnsi="Arial" w:cs="Arial"/>
                <w:bCs/>
                <w:highlight w:val="yellow"/>
                <w:lang w:eastAsia="en-GB"/>
              </w:rPr>
              <w:t>ATG, HSCT</w:t>
            </w:r>
          </w:p>
        </w:tc>
      </w:tr>
      <w:tr w:rsidR="00D55AB8" w:rsidRPr="006C7FFB" w14:paraId="763CBC2C" w14:textId="77777777" w:rsidTr="00123076">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1EC7E8DA" w14:textId="77777777" w:rsidR="00D55AB8" w:rsidRPr="006C7FFB" w:rsidRDefault="00D55AB8" w:rsidP="00123076">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D55AB8" w:rsidRPr="006C7FFB" w14:paraId="49C51C9E" w14:textId="77777777" w:rsidTr="00123076">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auto"/>
          </w:tcPr>
          <w:p w14:paraId="130BE10B" w14:textId="6E820FA2" w:rsidR="00D55AB8" w:rsidRPr="006C7FFB" w:rsidRDefault="00D965B6" w:rsidP="00123076">
            <w:pPr>
              <w:contextualSpacing/>
              <w:rPr>
                <w:rFonts w:ascii="Arial" w:eastAsia="Calibri" w:hAnsi="Arial" w:cs="Arial"/>
                <w:bCs/>
                <w:lang w:eastAsia="en-GB"/>
              </w:rPr>
            </w:pPr>
            <w:hyperlink r:id="rId66" w:history="1">
              <w:r w:rsidRPr="005E42FA">
                <w:rPr>
                  <w:rStyle w:val="Hyperlink"/>
                  <w:rFonts w:ascii="Arial" w:eastAsia="Calibri" w:hAnsi="Arial" w:cs="Arial"/>
                  <w:bCs/>
                  <w:lang w:val="de-CH" w:eastAsia="en-GB"/>
                </w:rPr>
                <w:t>Kulasekararaj A, et al</w:t>
              </w:r>
              <w:r w:rsidRPr="005E42FA">
                <w:rPr>
                  <w:rStyle w:val="Hyperlink"/>
                  <w:rFonts w:ascii="Arial" w:eastAsia="Calibri" w:hAnsi="Arial" w:cs="Arial"/>
                  <w:bCs/>
                  <w:i/>
                  <w:iCs/>
                  <w:lang w:val="de-CH" w:eastAsia="en-GB"/>
                </w:rPr>
                <w:t xml:space="preserve">. Br J Haematol  </w:t>
              </w:r>
              <w:r w:rsidRPr="005E42FA">
                <w:rPr>
                  <w:rStyle w:val="Hyperlink"/>
                  <w:rFonts w:ascii="Arial" w:eastAsia="Calibri" w:hAnsi="Arial" w:cs="Arial"/>
                  <w:bCs/>
                  <w:lang w:val="de-CH" w:eastAsia="en-GB"/>
                </w:rPr>
                <w:t>2024;204(3):784–804.</w:t>
              </w:r>
            </w:hyperlink>
          </w:p>
        </w:tc>
      </w:tr>
      <w:tr w:rsidR="00D55AB8" w:rsidRPr="006C7FFB" w14:paraId="36FF71EA" w14:textId="77777777" w:rsidTr="00123076">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29E7A707" w14:textId="77777777" w:rsidR="00D55AB8" w:rsidRPr="006C7FFB" w:rsidRDefault="00D55AB8" w:rsidP="00123076">
            <w:pPr>
              <w:contextualSpacing/>
              <w:rPr>
                <w:rFonts w:ascii="Arial" w:eastAsia="Calibri" w:hAnsi="Arial" w:cs="Arial"/>
                <w:b/>
                <w:lang w:eastAsia="en-GB"/>
              </w:rPr>
            </w:pPr>
            <w:r w:rsidRPr="006C7FFB">
              <w:rPr>
                <w:rFonts w:ascii="Arial" w:eastAsia="Calibri" w:hAnsi="Arial" w:cs="Arial"/>
                <w:b/>
                <w:lang w:eastAsia="en-GB"/>
              </w:rPr>
              <w:t>Notes/Settings</w:t>
            </w:r>
          </w:p>
        </w:tc>
      </w:tr>
      <w:tr w:rsidR="00D55AB8" w:rsidRPr="006C7FFB" w14:paraId="15520D5B" w14:textId="77777777" w:rsidTr="00123076">
        <w:trPr>
          <w:trHeight w:val="150"/>
        </w:trPr>
        <w:tc>
          <w:tcPr>
            <w:tcW w:w="14008" w:type="dxa"/>
            <w:gridSpan w:val="2"/>
            <w:tcBorders>
              <w:top w:val="single" w:sz="2" w:space="0" w:color="808080"/>
              <w:left w:val="single" w:sz="2" w:space="0" w:color="808080"/>
              <w:bottom w:val="single" w:sz="2" w:space="0" w:color="808080"/>
              <w:right w:val="single" w:sz="2" w:space="0" w:color="808080"/>
            </w:tcBorders>
          </w:tcPr>
          <w:p w14:paraId="00C1E498" w14:textId="77777777" w:rsidR="00D55AB8" w:rsidRPr="006C7FFB" w:rsidRDefault="00D55AB8" w:rsidP="00123076">
            <w:pPr>
              <w:spacing w:after="0" w:line="240" w:lineRule="auto"/>
              <w:rPr>
                <w:rFonts w:ascii="Arial" w:hAnsi="Arial" w:cs="Arial"/>
              </w:rPr>
            </w:pPr>
            <w:r w:rsidRPr="006C7FFB">
              <w:rPr>
                <w:rFonts w:ascii="Arial" w:hAnsi="Arial" w:cs="Arial"/>
              </w:rPr>
              <w:t>Do not show learning objective or chapter number.</w:t>
            </w:r>
          </w:p>
          <w:p w14:paraId="33520D49" w14:textId="77777777" w:rsidR="00BD5EBA" w:rsidRDefault="00BD5EBA" w:rsidP="00BD5EBA">
            <w:pPr>
              <w:contextualSpacing/>
              <w:rPr>
                <w:rFonts w:ascii="Arial" w:eastAsia="Calibri" w:hAnsi="Arial" w:cs="Arial"/>
                <w:bCs/>
                <w:lang w:eastAsia="en-GB"/>
              </w:rPr>
            </w:pPr>
            <w:r>
              <w:rPr>
                <w:rFonts w:ascii="Arial" w:eastAsia="Calibri" w:hAnsi="Arial" w:cs="Arial"/>
                <w:bCs/>
                <w:lang w:eastAsia="en-GB"/>
              </w:rPr>
              <w:t>Note superscript 9 for blood counts</w:t>
            </w:r>
          </w:p>
          <w:p w14:paraId="296B52BE" w14:textId="6DD48993" w:rsidR="00D55AB8" w:rsidRPr="006C7FFB" w:rsidRDefault="00BD5EBA" w:rsidP="00BD5EBA">
            <w:pPr>
              <w:spacing w:after="0" w:line="240" w:lineRule="auto"/>
              <w:contextualSpacing/>
              <w:rPr>
                <w:rFonts w:ascii="Arial" w:eastAsia="Calibri" w:hAnsi="Arial" w:cs="Arial"/>
                <w:bCs/>
                <w:lang w:eastAsia="en-GB"/>
              </w:rPr>
            </w:pPr>
            <w:r>
              <w:rPr>
                <w:rFonts w:ascii="Arial" w:eastAsia="Calibri" w:hAnsi="Arial" w:cs="Arial"/>
                <w:bCs/>
                <w:lang w:eastAsia="en-GB"/>
              </w:rPr>
              <w:t>Note bold words</w:t>
            </w:r>
          </w:p>
        </w:tc>
      </w:tr>
    </w:tbl>
    <w:p w14:paraId="34CFBB6A" w14:textId="1C93F3BE" w:rsidR="00F43AEF" w:rsidRDefault="00F43AEF"/>
    <w:p w14:paraId="07A33E26" w14:textId="68E7BBDA" w:rsidR="00D55AB8" w:rsidRDefault="00F43AEF" w:rsidP="004D3321">
      <w:pPr>
        <w:spacing w:line="278" w:lineRule="auto"/>
      </w:pPr>
      <w:r>
        <w:br w:type="page"/>
      </w:r>
    </w:p>
    <w:tbl>
      <w:tblPr>
        <w:tblW w:w="14008" w:type="dxa"/>
        <w:tblLook w:val="01E0" w:firstRow="1" w:lastRow="1" w:firstColumn="1" w:lastColumn="1" w:noHBand="0" w:noVBand="0"/>
      </w:tblPr>
      <w:tblGrid>
        <w:gridCol w:w="6801"/>
        <w:gridCol w:w="7207"/>
      </w:tblGrid>
      <w:tr w:rsidR="00412649" w:rsidRPr="006C7FFB" w14:paraId="4D915FF2" w14:textId="77777777" w:rsidTr="4C57DA18">
        <w:trPr>
          <w:trHeight w:val="92"/>
        </w:trPr>
        <w:tc>
          <w:tcPr>
            <w:tcW w:w="680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5E04A3A" w14:textId="1C9EC859" w:rsidR="00412649" w:rsidRPr="006C7FFB" w:rsidRDefault="00412649" w:rsidP="00412649">
            <w:pPr>
              <w:contextualSpacing/>
              <w:rPr>
                <w:rFonts w:ascii="Arial" w:eastAsia="Calibri" w:hAnsi="Arial" w:cs="Arial"/>
                <w:b/>
                <w:bCs/>
                <w:lang w:eastAsia="en-GB"/>
              </w:rPr>
            </w:pPr>
            <w:r w:rsidRPr="006C7FFB">
              <w:rPr>
                <w:rFonts w:ascii="Arial" w:eastAsia="Calibri" w:hAnsi="Arial" w:cs="Arial"/>
                <w:b/>
                <w:bCs/>
                <w:lang w:eastAsia="en-GB"/>
              </w:rPr>
              <w:lastRenderedPageBreak/>
              <w:t xml:space="preserve">Chapter: </w:t>
            </w:r>
            <w:r>
              <w:rPr>
                <w:rFonts w:ascii="Arial" w:eastAsia="Calibri" w:hAnsi="Arial" w:cs="Arial"/>
                <w:b/>
                <w:bCs/>
                <w:lang w:eastAsia="en-GB"/>
              </w:rPr>
              <w:t>Summary</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88C687D" w14:textId="3E18C38A" w:rsidR="00412649" w:rsidRPr="006C7FFB" w:rsidRDefault="00412649" w:rsidP="00412649">
            <w:pPr>
              <w:contextualSpacing/>
              <w:rPr>
                <w:rFonts w:ascii="Arial" w:eastAsia="Calibri" w:hAnsi="Arial" w:cs="Arial"/>
                <w:b/>
                <w:bCs/>
                <w:lang w:eastAsia="en-GB"/>
              </w:rPr>
            </w:pPr>
            <w:r w:rsidRPr="006C7FFB">
              <w:rPr>
                <w:rFonts w:ascii="Arial" w:eastAsia="Calibri" w:hAnsi="Arial" w:cs="Arial"/>
                <w:b/>
                <w:bCs/>
                <w:lang w:eastAsia="en-GB"/>
              </w:rPr>
              <w:t xml:space="preserve">Sub-chapter: </w:t>
            </w:r>
            <w:bookmarkStart w:id="60" w:name="Summary"/>
            <w:r>
              <w:rPr>
                <w:rFonts w:ascii="Arial" w:eastAsia="Calibri" w:hAnsi="Arial" w:cs="Arial"/>
                <w:b/>
                <w:bCs/>
                <w:lang w:eastAsia="en-GB"/>
              </w:rPr>
              <w:t>Summary</w:t>
            </w:r>
            <w:bookmarkEnd w:id="60"/>
          </w:p>
        </w:tc>
      </w:tr>
      <w:tr w:rsidR="00412649" w:rsidRPr="006C7FFB" w14:paraId="3D595526" w14:textId="77777777" w:rsidTr="4C57DA18">
        <w:trPr>
          <w:trHeight w:val="88"/>
        </w:trPr>
        <w:tc>
          <w:tcPr>
            <w:tcW w:w="6801"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D1AAD44" w14:textId="7795BF55" w:rsidR="00412649" w:rsidRPr="006C7FFB" w:rsidRDefault="00412649" w:rsidP="00412649">
            <w:pPr>
              <w:contextualSpacing/>
              <w:rPr>
                <w:rFonts w:ascii="Arial" w:eastAsia="Calibri" w:hAnsi="Arial" w:cs="Arial"/>
                <w:b/>
                <w:lang w:eastAsia="en-GB"/>
              </w:rPr>
            </w:pPr>
            <w:r w:rsidRPr="006C7FFB">
              <w:rPr>
                <w:rFonts w:ascii="Arial" w:eastAsia="Calibri" w:hAnsi="Arial" w:cs="Arial"/>
                <w:b/>
                <w:lang w:eastAsia="en-GB"/>
              </w:rPr>
              <w:t>Text</w:t>
            </w:r>
          </w:p>
        </w:tc>
        <w:tc>
          <w:tcPr>
            <w:tcW w:w="720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375E830" w14:textId="373BEC54" w:rsidR="00412649" w:rsidRPr="006C7FFB" w:rsidRDefault="00412649" w:rsidP="00412649">
            <w:pPr>
              <w:contextualSpacing/>
              <w:rPr>
                <w:rFonts w:ascii="Arial" w:eastAsia="Calibri" w:hAnsi="Arial" w:cs="Arial"/>
                <w:b/>
                <w:bCs/>
                <w:lang w:eastAsia="en-GB"/>
              </w:rPr>
            </w:pPr>
            <w:r w:rsidRPr="006C7FFB">
              <w:rPr>
                <w:rFonts w:ascii="Arial" w:eastAsia="Calibri" w:hAnsi="Arial" w:cs="Arial"/>
                <w:b/>
                <w:bCs/>
                <w:lang w:eastAsia="en-GB"/>
              </w:rPr>
              <w:t>Graphic/Animation/</w:t>
            </w:r>
            <w:commentRangeStart w:id="61"/>
            <w:commentRangeStart w:id="62"/>
            <w:r w:rsidRPr="006C7FFB">
              <w:rPr>
                <w:rFonts w:ascii="Arial" w:eastAsia="Calibri" w:hAnsi="Arial" w:cs="Arial"/>
                <w:b/>
                <w:bCs/>
                <w:lang w:eastAsia="en-GB"/>
              </w:rPr>
              <w:t>Video</w:t>
            </w:r>
            <w:commentRangeEnd w:id="61"/>
            <w:r>
              <w:rPr>
                <w:rStyle w:val="CommentReference"/>
              </w:rPr>
              <w:commentReference w:id="61"/>
            </w:r>
            <w:commentRangeEnd w:id="62"/>
            <w:r>
              <w:rPr>
                <w:rStyle w:val="CommentReference"/>
              </w:rPr>
              <w:commentReference w:id="62"/>
            </w:r>
          </w:p>
        </w:tc>
      </w:tr>
      <w:tr w:rsidR="00412649" w:rsidRPr="006C7FFB" w14:paraId="1BF4290F" w14:textId="77777777" w:rsidTr="4C57DA18">
        <w:trPr>
          <w:trHeight w:val="875"/>
        </w:trPr>
        <w:tc>
          <w:tcPr>
            <w:tcW w:w="6801"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1F4F945" w14:textId="77777777" w:rsidR="00412649" w:rsidRDefault="00412649" w:rsidP="00412649">
            <w:pPr>
              <w:rPr>
                <w:rFonts w:ascii="Arial" w:eastAsia="Times New Roman" w:hAnsi="Arial" w:cs="Arial"/>
                <w:bCs/>
              </w:rPr>
            </w:pPr>
            <w:r>
              <w:rPr>
                <w:rFonts w:ascii="Arial" w:eastAsia="Times New Roman" w:hAnsi="Arial" w:cs="Arial"/>
                <w:bCs/>
              </w:rPr>
              <w:t>{Title} Summary</w:t>
            </w:r>
          </w:p>
          <w:p w14:paraId="7E0B94F8" w14:textId="77777777" w:rsidR="00412649" w:rsidRPr="0060796E" w:rsidRDefault="00412649" w:rsidP="00412649">
            <w:pPr>
              <w:rPr>
                <w:rFonts w:ascii="Arial" w:eastAsia="Times New Roman" w:hAnsi="Arial" w:cs="Arial"/>
                <w:bCs/>
                <w:lang w:val="en-GB"/>
              </w:rPr>
            </w:pPr>
            <w:r w:rsidRPr="0060796E">
              <w:rPr>
                <w:rFonts w:ascii="Arial" w:eastAsia="Times New Roman" w:hAnsi="Arial" w:cs="Arial"/>
                <w:bCs/>
              </w:rPr>
              <w:t>{text}</w:t>
            </w:r>
          </w:p>
          <w:p w14:paraId="1D5EE42F" w14:textId="77777777" w:rsidR="00412649" w:rsidRPr="00367091" w:rsidRDefault="00412649" w:rsidP="00412649">
            <w:pPr>
              <w:numPr>
                <w:ilvl w:val="0"/>
                <w:numId w:val="30"/>
              </w:numPr>
              <w:rPr>
                <w:rFonts w:ascii="Arial" w:eastAsia="Times New Roman" w:hAnsi="Arial" w:cs="Arial"/>
                <w:bCs/>
              </w:rPr>
            </w:pPr>
            <w:r w:rsidRPr="00132975">
              <w:rPr>
                <w:rFonts w:ascii="Arial" w:eastAsia="Times New Roman" w:hAnsi="Arial" w:cs="Arial"/>
                <w:bCs/>
                <w:lang w:val="en-GB"/>
              </w:rPr>
              <w:t>Aplastic anemia is a rare BMF disorder with diverse mechanisms</w:t>
            </w:r>
            <w:r>
              <w:rPr>
                <w:rFonts w:ascii="Arial" w:eastAsia="Times New Roman" w:hAnsi="Arial" w:cs="Arial"/>
                <w:bCs/>
                <w:lang w:val="en-GB"/>
              </w:rPr>
              <w:t xml:space="preserve"> and </w:t>
            </w:r>
            <w:r w:rsidRPr="00132975">
              <w:rPr>
                <w:rFonts w:ascii="Arial" w:eastAsia="Times New Roman" w:hAnsi="Arial" w:cs="Arial"/>
                <w:bCs/>
                <w:lang w:val="en-GB"/>
              </w:rPr>
              <w:t xml:space="preserve">overlapping features, </w:t>
            </w:r>
            <w:r>
              <w:rPr>
                <w:rFonts w:ascii="Arial" w:eastAsia="Times New Roman" w:hAnsi="Arial" w:cs="Arial"/>
                <w:bCs/>
                <w:lang w:val="en-GB"/>
              </w:rPr>
              <w:t xml:space="preserve">requiring </w:t>
            </w:r>
            <w:r w:rsidRPr="00132975">
              <w:rPr>
                <w:rFonts w:ascii="Arial" w:eastAsia="Times New Roman" w:hAnsi="Arial" w:cs="Arial"/>
                <w:bCs/>
                <w:lang w:val="en-GB"/>
              </w:rPr>
              <w:t>nuanced diagnosis and treatment</w:t>
            </w:r>
          </w:p>
          <w:p w14:paraId="5C649CBD" w14:textId="77777777" w:rsidR="00412649" w:rsidRPr="0060796E" w:rsidRDefault="00412649" w:rsidP="00412649">
            <w:pPr>
              <w:numPr>
                <w:ilvl w:val="0"/>
                <w:numId w:val="30"/>
              </w:numPr>
              <w:rPr>
                <w:rFonts w:ascii="Arial" w:eastAsia="Times New Roman" w:hAnsi="Arial" w:cs="Arial"/>
              </w:rPr>
            </w:pPr>
            <w:r w:rsidRPr="4C57DA18">
              <w:rPr>
                <w:rFonts w:ascii="Arial" w:eastAsia="Times New Roman" w:hAnsi="Arial" w:cs="Arial"/>
                <w:lang w:val="en-GB"/>
              </w:rPr>
              <w:t>Whilst there is a biphasic peak, it is increasingly common in the elderly</w:t>
            </w:r>
            <w:r>
              <w:rPr>
                <w:rFonts w:ascii="Arial" w:eastAsia="Times New Roman" w:hAnsi="Arial" w:cs="Arial"/>
                <w:lang w:val="en-GB"/>
              </w:rPr>
              <w:t>..</w:t>
            </w:r>
          </w:p>
          <w:p w14:paraId="1ADDEB4F" w14:textId="77777777" w:rsidR="00412649" w:rsidRPr="0060796E" w:rsidRDefault="00412649" w:rsidP="00412649">
            <w:pPr>
              <w:numPr>
                <w:ilvl w:val="0"/>
                <w:numId w:val="30"/>
              </w:numPr>
              <w:rPr>
                <w:rFonts w:ascii="Arial" w:eastAsia="Times New Roman" w:hAnsi="Arial" w:cs="Arial"/>
              </w:rPr>
            </w:pPr>
            <w:r w:rsidRPr="4C57DA18">
              <w:rPr>
                <w:rFonts w:ascii="Arial" w:eastAsia="Times New Roman" w:hAnsi="Arial" w:cs="Arial"/>
                <w:lang w:val="en-GB"/>
              </w:rPr>
              <w:t>Patients should be treated in an experienced center</w:t>
            </w:r>
          </w:p>
          <w:p w14:paraId="4E98F7B6" w14:textId="77777777" w:rsidR="00412649" w:rsidRPr="0060796E" w:rsidRDefault="00412649" w:rsidP="00412649">
            <w:pPr>
              <w:numPr>
                <w:ilvl w:val="0"/>
                <w:numId w:val="30"/>
              </w:numPr>
              <w:rPr>
                <w:rFonts w:ascii="Arial" w:eastAsia="Times New Roman" w:hAnsi="Arial" w:cs="Arial"/>
              </w:rPr>
            </w:pPr>
            <w:r w:rsidRPr="4C57DA18">
              <w:rPr>
                <w:rFonts w:ascii="Arial" w:eastAsia="Times New Roman" w:hAnsi="Arial" w:cs="Arial"/>
                <w:lang w:val="en-GB"/>
              </w:rPr>
              <w:t>Early diagnosis of patients enables early treatment commencement</w:t>
            </w:r>
            <w:r>
              <w:rPr>
                <w:rFonts w:ascii="Arial" w:eastAsia="Times New Roman" w:hAnsi="Arial" w:cs="Arial"/>
                <w:lang w:val="en-GB"/>
              </w:rPr>
              <w:t>.</w:t>
            </w:r>
          </w:p>
          <w:p w14:paraId="5D63DBEE" w14:textId="77777777" w:rsidR="00412649" w:rsidRPr="0060796E" w:rsidRDefault="00412649" w:rsidP="00412649">
            <w:pPr>
              <w:numPr>
                <w:ilvl w:val="0"/>
                <w:numId w:val="30"/>
              </w:numPr>
              <w:rPr>
                <w:rFonts w:ascii="Arial" w:eastAsia="Times New Roman" w:hAnsi="Arial" w:cs="Arial"/>
              </w:rPr>
            </w:pPr>
            <w:r w:rsidRPr="4C57DA18">
              <w:rPr>
                <w:rFonts w:ascii="Arial" w:eastAsia="Times New Roman" w:hAnsi="Arial" w:cs="Arial"/>
                <w:lang w:val="en-GB"/>
              </w:rPr>
              <w:t>Signposting to patient support groups and psychological support is essential</w:t>
            </w:r>
            <w:ins w:id="63" w:author="Rebecca Cox" w:date="2025-01-09T15:58:00Z">
              <w:r w:rsidRPr="4C57DA18">
                <w:rPr>
                  <w:rFonts w:ascii="Arial" w:eastAsia="Times New Roman" w:hAnsi="Arial" w:cs="Arial"/>
                  <w:lang w:val="en-GB"/>
                </w:rPr>
                <w:t>.</w:t>
              </w:r>
            </w:ins>
          </w:p>
          <w:p w14:paraId="2724793C" w14:textId="0034B51E" w:rsidR="00412649" w:rsidRPr="00631231" w:rsidRDefault="00412649" w:rsidP="00412649">
            <w:pPr>
              <w:rPr>
                <w:rFonts w:ascii="Arial" w:eastAsia="Times New Roman" w:hAnsi="Arial" w:cs="Arial"/>
                <w:bCs/>
              </w:rPr>
            </w:pPr>
          </w:p>
        </w:tc>
        <w:tc>
          <w:tcPr>
            <w:tcW w:w="720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140B8D1" w14:textId="77777777" w:rsidR="00412649" w:rsidRDefault="00412649" w:rsidP="00412649">
            <w:pPr>
              <w:contextualSpacing/>
              <w:rPr>
                <w:rFonts w:ascii="Arial" w:eastAsia="Calibri" w:hAnsi="Arial" w:cs="Arial"/>
                <w:bCs/>
                <w:lang w:eastAsia="en-GB"/>
              </w:rPr>
            </w:pPr>
            <w:commentRangeStart w:id="64"/>
            <w:commentRangeStart w:id="65"/>
            <w:commentRangeStart w:id="66"/>
            <w:r>
              <w:rPr>
                <w:rFonts w:ascii="Arial" w:eastAsia="Calibri" w:hAnsi="Arial" w:cs="Arial"/>
                <w:bCs/>
                <w:lang w:eastAsia="en-GB"/>
              </w:rPr>
              <w:t>[pathogenic mechanisms prism]</w:t>
            </w:r>
          </w:p>
          <w:p w14:paraId="4AFEFD05" w14:textId="77777777" w:rsidR="00412649" w:rsidRDefault="00412649" w:rsidP="00412649">
            <w:pPr>
              <w:contextualSpacing/>
              <w:rPr>
                <w:rFonts w:ascii="Arial" w:eastAsia="Calibri" w:hAnsi="Arial" w:cs="Arial"/>
                <w:lang w:eastAsia="en-GB"/>
              </w:rPr>
            </w:pPr>
            <w:r>
              <w:rPr>
                <w:noProof/>
              </w:rPr>
              <w:drawing>
                <wp:inline distT="0" distB="0" distL="0" distR="0" wp14:anchorId="5C50FB9A" wp14:editId="29D13C2E">
                  <wp:extent cx="3319007" cy="1866435"/>
                  <wp:effectExtent l="0" t="0" r="0" b="635"/>
                  <wp:docPr id="6528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23460" cy="1868939"/>
                          </a:xfrm>
                          <a:prstGeom prst="rect">
                            <a:avLst/>
                          </a:prstGeom>
                          <a:noFill/>
                          <a:ln>
                            <a:noFill/>
                          </a:ln>
                        </pic:spPr>
                      </pic:pic>
                    </a:graphicData>
                  </a:graphic>
                </wp:inline>
              </w:drawing>
            </w:r>
          </w:p>
          <w:p w14:paraId="3D4BB1E3" w14:textId="333D9384" w:rsidR="00412649" w:rsidRPr="006C7FFB" w:rsidRDefault="00412649" w:rsidP="00412649">
            <w:pPr>
              <w:contextualSpacing/>
              <w:rPr>
                <w:rFonts w:ascii="Arial" w:eastAsia="Calibri" w:hAnsi="Arial" w:cs="Arial"/>
                <w:bCs/>
                <w:lang w:eastAsia="en-GB"/>
              </w:rPr>
            </w:pPr>
            <w:r>
              <w:rPr>
                <w:rFonts w:ascii="Arial" w:eastAsia="Calibri" w:hAnsi="Arial" w:cs="Arial"/>
                <w:bCs/>
                <w:lang w:eastAsia="en-GB"/>
              </w:rPr>
              <w:t xml:space="preserve">{Caption} </w:t>
            </w:r>
            <w:r w:rsidRPr="00B779C2">
              <w:rPr>
                <w:rFonts w:ascii="Arial" w:eastAsia="Calibri" w:hAnsi="Arial" w:cs="Arial"/>
                <w:b/>
                <w:lang w:eastAsia="en-GB"/>
              </w:rPr>
              <w:t>AA pathogenic mechanisms.</w:t>
            </w:r>
            <w:r>
              <w:rPr>
                <w:rFonts w:ascii="Arial" w:eastAsia="Calibri" w:hAnsi="Arial" w:cs="Arial"/>
                <w:bCs/>
                <w:lang w:eastAsia="en-GB"/>
              </w:rPr>
              <w:t xml:space="preserve"> HSCT, hematopoietic stem cell transplant; TPO,</w:t>
            </w:r>
            <w:r>
              <w:t xml:space="preserve"> t</w:t>
            </w:r>
            <w:r w:rsidRPr="00593607">
              <w:rPr>
                <w:rFonts w:ascii="Arial" w:hAnsi="Arial" w:cs="Arial"/>
              </w:rPr>
              <w:t xml:space="preserve">hrombopoietin </w:t>
            </w:r>
            <w:r>
              <w:rPr>
                <w:rFonts w:ascii="Arial" w:hAnsi="Arial" w:cs="Arial"/>
              </w:rPr>
              <w:t>r</w:t>
            </w:r>
            <w:r w:rsidRPr="00593607">
              <w:rPr>
                <w:rFonts w:ascii="Arial" w:hAnsi="Arial" w:cs="Arial"/>
              </w:rPr>
              <w:t xml:space="preserve">eceptor </w:t>
            </w:r>
            <w:r>
              <w:rPr>
                <w:rFonts w:ascii="Arial" w:hAnsi="Arial" w:cs="Arial"/>
              </w:rPr>
              <w:t>a</w:t>
            </w:r>
            <w:r w:rsidRPr="00593607">
              <w:rPr>
                <w:rFonts w:ascii="Arial" w:hAnsi="Arial" w:cs="Arial"/>
              </w:rPr>
              <w:t>gonist</w:t>
            </w:r>
            <w:r>
              <w:rPr>
                <w:rFonts w:ascii="Arial" w:hAnsi="Arial" w:cs="Arial"/>
              </w:rPr>
              <w:t>.</w:t>
            </w:r>
            <w:commentRangeEnd w:id="64"/>
            <w:r>
              <w:rPr>
                <w:rStyle w:val="CommentReference"/>
              </w:rPr>
              <w:commentReference w:id="64"/>
            </w:r>
            <w:commentRangeEnd w:id="65"/>
            <w:r>
              <w:rPr>
                <w:rStyle w:val="CommentReference"/>
              </w:rPr>
              <w:commentReference w:id="65"/>
            </w:r>
            <w:commentRangeEnd w:id="66"/>
            <w:r>
              <w:rPr>
                <w:rStyle w:val="CommentReference"/>
              </w:rPr>
              <w:commentReference w:id="66"/>
            </w:r>
          </w:p>
        </w:tc>
      </w:tr>
      <w:tr w:rsidR="00B87031" w:rsidRPr="006C7FFB" w14:paraId="7574BA65"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0D7E4E4" w14:textId="77777777" w:rsidR="00B87031" w:rsidRPr="006C7FFB" w:rsidRDefault="00B87031" w:rsidP="00123076">
            <w:pPr>
              <w:contextualSpacing/>
              <w:rPr>
                <w:rFonts w:ascii="Arial" w:eastAsia="Calibri" w:hAnsi="Arial" w:cs="Arial"/>
                <w:b/>
                <w:lang w:eastAsia="en-GB"/>
              </w:rPr>
            </w:pPr>
            <w:commentRangeStart w:id="67"/>
            <w:r w:rsidRPr="006C7FFB">
              <w:rPr>
                <w:rFonts w:ascii="Arial" w:eastAsia="Calibri" w:hAnsi="Arial" w:cs="Arial"/>
                <w:b/>
                <w:lang w:eastAsia="en-GB"/>
              </w:rPr>
              <w:t>Visual details</w:t>
            </w:r>
            <w:commentRangeEnd w:id="67"/>
            <w:r w:rsidR="00FB6FB1">
              <w:rPr>
                <w:rStyle w:val="CommentReference"/>
              </w:rPr>
              <w:commentReference w:id="67"/>
            </w:r>
          </w:p>
        </w:tc>
      </w:tr>
      <w:tr w:rsidR="00B87031" w:rsidRPr="006C7FFB" w14:paraId="49FED9D9"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41BCC92" w14:textId="77777777" w:rsidR="00B87031" w:rsidRDefault="008A0881" w:rsidP="00123076">
            <w:pPr>
              <w:contextualSpacing/>
              <w:rPr>
                <w:rFonts w:ascii="Arial" w:eastAsia="Times New Roman" w:hAnsi="Arial" w:cs="Arial"/>
                <w:bCs/>
              </w:rPr>
            </w:pPr>
            <w:r>
              <w:rPr>
                <w:rFonts w:ascii="Arial" w:eastAsia="Times New Roman" w:hAnsi="Arial" w:cs="Arial"/>
                <w:bCs/>
              </w:rPr>
              <w:t>{title} headline 3</w:t>
            </w:r>
          </w:p>
          <w:p w14:paraId="652AF03E" w14:textId="77777777" w:rsidR="008A0881" w:rsidRDefault="008A0881" w:rsidP="00123076">
            <w:pPr>
              <w:contextualSpacing/>
              <w:rPr>
                <w:rFonts w:ascii="Arial" w:eastAsia="Times New Roman" w:hAnsi="Arial" w:cs="Arial"/>
                <w:bCs/>
              </w:rPr>
            </w:pPr>
            <w:r>
              <w:rPr>
                <w:rFonts w:ascii="Arial" w:eastAsia="Times New Roman" w:hAnsi="Arial" w:cs="Arial"/>
                <w:bCs/>
              </w:rPr>
              <w:t>{text} paragraph</w:t>
            </w:r>
          </w:p>
          <w:p w14:paraId="5133151F" w14:textId="77777777" w:rsidR="006400E0" w:rsidRDefault="006400E0" w:rsidP="00123076">
            <w:pPr>
              <w:contextualSpacing/>
              <w:rPr>
                <w:rFonts w:ascii="Arial" w:eastAsia="Times New Roman" w:hAnsi="Arial" w:cs="Arial"/>
                <w:bCs/>
              </w:rPr>
            </w:pPr>
            <w:r>
              <w:rPr>
                <w:rFonts w:ascii="Arial" w:eastAsia="Times New Roman" w:hAnsi="Arial" w:cs="Arial"/>
                <w:bCs/>
              </w:rPr>
              <w:t>Add media section underneath with [pathogenic mechanisms prisms]</w:t>
            </w:r>
          </w:p>
          <w:p w14:paraId="1A1F9E0B" w14:textId="0F4528A5" w:rsidR="00807A75" w:rsidRPr="006C7FFB" w:rsidRDefault="00807A75" w:rsidP="00123076">
            <w:pPr>
              <w:contextualSpacing/>
              <w:rPr>
                <w:rFonts w:ascii="Arial" w:eastAsia="Times New Roman" w:hAnsi="Arial" w:cs="Arial"/>
                <w:bCs/>
              </w:rPr>
            </w:pPr>
          </w:p>
        </w:tc>
      </w:tr>
      <w:tr w:rsidR="00B87031" w:rsidRPr="006C7FFB" w14:paraId="5B4DD164" w14:textId="77777777" w:rsidTr="4C57DA18">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0F8291B" w14:textId="77777777" w:rsidR="00B87031" w:rsidRPr="006C7FFB" w:rsidRDefault="00B87031" w:rsidP="00123076">
            <w:pPr>
              <w:contextualSpacing/>
              <w:rPr>
                <w:rFonts w:ascii="Arial" w:eastAsia="Calibri" w:hAnsi="Arial" w:cs="Arial"/>
                <w:b/>
                <w:lang w:eastAsia="en-GB"/>
              </w:rPr>
            </w:pPr>
            <w:r w:rsidRPr="006C7FFB">
              <w:rPr>
                <w:rFonts w:ascii="Arial" w:eastAsia="Calibri" w:hAnsi="Arial" w:cs="Arial"/>
                <w:b/>
                <w:lang w:eastAsia="en-GB"/>
              </w:rPr>
              <w:t>Interactivity/buttons</w:t>
            </w:r>
          </w:p>
        </w:tc>
      </w:tr>
      <w:tr w:rsidR="00B87031" w:rsidRPr="006C7FFB" w14:paraId="2920715F" w14:textId="77777777" w:rsidTr="4C57DA18">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366C856" w14:textId="25B02342" w:rsidR="00B87031" w:rsidRPr="006C7FFB" w:rsidRDefault="00FB6FB1" w:rsidP="00123076">
            <w:pPr>
              <w:contextualSpacing/>
              <w:rPr>
                <w:rFonts w:ascii="Arial" w:eastAsia="Calibri" w:hAnsi="Arial" w:cs="Arial"/>
                <w:bCs/>
                <w:lang w:eastAsia="en-GB"/>
              </w:rPr>
            </w:pPr>
            <w:r>
              <w:rPr>
                <w:rFonts w:ascii="Arial" w:eastAsia="Calibri" w:hAnsi="Arial" w:cs="Arial"/>
                <w:bCs/>
                <w:lang w:eastAsia="en-GB"/>
              </w:rPr>
              <w:t>N/A</w:t>
            </w:r>
          </w:p>
        </w:tc>
      </w:tr>
      <w:tr w:rsidR="00B87031" w:rsidRPr="006C7FFB" w14:paraId="03AB416F"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CAA1317" w14:textId="77777777" w:rsidR="00B87031" w:rsidRPr="006C7FFB" w:rsidRDefault="00B87031" w:rsidP="00123076">
            <w:pPr>
              <w:contextualSpacing/>
              <w:rPr>
                <w:rFonts w:ascii="Arial" w:eastAsia="Calibri" w:hAnsi="Arial" w:cs="Arial"/>
                <w:b/>
                <w:lang w:eastAsia="en-GB"/>
              </w:rPr>
            </w:pPr>
            <w:r w:rsidRPr="006C7FFB">
              <w:rPr>
                <w:rFonts w:ascii="Arial" w:eastAsia="Calibri" w:hAnsi="Arial" w:cs="Arial"/>
                <w:b/>
                <w:lang w:eastAsia="en-GB"/>
              </w:rPr>
              <w:t xml:space="preserve">References </w:t>
            </w:r>
          </w:p>
        </w:tc>
      </w:tr>
      <w:tr w:rsidR="00B87031" w:rsidRPr="006C7FFB" w14:paraId="209C405C"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B1056BE" w14:textId="77777777" w:rsidR="00AE3718" w:rsidRPr="00AE3718" w:rsidRDefault="00AE3718" w:rsidP="00AE3718">
            <w:pPr>
              <w:pStyle w:val="ListParagraph"/>
              <w:numPr>
                <w:ilvl w:val="0"/>
                <w:numId w:val="36"/>
              </w:numPr>
              <w:rPr>
                <w:rFonts w:ascii="Arial" w:eastAsia="Calibri" w:hAnsi="Arial" w:cs="Arial"/>
                <w:bCs/>
                <w:lang w:eastAsia="en-GB"/>
              </w:rPr>
            </w:pPr>
            <w:hyperlink r:id="rId68" w:history="1">
              <w:r w:rsidRPr="00AE3718">
                <w:rPr>
                  <w:rStyle w:val="Hyperlink"/>
                  <w:rFonts w:ascii="Arial" w:eastAsia="Calibri" w:hAnsi="Arial" w:cs="Arial"/>
                  <w:bCs/>
                  <w:lang w:val="de-CH" w:eastAsia="en-GB"/>
                </w:rPr>
                <w:t>Kulasekararaj A, et al</w:t>
              </w:r>
              <w:r w:rsidRPr="00AE3718">
                <w:rPr>
                  <w:rStyle w:val="Hyperlink"/>
                  <w:rFonts w:ascii="Arial" w:eastAsia="Calibri" w:hAnsi="Arial" w:cs="Arial"/>
                  <w:bCs/>
                  <w:i/>
                  <w:iCs/>
                  <w:lang w:val="de-CH" w:eastAsia="en-GB"/>
                </w:rPr>
                <w:t xml:space="preserve">. Br J Haematol  </w:t>
              </w:r>
              <w:r w:rsidRPr="00AE3718">
                <w:rPr>
                  <w:rStyle w:val="Hyperlink"/>
                  <w:rFonts w:ascii="Arial" w:eastAsia="Calibri" w:hAnsi="Arial" w:cs="Arial"/>
                  <w:bCs/>
                  <w:lang w:val="de-CH" w:eastAsia="en-GB"/>
                </w:rPr>
                <w:t>2024;204(3):784–804.</w:t>
              </w:r>
            </w:hyperlink>
          </w:p>
          <w:p w14:paraId="6CDC94E8" w14:textId="77777777" w:rsidR="00AE3718" w:rsidRPr="00AE3718" w:rsidRDefault="00AE3718" w:rsidP="00AE3718">
            <w:pPr>
              <w:pStyle w:val="ListParagraph"/>
              <w:numPr>
                <w:ilvl w:val="0"/>
                <w:numId w:val="36"/>
              </w:numPr>
              <w:rPr>
                <w:rFonts w:ascii="Arial" w:eastAsia="Calibri" w:hAnsi="Arial" w:cs="Arial"/>
                <w:bCs/>
                <w:lang w:eastAsia="en-GB"/>
              </w:rPr>
            </w:pPr>
            <w:hyperlink r:id="rId69" w:history="1">
              <w:r w:rsidRPr="00AE3718">
                <w:rPr>
                  <w:rStyle w:val="Hyperlink"/>
                  <w:rFonts w:ascii="Arial" w:eastAsia="Calibri" w:hAnsi="Arial" w:cs="Arial"/>
                  <w:bCs/>
                  <w:lang w:val="en-GB" w:eastAsia="en-GB"/>
                </w:rPr>
                <w:t>Uss AL, et al.</w:t>
              </w:r>
              <w:r w:rsidRPr="00AE3718">
                <w:rPr>
                  <w:rStyle w:val="Hyperlink"/>
                  <w:rFonts w:ascii="Arial" w:eastAsia="Calibri" w:hAnsi="Arial" w:cs="Arial"/>
                  <w:bCs/>
                  <w:i/>
                  <w:iCs/>
                  <w:lang w:val="en-GB" w:eastAsia="en-GB"/>
                </w:rPr>
                <w:t xml:space="preserve"> Stem Cells </w:t>
              </w:r>
              <w:r w:rsidRPr="00AE3718">
                <w:rPr>
                  <w:rStyle w:val="Hyperlink"/>
                  <w:rFonts w:ascii="Arial" w:eastAsia="Calibri" w:hAnsi="Arial" w:cs="Arial"/>
                  <w:bCs/>
                  <w:lang w:val="en-GB" w:eastAsia="en-GB"/>
                </w:rPr>
                <w:t>1997;15(Suppl. 2):299</w:t>
              </w:r>
              <w:r w:rsidRPr="00AE3718">
                <w:rPr>
                  <w:rStyle w:val="Hyperlink"/>
                  <w:rFonts w:ascii="Arial" w:eastAsia="Calibri" w:hAnsi="Arial" w:cs="Arial"/>
                  <w:bCs/>
                  <w:lang w:val="de-CH" w:eastAsia="en-GB"/>
                </w:rPr>
                <w:t>–</w:t>
              </w:r>
              <w:r w:rsidRPr="00AE3718">
                <w:rPr>
                  <w:rStyle w:val="Hyperlink"/>
                  <w:rFonts w:ascii="Arial" w:eastAsia="Calibri" w:hAnsi="Arial" w:cs="Arial"/>
                  <w:bCs/>
                  <w:lang w:val="en-GB" w:eastAsia="en-GB"/>
                </w:rPr>
                <w:t>303.</w:t>
              </w:r>
            </w:hyperlink>
          </w:p>
          <w:p w14:paraId="6549790C" w14:textId="77777777" w:rsidR="00AE3718" w:rsidRPr="00AE3718" w:rsidRDefault="00AE3718" w:rsidP="00AE3718">
            <w:pPr>
              <w:pStyle w:val="ListParagraph"/>
              <w:numPr>
                <w:ilvl w:val="0"/>
                <w:numId w:val="36"/>
              </w:numPr>
              <w:rPr>
                <w:rFonts w:ascii="Arial" w:eastAsia="Calibri" w:hAnsi="Arial" w:cs="Arial"/>
                <w:bCs/>
                <w:lang w:eastAsia="en-GB"/>
              </w:rPr>
            </w:pPr>
            <w:hyperlink r:id="rId70" w:history="1">
              <w:r w:rsidRPr="00AE3718">
                <w:rPr>
                  <w:rStyle w:val="Hyperlink"/>
                  <w:rFonts w:ascii="Arial" w:eastAsia="Calibri" w:hAnsi="Arial" w:cs="Arial"/>
                  <w:bCs/>
                  <w:lang w:val="de-CH" w:eastAsia="en-GB"/>
                </w:rPr>
                <w:t>Cheng Y, et al</w:t>
              </w:r>
              <w:r w:rsidRPr="00AE3718">
                <w:rPr>
                  <w:rStyle w:val="Hyperlink"/>
                  <w:rFonts w:ascii="Arial" w:eastAsia="Calibri" w:hAnsi="Arial" w:cs="Arial"/>
                  <w:bCs/>
                  <w:i/>
                  <w:iCs/>
                  <w:lang w:val="de-CH" w:eastAsia="en-GB"/>
                </w:rPr>
                <w:t xml:space="preserve">. Front Endocrinol (Lausanne) </w:t>
              </w:r>
              <w:r w:rsidRPr="00AE3718">
                <w:rPr>
                  <w:rStyle w:val="Hyperlink"/>
                  <w:rFonts w:ascii="Arial" w:eastAsia="Calibri" w:hAnsi="Arial" w:cs="Arial"/>
                  <w:bCs/>
                  <w:lang w:val="de-CH" w:eastAsia="en-GB"/>
                </w:rPr>
                <w:t>2023;14:1064723.</w:t>
              </w:r>
            </w:hyperlink>
            <w:r w:rsidRPr="00AE3718">
              <w:rPr>
                <w:rFonts w:ascii="Arial" w:eastAsia="Calibri" w:hAnsi="Arial" w:cs="Arial"/>
                <w:bCs/>
                <w:lang w:val="de-CH" w:eastAsia="en-GB"/>
              </w:rPr>
              <w:t xml:space="preserve"> </w:t>
            </w:r>
          </w:p>
          <w:p w14:paraId="4EB5A96F" w14:textId="77777777" w:rsidR="00AE3718" w:rsidRPr="00AE3718" w:rsidRDefault="00AE3718" w:rsidP="00AE3718">
            <w:pPr>
              <w:pStyle w:val="ListParagraph"/>
              <w:numPr>
                <w:ilvl w:val="0"/>
                <w:numId w:val="36"/>
              </w:numPr>
              <w:rPr>
                <w:rFonts w:ascii="Arial" w:eastAsia="Calibri" w:hAnsi="Arial" w:cs="Arial"/>
                <w:bCs/>
                <w:lang w:eastAsia="en-GB"/>
              </w:rPr>
            </w:pPr>
            <w:hyperlink r:id="rId71" w:history="1">
              <w:r w:rsidRPr="00AE3718">
                <w:rPr>
                  <w:rStyle w:val="Hyperlink"/>
                  <w:rFonts w:ascii="Arial" w:eastAsia="Calibri" w:hAnsi="Arial" w:cs="Arial"/>
                  <w:bCs/>
                  <w:lang w:val="de-CH" w:eastAsia="en-GB"/>
                </w:rPr>
                <w:t xml:space="preserve">Calado RT and Clé DV. </w:t>
              </w:r>
              <w:r w:rsidRPr="00AE3718">
                <w:rPr>
                  <w:rStyle w:val="Hyperlink"/>
                  <w:rFonts w:ascii="Arial" w:eastAsia="Calibri" w:hAnsi="Arial" w:cs="Arial"/>
                  <w:bCs/>
                  <w:i/>
                  <w:iCs/>
                  <w:lang w:val="de-CH" w:eastAsia="en-GB"/>
                </w:rPr>
                <w:t xml:space="preserve">Hematology Am Soc Hematol Educ Program </w:t>
              </w:r>
              <w:r w:rsidRPr="00AE3718">
                <w:rPr>
                  <w:rStyle w:val="Hyperlink"/>
                  <w:rFonts w:ascii="Arial" w:eastAsia="Calibri" w:hAnsi="Arial" w:cs="Arial"/>
                  <w:bCs/>
                  <w:lang w:val="de-CH" w:eastAsia="en-GB"/>
                </w:rPr>
                <w:t>2017;(1):96–101.</w:t>
              </w:r>
            </w:hyperlink>
            <w:r w:rsidRPr="00AE3718">
              <w:rPr>
                <w:rFonts w:ascii="Arial" w:eastAsia="Calibri" w:hAnsi="Arial" w:cs="Arial"/>
                <w:bCs/>
                <w:lang w:val="de-CH" w:eastAsia="en-GB"/>
              </w:rPr>
              <w:t xml:space="preserve"> </w:t>
            </w:r>
          </w:p>
          <w:p w14:paraId="5BF9FE43" w14:textId="2A31ECA1" w:rsidR="00B87031" w:rsidRPr="00AE3718" w:rsidRDefault="00AE3718" w:rsidP="00AE3718">
            <w:pPr>
              <w:pStyle w:val="ListParagraph"/>
              <w:numPr>
                <w:ilvl w:val="0"/>
                <w:numId w:val="36"/>
              </w:numPr>
              <w:rPr>
                <w:rFonts w:ascii="Arial" w:eastAsia="Calibri" w:hAnsi="Arial" w:cs="Arial"/>
                <w:bCs/>
                <w:lang w:eastAsia="en-GB"/>
              </w:rPr>
            </w:pPr>
            <w:hyperlink r:id="rId72" w:history="1">
              <w:r w:rsidRPr="00AE3718">
                <w:rPr>
                  <w:rStyle w:val="Hyperlink"/>
                  <w:rFonts w:ascii="Arial" w:eastAsia="Calibri" w:hAnsi="Arial" w:cs="Arial"/>
                  <w:bCs/>
                  <w:lang w:val="en-GB" w:eastAsia="en-GB"/>
                </w:rPr>
                <w:t xml:space="preserve">Liu Y and Karlsson S. </w:t>
              </w:r>
              <w:r w:rsidRPr="00AE3718">
                <w:rPr>
                  <w:rStyle w:val="Hyperlink"/>
                  <w:rFonts w:ascii="Arial" w:eastAsia="Calibri" w:hAnsi="Arial" w:cs="Arial"/>
                  <w:bCs/>
                  <w:i/>
                  <w:iCs/>
                  <w:lang w:val="en-GB" w:eastAsia="en-GB"/>
                </w:rPr>
                <w:t>Leukemia</w:t>
              </w:r>
              <w:r w:rsidRPr="00AE3718">
                <w:rPr>
                  <w:rStyle w:val="Hyperlink"/>
                  <w:rFonts w:ascii="Arial" w:eastAsia="Calibri" w:hAnsi="Arial" w:cs="Arial"/>
                  <w:bCs/>
                  <w:lang w:val="en-GB" w:eastAsia="en-GB"/>
                </w:rPr>
                <w:t xml:space="preserve"> 2024;38(1):1</w:t>
              </w:r>
              <w:r w:rsidRPr="00AE3718">
                <w:rPr>
                  <w:rStyle w:val="Hyperlink"/>
                  <w:rFonts w:ascii="Arial" w:eastAsia="Calibri" w:hAnsi="Arial" w:cs="Arial"/>
                  <w:bCs/>
                  <w:lang w:val="de-CH" w:eastAsia="en-GB"/>
                </w:rPr>
                <w:t>–</w:t>
              </w:r>
              <w:r w:rsidRPr="00AE3718">
                <w:rPr>
                  <w:rStyle w:val="Hyperlink"/>
                  <w:rFonts w:ascii="Arial" w:eastAsia="Calibri" w:hAnsi="Arial" w:cs="Arial"/>
                  <w:bCs/>
                  <w:lang w:val="en-GB" w:eastAsia="en-GB"/>
                </w:rPr>
                <w:t>9.</w:t>
              </w:r>
            </w:hyperlink>
            <w:r w:rsidRPr="00AE3718">
              <w:rPr>
                <w:rFonts w:ascii="Arial" w:eastAsia="Calibri" w:hAnsi="Arial" w:cs="Arial"/>
                <w:bCs/>
                <w:lang w:val="en-GB" w:eastAsia="en-GB"/>
              </w:rPr>
              <w:t xml:space="preserve"> </w:t>
            </w:r>
            <w:hyperlink r:id="rId73" w:history="1">
              <w:r w:rsidRPr="00AE3718">
                <w:rPr>
                  <w:rStyle w:val="Hyperlink"/>
                  <w:rFonts w:ascii="Arial" w:eastAsia="Calibri" w:hAnsi="Arial" w:cs="Arial"/>
                  <w:bCs/>
                  <w:lang w:val="en-GB" w:eastAsia="en-GB"/>
                </w:rPr>
                <w:t xml:space="preserve">Erratum in: </w:t>
              </w:r>
              <w:r w:rsidRPr="00AE3718">
                <w:rPr>
                  <w:rStyle w:val="Hyperlink"/>
                  <w:rFonts w:ascii="Arial" w:eastAsia="Calibri" w:hAnsi="Arial" w:cs="Arial"/>
                  <w:bCs/>
                  <w:i/>
                  <w:iCs/>
                  <w:lang w:val="en-GB" w:eastAsia="en-GB"/>
                </w:rPr>
                <w:t>Leukemia</w:t>
              </w:r>
              <w:r w:rsidRPr="00AE3718">
                <w:rPr>
                  <w:rStyle w:val="Hyperlink"/>
                  <w:rFonts w:ascii="Arial" w:eastAsia="Calibri" w:hAnsi="Arial" w:cs="Arial"/>
                  <w:bCs/>
                  <w:lang w:val="en-GB" w:eastAsia="en-GB"/>
                </w:rPr>
                <w:t>. 2024;38(1):228</w:t>
              </w:r>
            </w:hyperlink>
            <w:r w:rsidRPr="00AE3718">
              <w:rPr>
                <w:rFonts w:ascii="Arial" w:eastAsia="Calibri" w:hAnsi="Arial" w:cs="Arial"/>
                <w:bCs/>
                <w:lang w:val="en-GB" w:eastAsia="en-GB"/>
              </w:rPr>
              <w:t>.</w:t>
            </w:r>
          </w:p>
        </w:tc>
      </w:tr>
      <w:tr w:rsidR="00B87031" w:rsidRPr="006C7FFB" w14:paraId="1B5210A1" w14:textId="77777777" w:rsidTr="4C57DA18">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55DD21B" w14:textId="77777777" w:rsidR="00B87031" w:rsidRPr="006C7FFB" w:rsidRDefault="00B87031" w:rsidP="00123076">
            <w:pPr>
              <w:contextualSpacing/>
              <w:rPr>
                <w:rFonts w:ascii="Arial" w:eastAsia="Calibri" w:hAnsi="Arial" w:cs="Arial"/>
                <w:b/>
                <w:lang w:eastAsia="en-GB"/>
              </w:rPr>
            </w:pPr>
            <w:r w:rsidRPr="006C7FFB">
              <w:rPr>
                <w:rFonts w:ascii="Arial" w:eastAsia="Calibri" w:hAnsi="Arial" w:cs="Arial"/>
                <w:b/>
                <w:lang w:eastAsia="en-GB"/>
              </w:rPr>
              <w:lastRenderedPageBreak/>
              <w:t>Notes/Settings</w:t>
            </w:r>
          </w:p>
        </w:tc>
      </w:tr>
      <w:tr w:rsidR="00B87031" w:rsidRPr="006C7FFB" w14:paraId="4C6A25E6" w14:textId="77777777" w:rsidTr="4C57DA18">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654BA85" w14:textId="77777777" w:rsidR="00B87031" w:rsidRPr="006C7FFB" w:rsidRDefault="00B87031" w:rsidP="00123076">
            <w:pPr>
              <w:spacing w:after="0" w:line="240" w:lineRule="auto"/>
              <w:rPr>
                <w:rFonts w:ascii="Arial" w:hAnsi="Arial" w:cs="Arial"/>
              </w:rPr>
            </w:pPr>
            <w:r w:rsidRPr="006C7FFB">
              <w:rPr>
                <w:rFonts w:ascii="Arial" w:hAnsi="Arial" w:cs="Arial"/>
              </w:rPr>
              <w:t>Do not show learning objective or chapter number.</w:t>
            </w:r>
          </w:p>
          <w:p w14:paraId="6B844579" w14:textId="77777777" w:rsidR="00B87031" w:rsidRPr="006C7FFB" w:rsidRDefault="00B87031" w:rsidP="00123076">
            <w:pPr>
              <w:spacing w:after="0" w:line="240" w:lineRule="auto"/>
              <w:contextualSpacing/>
              <w:rPr>
                <w:rFonts w:ascii="Arial" w:eastAsia="Calibri" w:hAnsi="Arial" w:cs="Arial"/>
                <w:bCs/>
                <w:lang w:eastAsia="en-GB"/>
              </w:rPr>
            </w:pPr>
          </w:p>
        </w:tc>
      </w:tr>
    </w:tbl>
    <w:p w14:paraId="2A24E38B" w14:textId="77777777" w:rsidR="00EE0D7A" w:rsidRDefault="00EE0D7A" w:rsidP="00390E59"/>
    <w:p w14:paraId="22D34FC5" w14:textId="77777777" w:rsidR="00390E59" w:rsidRDefault="00390E59" w:rsidP="00390E59"/>
    <w:tbl>
      <w:tblPr>
        <w:tblW w:w="14272" w:type="dxa"/>
        <w:tblLook w:val="01E0" w:firstRow="1" w:lastRow="1" w:firstColumn="1" w:lastColumn="1" w:noHBand="0" w:noVBand="0"/>
      </w:tblPr>
      <w:tblGrid>
        <w:gridCol w:w="5734"/>
        <w:gridCol w:w="8538"/>
      </w:tblGrid>
      <w:tr w:rsidR="00AD5510" w:rsidRPr="00C578F0" w14:paraId="7BAFF5BC" w14:textId="77777777" w:rsidTr="00AD5510">
        <w:trPr>
          <w:trHeight w:val="290"/>
        </w:trPr>
        <w:tc>
          <w:tcPr>
            <w:tcW w:w="573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D36C81D" w14:textId="17568C1F" w:rsidR="00AD5510" w:rsidRPr="00C578F0" w:rsidRDefault="00AD5510" w:rsidP="00AD5510">
            <w:pPr>
              <w:contextualSpacing/>
              <w:rPr>
                <w:rFonts w:ascii="Arial" w:eastAsia="Calibri" w:hAnsi="Arial" w:cs="Arial"/>
                <w:b/>
                <w:bCs/>
                <w:lang w:eastAsia="en-GB"/>
              </w:rPr>
            </w:pPr>
            <w:r w:rsidRPr="00986137">
              <w:rPr>
                <w:rFonts w:ascii="Arial" w:eastAsia="Calibri" w:hAnsi="Arial" w:cs="Arial"/>
                <w:b/>
                <w:bCs/>
                <w:lang w:eastAsia="en-GB"/>
              </w:rPr>
              <w:t xml:space="preserve">Chapter: </w:t>
            </w:r>
            <w:r>
              <w:rPr>
                <w:rFonts w:ascii="Arial" w:eastAsia="Calibri" w:hAnsi="Arial" w:cs="Arial"/>
                <w:b/>
                <w:bCs/>
                <w:lang w:eastAsia="en-GB"/>
              </w:rPr>
              <w:t>Postassessment questions</w:t>
            </w:r>
          </w:p>
        </w:tc>
        <w:tc>
          <w:tcPr>
            <w:tcW w:w="853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9A7F6B3" w14:textId="2FB949A0" w:rsidR="00AD5510" w:rsidRPr="00C578F0" w:rsidRDefault="00AD5510" w:rsidP="00AD5510">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Pr>
                <w:rFonts w:ascii="Arial" w:eastAsia="Calibri" w:hAnsi="Arial" w:cs="Arial"/>
                <w:b/>
                <w:bCs/>
                <w:lang w:eastAsia="en-GB"/>
              </w:rPr>
              <w:t xml:space="preserve">Postassessment question 1 </w:t>
            </w:r>
          </w:p>
        </w:tc>
      </w:tr>
      <w:tr w:rsidR="00AD5510" w:rsidRPr="00C578F0" w14:paraId="63245602" w14:textId="77777777" w:rsidTr="00AD5510">
        <w:trPr>
          <w:trHeight w:val="278"/>
        </w:trPr>
        <w:tc>
          <w:tcPr>
            <w:tcW w:w="14272"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8731CCB" w14:textId="299FC944" w:rsidR="00AD5510" w:rsidRPr="00C578F0" w:rsidRDefault="00AD5510" w:rsidP="00AD5510">
            <w:pPr>
              <w:contextualSpacing/>
              <w:rPr>
                <w:rFonts w:ascii="Arial" w:eastAsia="Calibri" w:hAnsi="Arial" w:cs="Arial"/>
                <w:b/>
                <w:bCs/>
                <w:lang w:eastAsia="en-GB"/>
              </w:rPr>
            </w:pPr>
            <w:r w:rsidRPr="00C578F0">
              <w:rPr>
                <w:rFonts w:ascii="Arial" w:eastAsia="Calibri" w:hAnsi="Arial" w:cs="Arial"/>
                <w:b/>
                <w:lang w:eastAsia="en-GB"/>
              </w:rPr>
              <w:t>Text</w:t>
            </w:r>
          </w:p>
        </w:tc>
      </w:tr>
      <w:tr w:rsidR="00AD5510" w:rsidRPr="00C578F0" w14:paraId="7B5082D6" w14:textId="77777777" w:rsidTr="00AD5510">
        <w:trPr>
          <w:trHeight w:val="701"/>
        </w:trPr>
        <w:tc>
          <w:tcPr>
            <w:tcW w:w="14272"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71F8FE75" w14:textId="77777777" w:rsidR="00AD5510" w:rsidRDefault="00AD5510" w:rsidP="00AD5510">
            <w:pPr>
              <w:contextualSpacing/>
              <w:rPr>
                <w:rFonts w:ascii="Arial" w:eastAsia="Times New Roman" w:hAnsi="Arial" w:cs="Arial"/>
                <w:bCs/>
              </w:rPr>
            </w:pPr>
            <w:r>
              <w:rPr>
                <w:rFonts w:ascii="Arial" w:eastAsia="Times New Roman" w:hAnsi="Arial" w:cs="Arial"/>
                <w:bCs/>
              </w:rPr>
              <w:t>A 50-year-old patient with fatigue and repeated illness is found to be severely cytopenic after a full blood count (FBC). What is the best course of action while a diagnosis is being determined for this patient?</w:t>
            </w:r>
          </w:p>
          <w:tbl>
            <w:tblPr>
              <w:tblW w:w="14050" w:type="dxa"/>
              <w:tblLook w:val="01E0" w:firstRow="1" w:lastRow="1" w:firstColumn="1" w:lastColumn="1" w:noHBand="0" w:noVBand="0"/>
            </w:tblPr>
            <w:tblGrid>
              <w:gridCol w:w="5364"/>
              <w:gridCol w:w="3340"/>
              <w:gridCol w:w="5346"/>
            </w:tblGrid>
            <w:tr w:rsidR="00AD5510" w:rsidRPr="00C578F0" w14:paraId="161ACFB4"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846B6A7" w14:textId="77777777" w:rsidR="00AD5510" w:rsidRPr="00C578F0" w:rsidRDefault="00AD5510" w:rsidP="00AD5510">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34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4BDA1117" w14:textId="77777777" w:rsidR="00AD5510" w:rsidRPr="00C578F0" w:rsidRDefault="00AD5510" w:rsidP="00AD5510">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4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7CE72E7" w14:textId="77777777" w:rsidR="00AD5510" w:rsidRPr="00C578F0" w:rsidRDefault="00AD5510" w:rsidP="00AD5510">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AD5510" w:rsidRPr="00C578F0" w14:paraId="08F0EC3B"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D9EE052" w14:textId="77777777" w:rsidR="00AD5510" w:rsidRPr="0072707D" w:rsidRDefault="00AD5510" w:rsidP="00AD5510">
                  <w:pPr>
                    <w:rPr>
                      <w:rFonts w:ascii="Arial" w:eastAsia="Calibri" w:hAnsi="Arial" w:cs="Arial"/>
                      <w:lang w:eastAsia="en-GB"/>
                    </w:rPr>
                  </w:pPr>
                  <w:r w:rsidRPr="4C57DA18">
                    <w:rPr>
                      <w:rFonts w:ascii="Arial" w:eastAsia="Calibri" w:hAnsi="Arial" w:cs="Arial"/>
                      <w:lang w:eastAsia="en-GB"/>
                    </w:rPr>
                    <w:t>Immediately start looking for a transplant donor and start them on immunosuppressive therapy.</w:t>
                  </w:r>
                </w:p>
              </w:tc>
              <w:tc>
                <w:tcPr>
                  <w:tcW w:w="3340" w:type="dxa"/>
                  <w:tcBorders>
                    <w:top w:val="single" w:sz="4" w:space="0" w:color="auto"/>
                    <w:left w:val="single" w:sz="4" w:space="0" w:color="auto"/>
                    <w:bottom w:val="single" w:sz="4" w:space="0" w:color="auto"/>
                    <w:right w:val="single" w:sz="4" w:space="0" w:color="auto"/>
                  </w:tcBorders>
                </w:tcPr>
                <w:p w14:paraId="7310588B" w14:textId="77777777" w:rsidR="00AD5510" w:rsidRPr="0072707D" w:rsidRDefault="00AD5510" w:rsidP="00AD5510">
                  <w:pPr>
                    <w:contextualSpacing/>
                    <w:rPr>
                      <w:rFonts w:ascii="Arial" w:eastAsia="Calibri" w:hAnsi="Arial" w:cs="Arial"/>
                      <w:bCs/>
                      <w:lang w:eastAsia="en-GB"/>
                    </w:rPr>
                  </w:pPr>
                </w:p>
              </w:tc>
              <w:tc>
                <w:tcPr>
                  <w:tcW w:w="5346" w:type="dxa"/>
                  <w:tcBorders>
                    <w:top w:val="single" w:sz="4" w:space="0" w:color="auto"/>
                    <w:left w:val="single" w:sz="4" w:space="0" w:color="auto"/>
                    <w:bottom w:val="single" w:sz="4" w:space="0" w:color="auto"/>
                    <w:right w:val="single" w:sz="4" w:space="0" w:color="auto"/>
                  </w:tcBorders>
                </w:tcPr>
                <w:p w14:paraId="5521B386" w14:textId="77777777" w:rsidR="00AD5510" w:rsidRPr="0072707D" w:rsidRDefault="00AD5510" w:rsidP="00AD5510">
                  <w:pPr>
                    <w:contextualSpacing/>
                    <w:rPr>
                      <w:rFonts w:ascii="Arial" w:eastAsia="Calibri" w:hAnsi="Arial" w:cs="Arial"/>
                      <w:bCs/>
                      <w:lang w:eastAsia="en-GB"/>
                    </w:rPr>
                  </w:pPr>
                  <w:r w:rsidRPr="0072707D">
                    <w:rPr>
                      <w:rFonts w:ascii="Arial" w:eastAsia="Calibri" w:hAnsi="Arial" w:cs="Arial"/>
                      <w:bCs/>
                      <w:lang w:eastAsia="en-GB"/>
                    </w:rPr>
                    <w:t>This is not the correct approach as</w:t>
                  </w:r>
                  <w:r>
                    <w:rPr>
                      <w:rFonts w:ascii="Arial" w:eastAsia="Calibri" w:hAnsi="Arial" w:cs="Arial"/>
                      <w:bCs/>
                      <w:lang w:eastAsia="en-GB"/>
                    </w:rPr>
                    <w:t xml:space="preserve"> a diagnosis should be confirmed by experienced physicians before treatment planning. </w:t>
                  </w:r>
                </w:p>
              </w:tc>
            </w:tr>
            <w:tr w:rsidR="00AD5510" w:rsidRPr="009E681D" w14:paraId="150CF187"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DA35107" w14:textId="77777777" w:rsidR="00AD5510" w:rsidRPr="004E364B" w:rsidRDefault="00AD5510" w:rsidP="00AD5510">
                  <w:pPr>
                    <w:rPr>
                      <w:rFonts w:ascii="Arial" w:eastAsia="Calibri" w:hAnsi="Arial" w:cs="Arial"/>
                      <w:bCs/>
                      <w:lang w:eastAsia="en-GB"/>
                    </w:rPr>
                  </w:pPr>
                  <w:r w:rsidRPr="005A3E7D">
                    <w:rPr>
                      <w:rFonts w:ascii="Arial" w:eastAsia="Calibri" w:hAnsi="Arial" w:cs="Arial"/>
                      <w:bCs/>
                      <w:color w:val="4EA72E" w:themeColor="accent6"/>
                      <w:lang w:eastAsia="en-GB"/>
                    </w:rPr>
                    <w:t xml:space="preserve">Refer to an experienced center for </w:t>
                  </w:r>
                  <w:r w:rsidRPr="005A3E7D">
                    <w:rPr>
                      <w:rFonts w:ascii="Arial" w:eastAsia="Calibri" w:hAnsi="Arial" w:cs="Arial"/>
                      <w:bCs/>
                      <w:color w:val="4EA72E" w:themeColor="accent6"/>
                      <w:highlight w:val="yellow"/>
                      <w:lang w:eastAsia="en-GB"/>
                    </w:rPr>
                    <w:t>BM</w:t>
                  </w:r>
                  <w:r w:rsidRPr="005A3E7D">
                    <w:rPr>
                      <w:rFonts w:ascii="Arial" w:eastAsia="Calibri" w:hAnsi="Arial" w:cs="Arial"/>
                      <w:bCs/>
                      <w:color w:val="4EA72E" w:themeColor="accent6"/>
                      <w:lang w:eastAsia="en-GB"/>
                    </w:rPr>
                    <w:t xml:space="preserve"> biopsy</w:t>
                  </w:r>
                  <w:r>
                    <w:rPr>
                      <w:rFonts w:ascii="Arial" w:eastAsia="Calibri" w:hAnsi="Arial" w:cs="Arial"/>
                      <w:bCs/>
                      <w:color w:val="4EA72E" w:themeColor="accent6"/>
                      <w:lang w:eastAsia="en-GB"/>
                    </w:rPr>
                    <w:t xml:space="preserve"> and </w:t>
                  </w:r>
                  <w:r w:rsidRPr="005A3E7D">
                    <w:rPr>
                      <w:rFonts w:ascii="Arial" w:eastAsia="Calibri" w:hAnsi="Arial" w:cs="Arial"/>
                      <w:bCs/>
                      <w:color w:val="4EA72E" w:themeColor="accent6"/>
                      <w:lang w:eastAsia="en-GB"/>
                    </w:rPr>
                    <w:t>initiate supportive care</w:t>
                  </w:r>
                  <w:r>
                    <w:rPr>
                      <w:rFonts w:ascii="Arial" w:eastAsia="Calibri" w:hAnsi="Arial" w:cs="Arial"/>
                      <w:bCs/>
                      <w:color w:val="4EA72E" w:themeColor="accent6"/>
                      <w:lang w:eastAsia="en-GB"/>
                    </w:rPr>
                    <w:t>.</w:t>
                  </w:r>
                </w:p>
              </w:tc>
              <w:tc>
                <w:tcPr>
                  <w:tcW w:w="3340" w:type="dxa"/>
                  <w:tcBorders>
                    <w:top w:val="single" w:sz="4" w:space="0" w:color="auto"/>
                    <w:left w:val="single" w:sz="4" w:space="0" w:color="auto"/>
                    <w:bottom w:val="single" w:sz="4" w:space="0" w:color="auto"/>
                    <w:right w:val="single" w:sz="4" w:space="0" w:color="auto"/>
                  </w:tcBorders>
                </w:tcPr>
                <w:p w14:paraId="1D6838DC" w14:textId="77777777" w:rsidR="00AD5510" w:rsidRPr="005A3E7D" w:rsidRDefault="00AD5510" w:rsidP="00AD5510">
                  <w:pPr>
                    <w:contextualSpacing/>
                    <w:rPr>
                      <w:rFonts w:ascii="Arial" w:eastAsia="Calibri" w:hAnsi="Arial" w:cs="Arial"/>
                      <w:bCs/>
                      <w:lang w:eastAsia="en-GB"/>
                    </w:rPr>
                  </w:pPr>
                  <w:r w:rsidRPr="005A3E7D">
                    <w:rPr>
                      <w:rFonts w:ascii="Arial" w:eastAsia="Calibri" w:hAnsi="Arial" w:cs="Arial"/>
                      <w:bCs/>
                      <w:lang w:eastAsia="en-GB"/>
                    </w:rPr>
                    <w:t xml:space="preserve">This is the correct approach as it ensures an </w:t>
                  </w:r>
                  <w:r w:rsidRPr="005A3E7D">
                    <w:rPr>
                      <w:rFonts w:ascii="Arial" w:eastAsia="Calibri" w:hAnsi="Arial" w:cs="Arial"/>
                      <w:bCs/>
                      <w:highlight w:val="yellow"/>
                      <w:lang w:eastAsia="en-GB"/>
                    </w:rPr>
                    <w:t>MDT</w:t>
                  </w:r>
                  <w:r w:rsidRPr="005A3E7D">
                    <w:rPr>
                      <w:rFonts w:ascii="Arial" w:eastAsia="Calibri" w:hAnsi="Arial" w:cs="Arial"/>
                      <w:bCs/>
                      <w:lang w:eastAsia="en-GB"/>
                    </w:rPr>
                    <w:t>, diagnosis-driven approach while starting the patient on appropriate supportive treatments.</w:t>
                  </w:r>
                </w:p>
              </w:tc>
              <w:tc>
                <w:tcPr>
                  <w:tcW w:w="5346" w:type="dxa"/>
                  <w:tcBorders>
                    <w:top w:val="single" w:sz="4" w:space="0" w:color="auto"/>
                    <w:left w:val="single" w:sz="4" w:space="0" w:color="auto"/>
                    <w:bottom w:val="single" w:sz="4" w:space="0" w:color="auto"/>
                    <w:right w:val="single" w:sz="4" w:space="0" w:color="auto"/>
                  </w:tcBorders>
                </w:tcPr>
                <w:p w14:paraId="425A160E" w14:textId="77777777" w:rsidR="00AD5510" w:rsidRPr="0072707D" w:rsidRDefault="00AD5510" w:rsidP="00AD5510">
                  <w:pPr>
                    <w:contextualSpacing/>
                    <w:rPr>
                      <w:rFonts w:ascii="Arial" w:eastAsia="Calibri" w:hAnsi="Arial" w:cs="Arial"/>
                      <w:bCs/>
                      <w:lang w:eastAsia="en-GB"/>
                    </w:rPr>
                  </w:pPr>
                </w:p>
              </w:tc>
            </w:tr>
            <w:tr w:rsidR="00AD5510" w:rsidRPr="009E681D" w14:paraId="05FB1624"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C9A84BD" w14:textId="77777777" w:rsidR="00AD5510" w:rsidRPr="0072707D" w:rsidRDefault="00AD5510" w:rsidP="00AD5510">
                  <w:pPr>
                    <w:contextualSpacing/>
                    <w:rPr>
                      <w:rFonts w:ascii="Arial" w:eastAsia="Calibri" w:hAnsi="Arial" w:cs="Arial"/>
                      <w:lang w:eastAsia="en-GB"/>
                    </w:rPr>
                  </w:pPr>
                  <w:r>
                    <w:rPr>
                      <w:rFonts w:ascii="Arial" w:eastAsia="Calibri" w:hAnsi="Arial" w:cs="Arial"/>
                      <w:lang w:eastAsia="en-GB"/>
                    </w:rPr>
                    <w:t xml:space="preserve">Suspect an inherited </w:t>
                  </w:r>
                  <w:r w:rsidRPr="0098735E">
                    <w:rPr>
                      <w:rFonts w:ascii="Arial" w:eastAsia="Calibri" w:hAnsi="Arial" w:cs="Arial"/>
                      <w:highlight w:val="yellow"/>
                      <w:lang w:eastAsia="en-GB"/>
                    </w:rPr>
                    <w:t>BMF</w:t>
                  </w:r>
                  <w:r>
                    <w:rPr>
                      <w:rFonts w:ascii="Arial" w:eastAsia="Calibri" w:hAnsi="Arial" w:cs="Arial"/>
                      <w:lang w:eastAsia="en-GB"/>
                    </w:rPr>
                    <w:t xml:space="preserve"> disorder and insist on genetic testing.</w:t>
                  </w:r>
                </w:p>
              </w:tc>
              <w:tc>
                <w:tcPr>
                  <w:tcW w:w="3340" w:type="dxa"/>
                  <w:tcBorders>
                    <w:top w:val="single" w:sz="4" w:space="0" w:color="auto"/>
                    <w:left w:val="single" w:sz="4" w:space="0" w:color="auto"/>
                    <w:bottom w:val="single" w:sz="4" w:space="0" w:color="auto"/>
                    <w:right w:val="single" w:sz="4" w:space="0" w:color="auto"/>
                  </w:tcBorders>
                </w:tcPr>
                <w:p w14:paraId="3EE2FF15" w14:textId="77777777" w:rsidR="00AD5510" w:rsidRPr="0072707D" w:rsidRDefault="00AD5510" w:rsidP="00AD5510">
                  <w:pPr>
                    <w:contextualSpacing/>
                    <w:rPr>
                      <w:rFonts w:ascii="Arial" w:eastAsia="Calibri" w:hAnsi="Arial" w:cs="Arial"/>
                      <w:bCs/>
                      <w:lang w:eastAsia="en-GB"/>
                    </w:rPr>
                  </w:pPr>
                </w:p>
              </w:tc>
              <w:tc>
                <w:tcPr>
                  <w:tcW w:w="5346" w:type="dxa"/>
                  <w:tcBorders>
                    <w:top w:val="single" w:sz="4" w:space="0" w:color="auto"/>
                    <w:left w:val="single" w:sz="4" w:space="0" w:color="auto"/>
                    <w:bottom w:val="single" w:sz="4" w:space="0" w:color="auto"/>
                    <w:right w:val="single" w:sz="4" w:space="0" w:color="auto"/>
                  </w:tcBorders>
                </w:tcPr>
                <w:p w14:paraId="256099DA" w14:textId="77777777" w:rsidR="00AD5510" w:rsidRPr="0072707D" w:rsidRDefault="00AD5510" w:rsidP="00AD5510">
                  <w:pPr>
                    <w:contextualSpacing/>
                    <w:rPr>
                      <w:rFonts w:ascii="Arial" w:hAnsi="Arial" w:cs="Arial"/>
                    </w:rPr>
                  </w:pPr>
                  <w:r>
                    <w:rPr>
                      <w:rFonts w:ascii="Arial" w:eastAsia="Calibri" w:hAnsi="Arial" w:cs="Arial"/>
                      <w:bCs/>
                      <w:lang w:eastAsia="en-GB"/>
                    </w:rPr>
                    <w:t>Although an inherited BMF should not be ruled out, getting a BM biopsy should take priority.</w:t>
                  </w:r>
                </w:p>
              </w:tc>
            </w:tr>
            <w:tr w:rsidR="00AD5510" w:rsidRPr="009E681D" w14:paraId="4EC26FDB" w14:textId="77777777" w:rsidTr="00F7508F">
              <w:trPr>
                <w:trHeight w:val="190"/>
              </w:trPr>
              <w:tc>
                <w:tcPr>
                  <w:tcW w:w="53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C8D23AB" w14:textId="77777777" w:rsidR="00AD5510" w:rsidRPr="00F12E5D" w:rsidRDefault="00AD5510" w:rsidP="00AD5510">
                  <w:pPr>
                    <w:rPr>
                      <w:rFonts w:ascii="Arial" w:eastAsia="Calibri" w:hAnsi="Arial" w:cs="Arial"/>
                      <w:lang w:eastAsia="en-GB"/>
                    </w:rPr>
                  </w:pPr>
                  <w:r>
                    <w:rPr>
                      <w:rFonts w:ascii="Arial" w:eastAsia="Calibri" w:hAnsi="Arial" w:cs="Arial"/>
                      <w:bCs/>
                      <w:lang w:eastAsia="en-GB"/>
                    </w:rPr>
                    <w:t xml:space="preserve">Prescribe prophylactic antimicrobial treatment and immediately administer a live influenza vaccine for winter.  </w:t>
                  </w:r>
                </w:p>
              </w:tc>
              <w:tc>
                <w:tcPr>
                  <w:tcW w:w="3340" w:type="dxa"/>
                  <w:tcBorders>
                    <w:top w:val="single" w:sz="4" w:space="0" w:color="auto"/>
                    <w:left w:val="single" w:sz="4" w:space="0" w:color="auto"/>
                    <w:bottom w:val="single" w:sz="4" w:space="0" w:color="auto"/>
                    <w:right w:val="single" w:sz="4" w:space="0" w:color="auto"/>
                  </w:tcBorders>
                </w:tcPr>
                <w:p w14:paraId="1D9E20A1" w14:textId="77777777" w:rsidR="00AD5510" w:rsidRPr="0072707D" w:rsidRDefault="00AD5510" w:rsidP="00AD5510">
                  <w:pPr>
                    <w:contextualSpacing/>
                    <w:rPr>
                      <w:rFonts w:ascii="Arial" w:eastAsia="Calibri" w:hAnsi="Arial" w:cs="Arial"/>
                      <w:bCs/>
                      <w:lang w:eastAsia="en-GB"/>
                    </w:rPr>
                  </w:pPr>
                </w:p>
              </w:tc>
              <w:tc>
                <w:tcPr>
                  <w:tcW w:w="5346" w:type="dxa"/>
                  <w:tcBorders>
                    <w:top w:val="single" w:sz="4" w:space="0" w:color="auto"/>
                    <w:left w:val="single" w:sz="4" w:space="0" w:color="auto"/>
                    <w:bottom w:val="single" w:sz="4" w:space="0" w:color="auto"/>
                    <w:right w:val="single" w:sz="4" w:space="0" w:color="auto"/>
                  </w:tcBorders>
                </w:tcPr>
                <w:p w14:paraId="56567B3B" w14:textId="77777777" w:rsidR="00AD5510" w:rsidRPr="0072707D" w:rsidRDefault="00AD5510" w:rsidP="00AD5510">
                  <w:pPr>
                    <w:contextualSpacing/>
                    <w:rPr>
                      <w:rFonts w:ascii="Arial" w:hAnsi="Arial" w:cs="Arial"/>
                    </w:rPr>
                  </w:pPr>
                  <w:r>
                    <w:rPr>
                      <w:rFonts w:ascii="Arial" w:eastAsia="Calibri" w:hAnsi="Arial" w:cs="Arial"/>
                      <w:bCs/>
                      <w:lang w:eastAsia="en-GB"/>
                    </w:rPr>
                    <w:t>Although supportive antimicrobial treatment is recommended for neutropenic individuals, the patient’s</w:t>
                  </w:r>
                  <w:r w:rsidRPr="0072707D">
                    <w:rPr>
                      <w:rFonts w:ascii="Arial" w:eastAsia="Calibri" w:hAnsi="Arial" w:cs="Arial"/>
                      <w:bCs/>
                      <w:lang w:eastAsia="en-GB"/>
                    </w:rPr>
                    <w:t xml:space="preserve"> </w:t>
                  </w:r>
                  <w:r>
                    <w:rPr>
                      <w:rFonts w:ascii="Arial" w:eastAsia="Calibri" w:hAnsi="Arial" w:cs="Arial"/>
                      <w:bCs/>
                      <w:lang w:eastAsia="en-GB"/>
                    </w:rPr>
                    <w:t xml:space="preserve">severe </w:t>
                  </w:r>
                  <w:r w:rsidRPr="0072707D">
                    <w:rPr>
                      <w:rFonts w:ascii="Arial" w:eastAsia="Calibri" w:hAnsi="Arial" w:cs="Arial"/>
                      <w:bCs/>
                      <w:lang w:eastAsia="en-GB"/>
                    </w:rPr>
                    <w:t>cytopenia needs to be investigated.</w:t>
                  </w:r>
                  <w:r>
                    <w:rPr>
                      <w:rFonts w:ascii="Arial" w:eastAsia="Calibri" w:hAnsi="Arial" w:cs="Arial"/>
                      <w:bCs/>
                      <w:lang w:eastAsia="en-GB"/>
                    </w:rPr>
                    <w:t xml:space="preserve"> Live vaccines should not be administered to patients with compromised immunity.</w:t>
                  </w:r>
                </w:p>
              </w:tc>
            </w:tr>
          </w:tbl>
          <w:p w14:paraId="186F27A4" w14:textId="77777777" w:rsidR="00AD5510" w:rsidRPr="003B3281" w:rsidRDefault="00AD5510" w:rsidP="00AD5510">
            <w:pPr>
              <w:contextualSpacing/>
              <w:rPr>
                <w:rFonts w:ascii="Arial" w:eastAsia="Times New Roman" w:hAnsi="Arial" w:cs="Arial"/>
                <w:bCs/>
              </w:rPr>
            </w:pPr>
          </w:p>
        </w:tc>
      </w:tr>
      <w:tr w:rsidR="00AD5510" w:rsidRPr="00C578F0" w14:paraId="68411786" w14:textId="77777777" w:rsidTr="00AD5510">
        <w:trPr>
          <w:trHeight w:val="278"/>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AB837CA" w14:textId="78F5DB17" w:rsidR="00AD5510" w:rsidRPr="00C578F0" w:rsidRDefault="00AD5510" w:rsidP="00AD5510">
            <w:pPr>
              <w:contextualSpacing/>
              <w:rPr>
                <w:rFonts w:ascii="Arial" w:eastAsia="Calibri" w:hAnsi="Arial" w:cs="Arial"/>
                <w:b/>
                <w:lang w:eastAsia="en-GB"/>
              </w:rPr>
            </w:pPr>
            <w:r w:rsidRPr="00C578F0">
              <w:rPr>
                <w:rFonts w:ascii="Arial" w:eastAsia="Calibri" w:hAnsi="Arial" w:cs="Arial"/>
                <w:b/>
                <w:lang w:eastAsia="en-GB"/>
              </w:rPr>
              <w:t xml:space="preserve">Solution </w:t>
            </w:r>
          </w:p>
        </w:tc>
      </w:tr>
      <w:tr w:rsidR="00AD5510" w:rsidRPr="00C578F0" w14:paraId="0E2EFF6B" w14:textId="77777777" w:rsidTr="00AD5510">
        <w:trPr>
          <w:trHeight w:val="278"/>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CEE5490" w14:textId="40300E99" w:rsidR="00AD5510" w:rsidRPr="00C578F0" w:rsidRDefault="00AD5510" w:rsidP="00AD5510">
            <w:pPr>
              <w:contextualSpacing/>
              <w:rPr>
                <w:rFonts w:ascii="Arial" w:eastAsia="Calibri" w:hAnsi="Arial" w:cs="Arial"/>
                <w:lang w:eastAsia="en-GB"/>
              </w:rPr>
            </w:pPr>
            <w:r w:rsidRPr="4C57DA18">
              <w:rPr>
                <w:rFonts w:ascii="Arial" w:eastAsia="Calibri" w:hAnsi="Arial" w:cs="Arial"/>
                <w:lang w:eastAsia="en-GB"/>
              </w:rPr>
              <w:t xml:space="preserve">It is important for diagnosis and treatment to be managed by an </w:t>
            </w:r>
            <w:r w:rsidRPr="4C57DA18">
              <w:rPr>
                <w:rFonts w:ascii="Arial" w:eastAsia="Calibri" w:hAnsi="Arial" w:cs="Arial"/>
                <w:highlight w:val="yellow"/>
                <w:lang w:eastAsia="en-GB"/>
              </w:rPr>
              <w:t>MDT</w:t>
            </w:r>
            <w:r w:rsidRPr="4C57DA18">
              <w:rPr>
                <w:rFonts w:ascii="Arial" w:eastAsia="Calibri" w:hAnsi="Arial" w:cs="Arial"/>
                <w:lang w:eastAsia="en-GB"/>
              </w:rPr>
              <w:t xml:space="preserve"> </w:t>
            </w:r>
            <w:r>
              <w:rPr>
                <w:rFonts w:ascii="Arial" w:eastAsia="Calibri" w:hAnsi="Arial" w:cs="Arial"/>
                <w:lang w:eastAsia="en-GB"/>
              </w:rPr>
              <w:t xml:space="preserve">who have experience </w:t>
            </w:r>
            <w:r w:rsidRPr="4C57DA18">
              <w:rPr>
                <w:rFonts w:ascii="Arial" w:eastAsia="Calibri" w:hAnsi="Arial" w:cs="Arial"/>
                <w:lang w:eastAsia="en-GB"/>
              </w:rPr>
              <w:t xml:space="preserve">in aplastic anemia. </w:t>
            </w:r>
            <w:r w:rsidRPr="006625B9">
              <w:rPr>
                <w:rFonts w:ascii="Arial" w:eastAsia="Calibri" w:hAnsi="Arial" w:cs="Arial"/>
                <w:lang w:eastAsia="en-GB"/>
              </w:rPr>
              <w:t>Despite the patient's</w:t>
            </w:r>
            <w:r>
              <w:rPr>
                <w:rFonts w:ascii="Arial" w:eastAsia="Calibri" w:hAnsi="Arial" w:cs="Arial"/>
                <w:lang w:eastAsia="en-GB"/>
              </w:rPr>
              <w:t xml:space="preserve"> age</w:t>
            </w:r>
            <w:r w:rsidRPr="006625B9">
              <w:rPr>
                <w:rFonts w:ascii="Arial" w:eastAsia="Calibri" w:hAnsi="Arial" w:cs="Arial"/>
                <w:lang w:eastAsia="en-GB"/>
              </w:rPr>
              <w:t xml:space="preserve">, inherited BMF </w:t>
            </w:r>
            <w:r>
              <w:rPr>
                <w:rFonts w:ascii="Arial" w:eastAsia="Calibri" w:hAnsi="Arial" w:cs="Arial"/>
                <w:lang w:eastAsia="en-GB"/>
              </w:rPr>
              <w:t>should not</w:t>
            </w:r>
            <w:r w:rsidRPr="006625B9">
              <w:rPr>
                <w:rFonts w:ascii="Arial" w:eastAsia="Calibri" w:hAnsi="Arial" w:cs="Arial"/>
                <w:lang w:eastAsia="en-GB"/>
              </w:rPr>
              <w:t xml:space="preserve"> be ruled out, </w:t>
            </w:r>
            <w:r>
              <w:rPr>
                <w:rFonts w:ascii="Arial" w:eastAsia="Calibri" w:hAnsi="Arial" w:cs="Arial"/>
                <w:lang w:eastAsia="en-GB"/>
              </w:rPr>
              <w:t xml:space="preserve">but a </w:t>
            </w:r>
            <w:r w:rsidRPr="006625B9">
              <w:rPr>
                <w:rFonts w:ascii="Arial" w:eastAsia="Calibri" w:hAnsi="Arial" w:cs="Arial"/>
                <w:lang w:eastAsia="en-GB"/>
              </w:rPr>
              <w:t>BM biopsy but priority should be</w:t>
            </w:r>
            <w:r>
              <w:rPr>
                <w:rFonts w:ascii="Arial" w:eastAsia="Calibri" w:hAnsi="Arial" w:cs="Arial"/>
                <w:lang w:eastAsia="en-GB"/>
              </w:rPr>
              <w:t xml:space="preserve"> a priority </w:t>
            </w:r>
            <w:r w:rsidRPr="006625B9">
              <w:rPr>
                <w:rFonts w:ascii="Arial" w:eastAsia="Calibri" w:hAnsi="Arial" w:cs="Arial"/>
                <w:lang w:eastAsia="en-GB"/>
              </w:rPr>
              <w:t>to investigate severe cytopenia.</w:t>
            </w:r>
            <w:r w:rsidRPr="00E01FC2">
              <w:rPr>
                <w:rFonts w:ascii="Arial" w:eastAsia="Calibri" w:hAnsi="Arial" w:cs="Arial"/>
                <w:lang w:eastAsia="en-GB"/>
              </w:rPr>
              <w:t xml:space="preserve"> Supportive antimicrobial </w:t>
            </w:r>
            <w:r w:rsidRPr="00E01FC2">
              <w:rPr>
                <w:rFonts w:ascii="Arial" w:eastAsia="Calibri" w:hAnsi="Arial" w:cs="Arial"/>
                <w:lang w:eastAsia="en-GB"/>
              </w:rPr>
              <w:lastRenderedPageBreak/>
              <w:t>treatment is recommended</w:t>
            </w:r>
            <w:r>
              <w:rPr>
                <w:rFonts w:ascii="Arial" w:eastAsia="Calibri" w:hAnsi="Arial" w:cs="Arial"/>
                <w:lang w:eastAsia="en-GB"/>
              </w:rPr>
              <w:t xml:space="preserve"> to prevent infection</w:t>
            </w:r>
            <w:r w:rsidRPr="00E01FC2">
              <w:rPr>
                <w:rFonts w:ascii="Arial" w:eastAsia="Calibri" w:hAnsi="Arial" w:cs="Arial"/>
                <w:lang w:eastAsia="en-GB"/>
              </w:rPr>
              <w:t xml:space="preserve"> </w:t>
            </w:r>
            <w:r>
              <w:rPr>
                <w:rFonts w:ascii="Arial" w:eastAsia="Calibri" w:hAnsi="Arial" w:cs="Arial"/>
                <w:lang w:eastAsia="en-GB"/>
              </w:rPr>
              <w:t>in</w:t>
            </w:r>
            <w:r w:rsidRPr="00E01FC2">
              <w:rPr>
                <w:rFonts w:ascii="Arial" w:eastAsia="Calibri" w:hAnsi="Arial" w:cs="Arial"/>
                <w:lang w:eastAsia="en-GB"/>
              </w:rPr>
              <w:t xml:space="preserve"> neutropenic patients</w:t>
            </w:r>
            <w:r>
              <w:rPr>
                <w:rFonts w:ascii="Arial" w:eastAsia="Calibri" w:hAnsi="Arial" w:cs="Arial"/>
                <w:lang w:eastAsia="en-GB"/>
              </w:rPr>
              <w:t xml:space="preserve"> and inactive vaccination should be approached with caution </w:t>
            </w:r>
            <w:r w:rsidRPr="00CB2EAA">
              <w:rPr>
                <w:rFonts w:ascii="Arial" w:eastAsia="Calibri" w:hAnsi="Arial" w:cs="Arial"/>
                <w:b/>
                <w:bCs/>
                <w:lang w:eastAsia="en-GB"/>
              </w:rPr>
              <w:t>- live vaccines are contraindicated in immunocompromised patients</w:t>
            </w:r>
            <w:r w:rsidRPr="00E01FC2">
              <w:rPr>
                <w:rFonts w:ascii="Arial" w:eastAsia="Calibri" w:hAnsi="Arial" w:cs="Arial"/>
                <w:lang w:eastAsia="en-GB"/>
              </w:rPr>
              <w:t xml:space="preserve">. </w:t>
            </w:r>
            <w:r>
              <w:rPr>
                <w:rFonts w:ascii="Arial" w:eastAsia="Calibri" w:hAnsi="Arial" w:cs="Arial"/>
                <w:lang w:eastAsia="en-GB"/>
              </w:rPr>
              <w:t>P</w:t>
            </w:r>
            <w:r w:rsidRPr="00E01FC2">
              <w:rPr>
                <w:rFonts w:ascii="Arial" w:eastAsia="Calibri" w:hAnsi="Arial" w:cs="Arial"/>
                <w:lang w:eastAsia="en-GB"/>
              </w:rPr>
              <w:t>sychological support during diagnosi</w:t>
            </w:r>
            <w:r>
              <w:rPr>
                <w:rFonts w:ascii="Arial" w:eastAsia="Calibri" w:hAnsi="Arial" w:cs="Arial"/>
                <w:lang w:eastAsia="en-GB"/>
              </w:rPr>
              <w:t>s and referral to a local patient support group should also be considered</w:t>
            </w:r>
            <w:r w:rsidRPr="4C57DA18">
              <w:rPr>
                <w:rFonts w:ascii="Arial" w:eastAsia="Calibri" w:hAnsi="Arial" w:cs="Arial"/>
                <w:lang w:eastAsia="en-GB"/>
              </w:rPr>
              <w:t>.</w:t>
            </w:r>
            <w:r>
              <w:rPr>
                <w:rFonts w:ascii="Arial" w:eastAsia="Calibri" w:hAnsi="Arial" w:cs="Arial"/>
                <w:lang w:eastAsia="en-GB"/>
              </w:rPr>
              <w:t xml:space="preserve"> </w:t>
            </w:r>
          </w:p>
        </w:tc>
      </w:tr>
      <w:tr w:rsidR="00390E59" w:rsidRPr="00C578F0" w14:paraId="4E3FAF24" w14:textId="77777777" w:rsidTr="00AD5510">
        <w:trPr>
          <w:trHeight w:val="130"/>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C095CF3" w14:textId="77777777" w:rsidR="00390E59" w:rsidRPr="00C578F0" w:rsidRDefault="00390E59" w:rsidP="00AC0E29">
            <w:pPr>
              <w:contextualSpacing/>
              <w:rPr>
                <w:rFonts w:ascii="Arial" w:eastAsia="Calibri" w:hAnsi="Arial" w:cs="Arial"/>
                <w:b/>
                <w:lang w:eastAsia="en-GB"/>
              </w:rPr>
            </w:pPr>
            <w:r w:rsidRPr="00C578F0">
              <w:rPr>
                <w:rFonts w:ascii="Arial" w:eastAsia="Calibri" w:hAnsi="Arial" w:cs="Arial"/>
                <w:b/>
                <w:lang w:eastAsia="en-GB"/>
              </w:rPr>
              <w:lastRenderedPageBreak/>
              <w:t>Interactivity/buttons</w:t>
            </w:r>
          </w:p>
        </w:tc>
      </w:tr>
      <w:tr w:rsidR="00390E59" w:rsidRPr="00C578F0" w14:paraId="04DD098E" w14:textId="77777777" w:rsidTr="00AD5510">
        <w:trPr>
          <w:trHeight w:val="141"/>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C2EE240" w14:textId="77777777" w:rsidR="00390E59" w:rsidRDefault="00390E59" w:rsidP="00AC0E29">
            <w:pPr>
              <w:contextualSpacing/>
              <w:rPr>
                <w:rFonts w:ascii="Arial" w:eastAsia="Calibri" w:hAnsi="Arial" w:cs="Arial"/>
                <w:bCs/>
                <w:lang w:eastAsia="en-GB"/>
              </w:rPr>
            </w:pPr>
            <w:r>
              <w:rPr>
                <w:rFonts w:ascii="Arial" w:eastAsia="Calibri" w:hAnsi="Arial" w:cs="Arial"/>
                <w:bCs/>
                <w:lang w:eastAsia="en-GB"/>
              </w:rPr>
              <w:t>Add references button</w:t>
            </w:r>
          </w:p>
          <w:p w14:paraId="2DAA99DA" w14:textId="77777777" w:rsidR="00390E59" w:rsidRPr="00C578F0" w:rsidRDefault="00390E59" w:rsidP="00AC0E29">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F12E5D">
              <w:rPr>
                <w:rFonts w:ascii="Arial" w:eastAsia="Calibri" w:hAnsi="Arial" w:cs="Arial"/>
                <w:bCs/>
                <w:highlight w:val="yellow"/>
                <w:lang w:eastAsia="en-GB"/>
              </w:rPr>
              <w:t>BM</w:t>
            </w:r>
            <w:r>
              <w:rPr>
                <w:rFonts w:ascii="Arial" w:eastAsia="Calibri" w:hAnsi="Arial" w:cs="Arial"/>
                <w:bCs/>
                <w:lang w:eastAsia="en-GB"/>
              </w:rPr>
              <w:t xml:space="preserve">, </w:t>
            </w:r>
            <w:r w:rsidRPr="00A60FD0">
              <w:rPr>
                <w:rFonts w:ascii="Arial" w:eastAsia="Calibri" w:hAnsi="Arial" w:cs="Arial"/>
                <w:bCs/>
                <w:highlight w:val="yellow"/>
                <w:lang w:eastAsia="en-GB"/>
              </w:rPr>
              <w:t>BMF, MDT</w:t>
            </w:r>
          </w:p>
        </w:tc>
      </w:tr>
      <w:tr w:rsidR="00390E59" w:rsidRPr="00C578F0" w14:paraId="38DAA2FF" w14:textId="77777777" w:rsidTr="00AD5510">
        <w:trPr>
          <w:trHeight w:val="179"/>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EC43965" w14:textId="77777777" w:rsidR="00390E59" w:rsidRPr="00C578F0" w:rsidRDefault="00390E59" w:rsidP="00AC0E29">
            <w:pPr>
              <w:contextualSpacing/>
              <w:rPr>
                <w:rFonts w:ascii="Arial" w:eastAsia="Calibri" w:hAnsi="Arial" w:cs="Arial"/>
                <w:b/>
                <w:lang w:eastAsia="en-GB"/>
              </w:rPr>
            </w:pPr>
            <w:r w:rsidRPr="00C578F0">
              <w:rPr>
                <w:rFonts w:ascii="Arial" w:eastAsia="Calibri" w:hAnsi="Arial" w:cs="Arial"/>
                <w:b/>
                <w:lang w:eastAsia="en-GB"/>
              </w:rPr>
              <w:t xml:space="preserve">References </w:t>
            </w:r>
          </w:p>
        </w:tc>
      </w:tr>
      <w:tr w:rsidR="00390E59" w:rsidRPr="00C578F0" w14:paraId="79B719DD" w14:textId="77777777" w:rsidTr="00AD5510">
        <w:trPr>
          <w:trHeight w:val="154"/>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6ABD92B" w14:textId="77777777" w:rsidR="00390E59" w:rsidRPr="00C578F0" w:rsidRDefault="00390E59" w:rsidP="00AC0E29">
            <w:pPr>
              <w:contextualSpacing/>
              <w:rPr>
                <w:rFonts w:ascii="Arial" w:eastAsia="Calibri" w:hAnsi="Arial" w:cs="Arial"/>
                <w:bCs/>
                <w:lang w:eastAsia="en-GB"/>
              </w:rPr>
            </w:pPr>
            <w:hyperlink r:id="rId74" w:history="1">
              <w:r w:rsidRPr="005E42FA">
                <w:rPr>
                  <w:rStyle w:val="Hyperlink"/>
                  <w:rFonts w:ascii="Arial" w:eastAsia="Calibri" w:hAnsi="Arial" w:cs="Arial"/>
                  <w:bCs/>
                  <w:lang w:val="de-CH" w:eastAsia="en-GB"/>
                </w:rPr>
                <w:t>Kulasekararaj A, et al</w:t>
              </w:r>
              <w:r w:rsidRPr="005E42FA">
                <w:rPr>
                  <w:rStyle w:val="Hyperlink"/>
                  <w:rFonts w:ascii="Arial" w:eastAsia="Calibri" w:hAnsi="Arial" w:cs="Arial"/>
                  <w:bCs/>
                  <w:i/>
                  <w:iCs/>
                  <w:lang w:val="de-CH" w:eastAsia="en-GB"/>
                </w:rPr>
                <w:t xml:space="preserve">. Br J Haematol  </w:t>
              </w:r>
              <w:r w:rsidRPr="005E42FA">
                <w:rPr>
                  <w:rStyle w:val="Hyperlink"/>
                  <w:rFonts w:ascii="Arial" w:eastAsia="Calibri" w:hAnsi="Arial" w:cs="Arial"/>
                  <w:bCs/>
                  <w:lang w:val="de-CH" w:eastAsia="en-GB"/>
                </w:rPr>
                <w:t>2024;204(3):784–804.</w:t>
              </w:r>
            </w:hyperlink>
          </w:p>
        </w:tc>
      </w:tr>
      <w:tr w:rsidR="00390E59" w:rsidRPr="00C578F0" w14:paraId="3769C14B" w14:textId="77777777" w:rsidTr="00AD5510">
        <w:trPr>
          <w:trHeight w:val="179"/>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682BED" w14:textId="77777777" w:rsidR="00390E59" w:rsidRPr="00C578F0" w:rsidRDefault="00390E59" w:rsidP="00AC0E29">
            <w:pPr>
              <w:contextualSpacing/>
              <w:rPr>
                <w:rFonts w:ascii="Arial" w:eastAsia="Calibri" w:hAnsi="Arial" w:cs="Arial"/>
                <w:b/>
                <w:lang w:eastAsia="en-GB"/>
              </w:rPr>
            </w:pPr>
            <w:r w:rsidRPr="00C578F0">
              <w:rPr>
                <w:rFonts w:ascii="Arial" w:eastAsia="Calibri" w:hAnsi="Arial" w:cs="Arial"/>
                <w:b/>
                <w:lang w:eastAsia="en-GB"/>
              </w:rPr>
              <w:t>Notes/Settings</w:t>
            </w:r>
          </w:p>
        </w:tc>
      </w:tr>
      <w:tr w:rsidR="00390E59" w:rsidRPr="00C578F0" w14:paraId="1BE822BB" w14:textId="77777777" w:rsidTr="00AD5510">
        <w:trPr>
          <w:trHeight w:val="432"/>
        </w:trPr>
        <w:tc>
          <w:tcPr>
            <w:tcW w:w="142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F293BCD" w14:textId="77777777" w:rsidR="00390E59" w:rsidRPr="003B6F28" w:rsidRDefault="00390E59" w:rsidP="00AC0E29">
            <w:pPr>
              <w:contextualSpacing/>
              <w:rPr>
                <w:rFonts w:ascii="Arial" w:eastAsia="Calibri" w:hAnsi="Arial" w:cs="Arial"/>
                <w:bCs/>
                <w:lang w:eastAsia="en-GB"/>
              </w:rPr>
            </w:pPr>
            <w:r>
              <w:rPr>
                <w:rFonts w:ascii="Arial" w:eastAsia="Calibri" w:hAnsi="Arial" w:cs="Arial"/>
                <w:bCs/>
                <w:lang w:eastAsia="en-GB"/>
              </w:rPr>
              <w:t xml:space="preserve">Use drag and drop question (text to text)  </w:t>
            </w:r>
          </w:p>
        </w:tc>
      </w:tr>
    </w:tbl>
    <w:p w14:paraId="33893222" w14:textId="77777777" w:rsidR="00390E59" w:rsidRDefault="00390E59" w:rsidP="00390E59">
      <w:pPr>
        <w:rPr>
          <w:rFonts w:ascii="Arial" w:hAnsi="Arial" w:cs="Arial"/>
          <w:b/>
          <w:bCs/>
          <w:sz w:val="20"/>
          <w:szCs w:val="20"/>
          <w:u w:val="single"/>
        </w:rPr>
      </w:pPr>
    </w:p>
    <w:p w14:paraId="3154FFCB" w14:textId="77777777" w:rsidR="00390E59" w:rsidRDefault="00390E59" w:rsidP="00390E59">
      <w:pPr>
        <w:rPr>
          <w:del w:id="68" w:author="Rebecca Cox" w:date="2025-01-09T15:14:00Z" w16du:dateUtc="2025-01-09T15:14:10Z"/>
        </w:rPr>
      </w:pPr>
    </w:p>
    <w:p w14:paraId="24E5E67D" w14:textId="77777777" w:rsidR="00390E59" w:rsidRDefault="00390E59" w:rsidP="00390E59">
      <w:pPr>
        <w:spacing w:line="278" w:lineRule="auto"/>
        <w:rPr>
          <w:rFonts w:ascii="Arial" w:hAnsi="Arial" w:cs="Arial"/>
          <w:b/>
          <w:bCs/>
          <w:sz w:val="20"/>
          <w:szCs w:val="20"/>
          <w:u w:val="single"/>
        </w:rPr>
      </w:pPr>
    </w:p>
    <w:p w14:paraId="22C817CA" w14:textId="77777777" w:rsidR="00390E59" w:rsidRDefault="00390E59" w:rsidP="00390E59">
      <w:pPr>
        <w:spacing w:line="278" w:lineRule="auto"/>
        <w:rPr>
          <w:rFonts w:ascii="Arial" w:hAnsi="Arial" w:cs="Arial"/>
          <w:b/>
          <w:bCs/>
          <w:sz w:val="20"/>
          <w:szCs w:val="20"/>
          <w:u w:val="single"/>
        </w:rPr>
      </w:pPr>
    </w:p>
    <w:tbl>
      <w:tblPr>
        <w:tblW w:w="14404" w:type="dxa"/>
        <w:tblLook w:val="01E0" w:firstRow="1" w:lastRow="1" w:firstColumn="1" w:lastColumn="1" w:noHBand="0" w:noVBand="0"/>
      </w:tblPr>
      <w:tblGrid>
        <w:gridCol w:w="5728"/>
        <w:gridCol w:w="8676"/>
      </w:tblGrid>
      <w:tr w:rsidR="00D32D01" w:rsidRPr="00C578F0" w14:paraId="74C3FCD3" w14:textId="77777777" w:rsidTr="00D32D01">
        <w:trPr>
          <w:trHeight w:val="290"/>
        </w:trPr>
        <w:tc>
          <w:tcPr>
            <w:tcW w:w="572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14553B5" w14:textId="20F83E02" w:rsidR="00D32D01" w:rsidRPr="00C578F0" w:rsidRDefault="00D32D01" w:rsidP="00D32D01">
            <w:pPr>
              <w:contextualSpacing/>
              <w:rPr>
                <w:rFonts w:ascii="Arial" w:eastAsia="Calibri" w:hAnsi="Arial" w:cs="Arial"/>
                <w:b/>
                <w:bCs/>
                <w:lang w:eastAsia="en-GB"/>
              </w:rPr>
            </w:pPr>
            <w:r w:rsidRPr="00986137">
              <w:rPr>
                <w:rFonts w:ascii="Arial" w:eastAsia="Calibri" w:hAnsi="Arial" w:cs="Arial"/>
                <w:b/>
                <w:bCs/>
                <w:lang w:eastAsia="en-GB"/>
              </w:rPr>
              <w:t xml:space="preserve">Chapter: </w:t>
            </w:r>
            <w:r>
              <w:rPr>
                <w:rFonts w:ascii="Arial" w:eastAsia="Calibri" w:hAnsi="Arial" w:cs="Arial"/>
                <w:b/>
                <w:bCs/>
                <w:lang w:eastAsia="en-GB"/>
              </w:rPr>
              <w:t>Preassessment questions</w:t>
            </w:r>
          </w:p>
        </w:tc>
        <w:tc>
          <w:tcPr>
            <w:tcW w:w="86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BA930DB" w14:textId="49E08F04" w:rsidR="00D32D01" w:rsidRPr="00C578F0" w:rsidRDefault="00D32D01" w:rsidP="00D32D01">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Pr>
                <w:rFonts w:ascii="Arial" w:eastAsia="Calibri" w:hAnsi="Arial" w:cs="Arial"/>
                <w:b/>
                <w:bCs/>
                <w:lang w:eastAsia="en-GB"/>
              </w:rPr>
              <w:t>Postassessment question 2</w:t>
            </w:r>
          </w:p>
        </w:tc>
      </w:tr>
      <w:tr w:rsidR="00D32D01" w:rsidRPr="00C578F0" w14:paraId="7AE99AB7" w14:textId="77777777" w:rsidTr="00D32D01">
        <w:trPr>
          <w:trHeight w:val="278"/>
        </w:trPr>
        <w:tc>
          <w:tcPr>
            <w:tcW w:w="14404"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DC71E7E" w14:textId="6A9115AC" w:rsidR="00D32D01" w:rsidRPr="00C578F0" w:rsidRDefault="00D32D01" w:rsidP="00D32D01">
            <w:pPr>
              <w:contextualSpacing/>
              <w:rPr>
                <w:rFonts w:ascii="Arial" w:eastAsia="Calibri" w:hAnsi="Arial" w:cs="Arial"/>
                <w:b/>
                <w:bCs/>
                <w:lang w:eastAsia="en-GB"/>
              </w:rPr>
            </w:pPr>
            <w:r w:rsidRPr="00C578F0">
              <w:rPr>
                <w:rFonts w:ascii="Arial" w:eastAsia="Calibri" w:hAnsi="Arial" w:cs="Arial"/>
                <w:b/>
                <w:lang w:eastAsia="en-GB"/>
              </w:rPr>
              <w:t>Text</w:t>
            </w:r>
          </w:p>
        </w:tc>
      </w:tr>
      <w:tr w:rsidR="00D32D01" w:rsidRPr="00C578F0" w14:paraId="559FCB23" w14:textId="77777777" w:rsidTr="00D32D01">
        <w:trPr>
          <w:trHeight w:val="701"/>
        </w:trPr>
        <w:tc>
          <w:tcPr>
            <w:tcW w:w="14404"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AF966A3" w14:textId="77777777" w:rsidR="00D32D01" w:rsidRDefault="00D32D01" w:rsidP="00D32D01">
            <w:pPr>
              <w:contextualSpacing/>
              <w:rPr>
                <w:rFonts w:ascii="Arial" w:eastAsia="Times New Roman" w:hAnsi="Arial" w:cs="Arial"/>
                <w:bCs/>
              </w:rPr>
            </w:pPr>
            <w:r w:rsidRPr="00B2458D">
              <w:rPr>
                <w:rFonts w:ascii="Arial" w:eastAsia="Times New Roman" w:hAnsi="Arial" w:cs="Arial"/>
                <w:bCs/>
              </w:rPr>
              <w:t xml:space="preserve">Which of the following patients is most likely to have acquired </w:t>
            </w:r>
            <w:r>
              <w:rPr>
                <w:rFonts w:ascii="Arial" w:eastAsia="Times New Roman" w:hAnsi="Arial" w:cs="Arial"/>
                <w:bCs/>
              </w:rPr>
              <w:t>AA</w:t>
            </w:r>
            <w:r w:rsidRPr="00B2458D">
              <w:rPr>
                <w:rFonts w:ascii="Arial" w:eastAsia="Times New Roman" w:hAnsi="Arial" w:cs="Arial"/>
                <w:bCs/>
              </w:rPr>
              <w:t xml:space="preserve"> rather than an inherited </w:t>
            </w:r>
            <w:r w:rsidRPr="00E60041">
              <w:rPr>
                <w:rFonts w:ascii="Arial" w:eastAsia="Times New Roman" w:hAnsi="Arial" w:cs="Arial"/>
                <w:bCs/>
                <w:highlight w:val="yellow"/>
              </w:rPr>
              <w:t>BMF</w:t>
            </w:r>
            <w:r w:rsidRPr="00B2458D">
              <w:rPr>
                <w:rFonts w:ascii="Arial" w:eastAsia="Times New Roman" w:hAnsi="Arial" w:cs="Arial"/>
                <w:bCs/>
              </w:rPr>
              <w:t xml:space="preserve"> syndrome?</w:t>
            </w:r>
          </w:p>
          <w:tbl>
            <w:tblPr>
              <w:tblW w:w="14182" w:type="dxa"/>
              <w:tblLook w:val="01E0" w:firstRow="1" w:lastRow="1" w:firstColumn="1" w:lastColumn="1" w:noHBand="0" w:noVBand="0"/>
            </w:tblPr>
            <w:tblGrid>
              <w:gridCol w:w="5272"/>
              <w:gridCol w:w="3514"/>
              <w:gridCol w:w="5396"/>
            </w:tblGrid>
            <w:tr w:rsidR="00D32D01" w:rsidRPr="00C578F0" w14:paraId="2FDDFE38"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CE35E6C" w14:textId="77777777" w:rsidR="00D32D01" w:rsidRPr="00C578F0" w:rsidRDefault="00D32D01" w:rsidP="00D32D01">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51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29AA1B98" w14:textId="77777777" w:rsidR="00D32D01" w:rsidRPr="00C578F0" w:rsidRDefault="00D32D01" w:rsidP="00D32D01">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9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7DF15F32" w14:textId="77777777" w:rsidR="00D32D01" w:rsidRPr="00C578F0" w:rsidRDefault="00D32D01" w:rsidP="00D32D01">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D32D01" w:rsidRPr="00C578F0" w14:paraId="1EC93926"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26E8A53" w14:textId="77777777" w:rsidR="00D32D01" w:rsidRPr="0072707D" w:rsidRDefault="00D32D01" w:rsidP="00D32D01">
                  <w:pPr>
                    <w:rPr>
                      <w:rFonts w:ascii="Arial" w:eastAsia="Calibri" w:hAnsi="Arial" w:cs="Arial"/>
                      <w:lang w:eastAsia="en-GB"/>
                    </w:rPr>
                  </w:pPr>
                  <w:r>
                    <w:rPr>
                      <w:rFonts w:ascii="Arial" w:eastAsia="Calibri" w:hAnsi="Arial" w:cs="Arial"/>
                      <w:lang w:eastAsia="en-GB"/>
                    </w:rPr>
                    <w:t xml:space="preserve">Patient A: 25-year-old with pancytopenia, </w:t>
                  </w:r>
                  <w:r w:rsidRPr="00157DE8">
                    <w:rPr>
                      <w:rFonts w:ascii="Arial" w:eastAsia="Calibri" w:hAnsi="Arial" w:cs="Arial"/>
                      <w:lang w:eastAsia="en-GB"/>
                    </w:rPr>
                    <w:t>mild skeletal abnormalitie</w:t>
                  </w:r>
                  <w:r>
                    <w:rPr>
                      <w:rFonts w:ascii="Arial" w:eastAsia="Calibri" w:hAnsi="Arial" w:cs="Arial"/>
                      <w:lang w:eastAsia="en-GB"/>
                    </w:rPr>
                    <w:t>s,</w:t>
                  </w:r>
                  <w:r w:rsidRPr="00157DE8">
                    <w:rPr>
                      <w:rFonts w:ascii="Arial" w:eastAsia="Calibri" w:hAnsi="Arial" w:cs="Arial"/>
                      <w:lang w:eastAsia="en-GB"/>
                    </w:rPr>
                    <w:t xml:space="preserve"> a family history of anemia</w:t>
                  </w:r>
                  <w:r>
                    <w:rPr>
                      <w:rFonts w:ascii="Arial" w:eastAsia="Calibri" w:hAnsi="Arial" w:cs="Arial"/>
                      <w:lang w:eastAsia="en-GB"/>
                    </w:rPr>
                    <w:t>, recently diagnosed with severe atopic dermatitis.</w:t>
                  </w:r>
                </w:p>
              </w:tc>
              <w:tc>
                <w:tcPr>
                  <w:tcW w:w="3514" w:type="dxa"/>
                  <w:tcBorders>
                    <w:top w:val="single" w:sz="4" w:space="0" w:color="auto"/>
                    <w:left w:val="single" w:sz="4" w:space="0" w:color="auto"/>
                    <w:bottom w:val="single" w:sz="4" w:space="0" w:color="auto"/>
                    <w:right w:val="single" w:sz="4" w:space="0" w:color="auto"/>
                  </w:tcBorders>
                </w:tcPr>
                <w:p w14:paraId="15BD8625" w14:textId="77777777" w:rsidR="00D32D01" w:rsidRPr="0072707D" w:rsidRDefault="00D32D01" w:rsidP="00D32D01">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22CFF3D0" w14:textId="77777777" w:rsidR="00D32D01" w:rsidRPr="0072707D" w:rsidRDefault="00D32D01" w:rsidP="00D32D01">
                  <w:pPr>
                    <w:contextualSpacing/>
                    <w:rPr>
                      <w:rFonts w:ascii="Arial" w:eastAsia="Calibri" w:hAnsi="Arial" w:cs="Arial"/>
                      <w:bCs/>
                      <w:lang w:eastAsia="en-GB"/>
                    </w:rPr>
                  </w:pPr>
                  <w:r w:rsidRPr="00723873">
                    <w:rPr>
                      <w:rFonts w:ascii="Arial" w:eastAsia="Calibri" w:hAnsi="Arial" w:cs="Arial"/>
                      <w:bCs/>
                      <w:lang w:eastAsia="en-GB"/>
                    </w:rPr>
                    <w:t>While this patient may have an inherited disorder, the presence of skeletal abnormalities and a family history of anemia make acquired aplastic anemia less likely</w:t>
                  </w:r>
                  <w:r>
                    <w:rPr>
                      <w:rFonts w:ascii="Arial" w:eastAsia="Calibri" w:hAnsi="Arial" w:cs="Arial"/>
                      <w:bCs/>
                      <w:lang w:eastAsia="en-GB"/>
                    </w:rPr>
                    <w:t>.</w:t>
                  </w:r>
                </w:p>
              </w:tc>
            </w:tr>
            <w:tr w:rsidR="00D32D01" w:rsidRPr="009E681D" w14:paraId="0150EA09"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8A21E54" w14:textId="77777777" w:rsidR="00D32D01" w:rsidRPr="004E364B" w:rsidRDefault="00D32D01" w:rsidP="00D32D01">
                  <w:pPr>
                    <w:rPr>
                      <w:rFonts w:ascii="Arial" w:eastAsia="Calibri" w:hAnsi="Arial" w:cs="Arial"/>
                      <w:lang w:eastAsia="en-GB"/>
                    </w:rPr>
                  </w:pPr>
                  <w:r w:rsidRPr="4C57DA18">
                    <w:rPr>
                      <w:rFonts w:ascii="Arial" w:eastAsia="Calibri" w:hAnsi="Arial" w:cs="Arial"/>
                      <w:lang w:eastAsia="en-GB"/>
                    </w:rPr>
                    <w:t>Patient B: 12-year-old with pancytopenia, café-au-lait spots, hypoplastic thumbs</w:t>
                  </w:r>
                  <w:ins w:id="69" w:author="Rebecca Cox" w:date="2025-01-09T15:21:00Z">
                    <w:r w:rsidRPr="4C57DA18">
                      <w:rPr>
                        <w:rFonts w:ascii="Arial" w:eastAsia="Calibri" w:hAnsi="Arial" w:cs="Arial"/>
                        <w:lang w:eastAsia="en-GB"/>
                      </w:rPr>
                      <w:t>,</w:t>
                    </w:r>
                  </w:ins>
                  <w:r w:rsidRPr="4C57DA18">
                    <w:rPr>
                      <w:rFonts w:ascii="Arial" w:eastAsia="Calibri" w:hAnsi="Arial" w:cs="Arial"/>
                      <w:lang w:eastAsia="en-GB"/>
                    </w:rPr>
                    <w:t xml:space="preserve"> and a sibling with similar features.</w:t>
                  </w:r>
                </w:p>
              </w:tc>
              <w:tc>
                <w:tcPr>
                  <w:tcW w:w="3514" w:type="dxa"/>
                  <w:tcBorders>
                    <w:top w:val="single" w:sz="4" w:space="0" w:color="auto"/>
                    <w:left w:val="single" w:sz="4" w:space="0" w:color="auto"/>
                    <w:bottom w:val="single" w:sz="4" w:space="0" w:color="auto"/>
                    <w:right w:val="single" w:sz="4" w:space="0" w:color="auto"/>
                  </w:tcBorders>
                </w:tcPr>
                <w:p w14:paraId="6E7246D8" w14:textId="77777777" w:rsidR="00D32D01" w:rsidRPr="0072707D" w:rsidRDefault="00D32D01" w:rsidP="00D32D01">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3114AD81" w14:textId="77777777" w:rsidR="00D32D01" w:rsidRPr="0072707D" w:rsidRDefault="00D32D01" w:rsidP="00D32D01">
                  <w:pPr>
                    <w:contextualSpacing/>
                    <w:rPr>
                      <w:rFonts w:ascii="Arial" w:eastAsia="Calibri" w:hAnsi="Arial" w:cs="Arial"/>
                      <w:bCs/>
                      <w:lang w:eastAsia="en-GB"/>
                    </w:rPr>
                  </w:pPr>
                  <w:r w:rsidRPr="00EE16EB">
                    <w:rPr>
                      <w:rFonts w:ascii="Arial" w:eastAsia="Calibri" w:hAnsi="Arial" w:cs="Arial"/>
                      <w:bCs/>
                      <w:lang w:eastAsia="en-GB"/>
                    </w:rPr>
                    <w:t xml:space="preserve">The clinical features in this patient, such as café-au-lait spots and hypoplastic thumbs, strongly suggest </w:t>
                  </w:r>
                  <w:r>
                    <w:rPr>
                      <w:rFonts w:ascii="Arial" w:eastAsia="Calibri" w:hAnsi="Arial" w:cs="Arial"/>
                      <w:bCs/>
                      <w:lang w:eastAsia="en-GB"/>
                    </w:rPr>
                    <w:t>an inherited disorder</w:t>
                  </w:r>
                  <w:r w:rsidRPr="00EE16EB">
                    <w:rPr>
                      <w:rFonts w:ascii="Arial" w:eastAsia="Calibri" w:hAnsi="Arial" w:cs="Arial"/>
                      <w:bCs/>
                      <w:lang w:eastAsia="en-GB"/>
                    </w:rPr>
                    <w:t>, not acquired aplastic anemia.</w:t>
                  </w:r>
                </w:p>
              </w:tc>
            </w:tr>
            <w:tr w:rsidR="00D32D01" w:rsidRPr="009E681D" w14:paraId="3F011AA4"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82F0947" w14:textId="77777777" w:rsidR="00D32D01" w:rsidRPr="0072707D" w:rsidRDefault="00D32D01" w:rsidP="00D32D01">
                  <w:pPr>
                    <w:contextualSpacing/>
                    <w:rPr>
                      <w:rFonts w:ascii="Arial" w:eastAsia="Calibri" w:hAnsi="Arial" w:cs="Arial"/>
                      <w:lang w:eastAsia="en-GB"/>
                    </w:rPr>
                  </w:pPr>
                  <w:r w:rsidRPr="4C57DA18">
                    <w:rPr>
                      <w:rFonts w:ascii="Arial" w:eastAsia="Calibri" w:hAnsi="Arial" w:cs="Arial"/>
                      <w:lang w:eastAsia="en-GB"/>
                    </w:rPr>
                    <w:t xml:space="preserve">Patient C: </w:t>
                  </w:r>
                  <w:del w:id="70" w:author="Rebecca Cox" w:date="2025-01-09T15:20:00Z">
                    <w:r w:rsidRPr="4C57DA18" w:rsidDel="5F123D36">
                      <w:rPr>
                        <w:rFonts w:ascii="Arial" w:eastAsia="Calibri" w:hAnsi="Arial" w:cs="Arial"/>
                        <w:lang w:eastAsia="en-GB"/>
                      </w:rPr>
                      <w:delText xml:space="preserve">A </w:delText>
                    </w:r>
                  </w:del>
                  <w:r w:rsidRPr="4C57DA18">
                    <w:rPr>
                      <w:rFonts w:ascii="Arial" w:eastAsia="Calibri" w:hAnsi="Arial" w:cs="Arial"/>
                      <w:lang w:eastAsia="en-GB"/>
                    </w:rPr>
                    <w:t xml:space="preserve">30-year-old with pancytopenia, macrocytic </w:t>
                  </w:r>
                  <w:r w:rsidRPr="4C57DA18">
                    <w:rPr>
                      <w:rFonts w:ascii="Arial" w:eastAsia="Calibri" w:hAnsi="Arial" w:cs="Arial"/>
                      <w:highlight w:val="yellow"/>
                      <w:lang w:eastAsia="en-GB"/>
                    </w:rPr>
                    <w:t>RBC</w:t>
                  </w:r>
                  <w:r w:rsidRPr="4C57DA18">
                    <w:rPr>
                      <w:rFonts w:ascii="Arial" w:eastAsia="Calibri" w:hAnsi="Arial" w:cs="Arial"/>
                      <w:lang w:eastAsia="en-GB"/>
                    </w:rPr>
                    <w:t>s</w:t>
                  </w:r>
                  <w:ins w:id="71" w:author="Rebecca Cox" w:date="2025-01-09T15:21:00Z">
                    <w:r w:rsidRPr="4C57DA18">
                      <w:rPr>
                        <w:rFonts w:ascii="Arial" w:eastAsia="Calibri" w:hAnsi="Arial" w:cs="Arial"/>
                        <w:lang w:eastAsia="en-GB"/>
                      </w:rPr>
                      <w:t>,</w:t>
                    </w:r>
                  </w:ins>
                  <w:r w:rsidRPr="4C57DA18">
                    <w:rPr>
                      <w:rFonts w:ascii="Arial" w:eastAsia="Calibri" w:hAnsi="Arial" w:cs="Arial"/>
                      <w:lang w:eastAsia="en-GB"/>
                    </w:rPr>
                    <w:t xml:space="preserve"> and a family history of fatigue and anemia in multiple generations.</w:t>
                  </w:r>
                </w:p>
              </w:tc>
              <w:tc>
                <w:tcPr>
                  <w:tcW w:w="3514" w:type="dxa"/>
                  <w:tcBorders>
                    <w:top w:val="single" w:sz="4" w:space="0" w:color="auto"/>
                    <w:left w:val="single" w:sz="4" w:space="0" w:color="auto"/>
                    <w:bottom w:val="single" w:sz="4" w:space="0" w:color="auto"/>
                    <w:right w:val="single" w:sz="4" w:space="0" w:color="auto"/>
                  </w:tcBorders>
                </w:tcPr>
                <w:p w14:paraId="5F83B080" w14:textId="77777777" w:rsidR="00D32D01" w:rsidRPr="0072707D" w:rsidRDefault="00D32D01" w:rsidP="00D32D01">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5A16FD52" w14:textId="77777777" w:rsidR="00D32D01" w:rsidRPr="0072707D" w:rsidRDefault="00D32D01" w:rsidP="00D32D01">
                  <w:pPr>
                    <w:contextualSpacing/>
                    <w:rPr>
                      <w:rFonts w:ascii="Arial" w:hAnsi="Arial" w:cs="Arial"/>
                    </w:rPr>
                  </w:pPr>
                  <w:r w:rsidRPr="001B4763">
                    <w:rPr>
                      <w:rFonts w:ascii="Arial" w:hAnsi="Arial" w:cs="Arial"/>
                    </w:rPr>
                    <w:t>The macrocytic red blood cells and a strong family history of anemia make an inherited disorder more likely than acquired aplastic anemia</w:t>
                  </w:r>
                  <w:r>
                    <w:rPr>
                      <w:rFonts w:ascii="Arial" w:hAnsi="Arial" w:cs="Arial"/>
                    </w:rPr>
                    <w:t>.</w:t>
                  </w:r>
                </w:p>
              </w:tc>
            </w:tr>
            <w:tr w:rsidR="00D32D01" w:rsidRPr="009E681D" w14:paraId="5061B724"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867D5FA" w14:textId="77777777" w:rsidR="00D32D01" w:rsidRPr="00F12E5D" w:rsidRDefault="00D32D01" w:rsidP="00D32D01">
                  <w:pPr>
                    <w:rPr>
                      <w:rFonts w:ascii="Arial" w:eastAsia="Calibri" w:hAnsi="Arial" w:cs="Arial"/>
                      <w:lang w:eastAsia="en-GB"/>
                    </w:rPr>
                  </w:pPr>
                  <w:r w:rsidRPr="4C57DA18">
                    <w:rPr>
                      <w:rFonts w:ascii="Arial" w:eastAsia="Calibri" w:hAnsi="Arial" w:cs="Arial"/>
                      <w:color w:val="4EA72E" w:themeColor="accent6"/>
                      <w:lang w:eastAsia="en-GB"/>
                    </w:rPr>
                    <w:lastRenderedPageBreak/>
                    <w:t>Patient D: 40-year-old with pancytopenia, normal physical exam findings, no family history</w:t>
                  </w:r>
                  <w:ins w:id="72" w:author="Rebecca Cox" w:date="2025-01-09T15:21:00Z">
                    <w:r w:rsidRPr="4C57DA18">
                      <w:rPr>
                        <w:rFonts w:ascii="Arial" w:eastAsia="Calibri" w:hAnsi="Arial" w:cs="Arial"/>
                        <w:color w:val="4EA72E" w:themeColor="accent6"/>
                        <w:lang w:eastAsia="en-GB"/>
                      </w:rPr>
                      <w:t>,</w:t>
                    </w:r>
                  </w:ins>
                  <w:r w:rsidRPr="4C57DA18">
                    <w:rPr>
                      <w:rFonts w:ascii="Arial" w:eastAsia="Calibri" w:hAnsi="Arial" w:cs="Arial"/>
                      <w:color w:val="4EA72E" w:themeColor="accent6"/>
                      <w:lang w:eastAsia="en-GB"/>
                    </w:rPr>
                    <w:t xml:space="preserve"> and recently started on azathioprine for </w:t>
                  </w:r>
                  <w:r>
                    <w:rPr>
                      <w:rFonts w:ascii="Arial" w:eastAsia="Calibri" w:hAnsi="Arial" w:cs="Arial"/>
                      <w:color w:val="4EA72E" w:themeColor="accent6"/>
                      <w:lang w:eastAsia="en-GB"/>
                    </w:rPr>
                    <w:t xml:space="preserve">their </w:t>
                  </w:r>
                  <w:r w:rsidRPr="4C57DA18">
                    <w:rPr>
                      <w:rFonts w:ascii="Arial" w:eastAsia="Calibri" w:hAnsi="Arial" w:cs="Arial"/>
                      <w:color w:val="4EA72E" w:themeColor="accent6"/>
                      <w:lang w:eastAsia="en-GB"/>
                    </w:rPr>
                    <w:t xml:space="preserve">Crohn’s </w:t>
                  </w:r>
                  <w:r>
                    <w:rPr>
                      <w:rFonts w:ascii="Arial" w:eastAsia="Calibri" w:hAnsi="Arial" w:cs="Arial"/>
                      <w:color w:val="4EA72E" w:themeColor="accent6"/>
                      <w:lang w:eastAsia="en-GB"/>
                    </w:rPr>
                    <w:t>d</w:t>
                  </w:r>
                  <w:r w:rsidRPr="4C57DA18">
                    <w:rPr>
                      <w:rFonts w:ascii="Arial" w:eastAsia="Calibri" w:hAnsi="Arial" w:cs="Arial"/>
                      <w:color w:val="4EA72E" w:themeColor="accent6"/>
                      <w:lang w:eastAsia="en-GB"/>
                    </w:rPr>
                    <w:t>isease.</w:t>
                  </w:r>
                </w:p>
              </w:tc>
              <w:tc>
                <w:tcPr>
                  <w:tcW w:w="3514" w:type="dxa"/>
                  <w:tcBorders>
                    <w:top w:val="single" w:sz="4" w:space="0" w:color="auto"/>
                    <w:left w:val="single" w:sz="4" w:space="0" w:color="auto"/>
                    <w:bottom w:val="single" w:sz="4" w:space="0" w:color="auto"/>
                    <w:right w:val="single" w:sz="4" w:space="0" w:color="auto"/>
                  </w:tcBorders>
                </w:tcPr>
                <w:p w14:paraId="3288ADD7" w14:textId="77777777" w:rsidR="00D32D01" w:rsidRPr="0072707D" w:rsidRDefault="00D32D01" w:rsidP="00D32D01">
                  <w:pPr>
                    <w:contextualSpacing/>
                    <w:rPr>
                      <w:rFonts w:ascii="Arial" w:eastAsia="Calibri" w:hAnsi="Arial" w:cs="Arial"/>
                      <w:bCs/>
                      <w:lang w:eastAsia="en-GB"/>
                    </w:rPr>
                  </w:pPr>
                  <w:r w:rsidRPr="00EE16EB">
                    <w:rPr>
                      <w:rFonts w:ascii="Arial" w:hAnsi="Arial" w:cs="Arial"/>
                    </w:rPr>
                    <w:t>The absence of inherited syndrome markers and the presence of a clear environmental trigger (</w:t>
                  </w:r>
                  <w:r>
                    <w:rPr>
                      <w:rFonts w:ascii="Arial" w:hAnsi="Arial" w:cs="Arial"/>
                    </w:rPr>
                    <w:t>azathioprine</w:t>
                  </w:r>
                  <w:r w:rsidRPr="00EE16EB">
                    <w:rPr>
                      <w:rFonts w:ascii="Arial" w:hAnsi="Arial" w:cs="Arial"/>
                    </w:rPr>
                    <w:t>) point to acquired aplastic anemia</w:t>
                  </w:r>
                  <w:r>
                    <w:rPr>
                      <w:rFonts w:ascii="Arial" w:hAnsi="Arial" w:cs="Arial"/>
                    </w:rPr>
                    <w:t>.</w:t>
                  </w:r>
                </w:p>
              </w:tc>
              <w:tc>
                <w:tcPr>
                  <w:tcW w:w="5396" w:type="dxa"/>
                  <w:tcBorders>
                    <w:top w:val="single" w:sz="4" w:space="0" w:color="auto"/>
                    <w:left w:val="single" w:sz="4" w:space="0" w:color="auto"/>
                    <w:bottom w:val="single" w:sz="4" w:space="0" w:color="auto"/>
                    <w:right w:val="single" w:sz="4" w:space="0" w:color="auto"/>
                  </w:tcBorders>
                </w:tcPr>
                <w:p w14:paraId="4081D8AA" w14:textId="77777777" w:rsidR="00D32D01" w:rsidRPr="0072707D" w:rsidRDefault="00D32D01" w:rsidP="00D32D01">
                  <w:pPr>
                    <w:contextualSpacing/>
                    <w:rPr>
                      <w:rFonts w:ascii="Arial" w:hAnsi="Arial" w:cs="Arial"/>
                    </w:rPr>
                  </w:pPr>
                </w:p>
              </w:tc>
            </w:tr>
          </w:tbl>
          <w:p w14:paraId="35569506" w14:textId="77777777" w:rsidR="00D32D01" w:rsidRPr="003B3281" w:rsidRDefault="00D32D01" w:rsidP="00D32D01">
            <w:pPr>
              <w:contextualSpacing/>
              <w:rPr>
                <w:rFonts w:ascii="Arial" w:eastAsia="Times New Roman" w:hAnsi="Arial" w:cs="Arial"/>
                <w:bCs/>
              </w:rPr>
            </w:pPr>
          </w:p>
        </w:tc>
      </w:tr>
      <w:tr w:rsidR="00D32D01" w:rsidRPr="00C578F0" w14:paraId="4CE722BA" w14:textId="77777777" w:rsidTr="00D32D01">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E40F440" w14:textId="70FD70D9" w:rsidR="00D32D01" w:rsidRPr="00C578F0" w:rsidRDefault="00D32D01" w:rsidP="00D32D01">
            <w:pPr>
              <w:contextualSpacing/>
              <w:rPr>
                <w:rFonts w:ascii="Arial" w:eastAsia="Calibri" w:hAnsi="Arial" w:cs="Arial"/>
                <w:b/>
                <w:lang w:eastAsia="en-GB"/>
              </w:rPr>
            </w:pPr>
            <w:r w:rsidRPr="00C578F0">
              <w:rPr>
                <w:rFonts w:ascii="Arial" w:eastAsia="Calibri" w:hAnsi="Arial" w:cs="Arial"/>
                <w:b/>
                <w:lang w:eastAsia="en-GB"/>
              </w:rPr>
              <w:lastRenderedPageBreak/>
              <w:t xml:space="preserve">Solution </w:t>
            </w:r>
          </w:p>
        </w:tc>
      </w:tr>
      <w:tr w:rsidR="00D32D01" w:rsidRPr="00C578F0" w14:paraId="1BA70BD9" w14:textId="77777777" w:rsidTr="00D32D01">
        <w:trPr>
          <w:trHeight w:val="278"/>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7113EE7" w14:textId="1F3069F3" w:rsidR="00D32D01" w:rsidRPr="00C578F0" w:rsidRDefault="00D32D01" w:rsidP="00D32D01">
            <w:pPr>
              <w:contextualSpacing/>
              <w:rPr>
                <w:rFonts w:ascii="Arial" w:eastAsia="Calibri" w:hAnsi="Arial" w:cs="Arial"/>
                <w:bCs/>
                <w:lang w:eastAsia="en-GB"/>
              </w:rPr>
            </w:pPr>
            <w:r w:rsidRPr="00240D4C">
              <w:rPr>
                <w:rFonts w:ascii="Arial" w:eastAsia="Calibri" w:hAnsi="Arial" w:cs="Arial"/>
                <w:bCs/>
                <w:lang w:eastAsia="en-GB"/>
              </w:rPr>
              <w:t xml:space="preserve">Acquired aplastic anemia is typically distinguished by pancytopenia without physical abnormalities or a family history of </w:t>
            </w:r>
            <w:r>
              <w:rPr>
                <w:rFonts w:ascii="Arial" w:eastAsia="Calibri" w:hAnsi="Arial" w:cs="Arial"/>
                <w:bCs/>
                <w:lang w:eastAsia="en-GB"/>
              </w:rPr>
              <w:t>BMF</w:t>
            </w:r>
            <w:r w:rsidRPr="00240D4C">
              <w:rPr>
                <w:rFonts w:ascii="Arial" w:eastAsia="Calibri" w:hAnsi="Arial" w:cs="Arial"/>
                <w:bCs/>
                <w:lang w:eastAsia="en-GB"/>
              </w:rPr>
              <w:t xml:space="preserve"> syndromes.</w:t>
            </w:r>
            <w:r>
              <w:rPr>
                <w:rFonts w:ascii="Arial" w:eastAsia="Calibri" w:hAnsi="Arial" w:cs="Arial"/>
                <w:bCs/>
                <w:lang w:eastAsia="en-GB"/>
              </w:rPr>
              <w:t xml:space="preserve"> Patients A, B and C all have indicators of inherited disorders, while patient D does not and has a clear environmental trigger. </w:t>
            </w:r>
          </w:p>
        </w:tc>
      </w:tr>
      <w:tr w:rsidR="00390E59" w:rsidRPr="00C578F0" w14:paraId="6EBDC7A3" w14:textId="77777777" w:rsidTr="00D32D01">
        <w:trPr>
          <w:trHeight w:val="130"/>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27E34D5" w14:textId="77777777" w:rsidR="00390E59" w:rsidRPr="00C578F0" w:rsidRDefault="00390E59" w:rsidP="00AC0E29">
            <w:pPr>
              <w:contextualSpacing/>
              <w:rPr>
                <w:rFonts w:ascii="Arial" w:eastAsia="Calibri" w:hAnsi="Arial" w:cs="Arial"/>
                <w:b/>
                <w:lang w:eastAsia="en-GB"/>
              </w:rPr>
            </w:pPr>
            <w:r w:rsidRPr="00C578F0">
              <w:rPr>
                <w:rFonts w:ascii="Arial" w:eastAsia="Calibri" w:hAnsi="Arial" w:cs="Arial"/>
                <w:b/>
                <w:lang w:eastAsia="en-GB"/>
              </w:rPr>
              <w:t>Interactivity/buttons</w:t>
            </w:r>
          </w:p>
        </w:tc>
      </w:tr>
      <w:tr w:rsidR="00390E59" w:rsidRPr="00C578F0" w14:paraId="6E8DC5C7" w14:textId="77777777" w:rsidTr="00D32D01">
        <w:trPr>
          <w:trHeight w:val="141"/>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1A0A697" w14:textId="77777777" w:rsidR="00390E59" w:rsidRDefault="00390E59" w:rsidP="00AC0E29">
            <w:pPr>
              <w:contextualSpacing/>
              <w:rPr>
                <w:rFonts w:ascii="Arial" w:eastAsia="Calibri" w:hAnsi="Arial" w:cs="Arial"/>
                <w:bCs/>
                <w:lang w:eastAsia="en-GB"/>
              </w:rPr>
            </w:pPr>
            <w:r>
              <w:rPr>
                <w:rFonts w:ascii="Arial" w:eastAsia="Calibri" w:hAnsi="Arial" w:cs="Arial"/>
                <w:bCs/>
                <w:lang w:eastAsia="en-GB"/>
              </w:rPr>
              <w:t>Add references button</w:t>
            </w:r>
          </w:p>
          <w:p w14:paraId="0B239167" w14:textId="77777777" w:rsidR="00390E59" w:rsidRPr="00C578F0" w:rsidRDefault="00390E59" w:rsidP="00AC0E29">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F12E5D">
              <w:rPr>
                <w:rFonts w:ascii="Arial" w:eastAsia="Calibri" w:hAnsi="Arial" w:cs="Arial"/>
                <w:bCs/>
                <w:highlight w:val="yellow"/>
                <w:lang w:eastAsia="en-GB"/>
              </w:rPr>
              <w:t>BM</w:t>
            </w:r>
            <w:r>
              <w:rPr>
                <w:rFonts w:ascii="Arial" w:eastAsia="Calibri" w:hAnsi="Arial" w:cs="Arial"/>
                <w:bCs/>
                <w:lang w:eastAsia="en-GB"/>
              </w:rPr>
              <w:t xml:space="preserve">, </w:t>
            </w:r>
            <w:r w:rsidRPr="00A60FD0">
              <w:rPr>
                <w:rFonts w:ascii="Arial" w:eastAsia="Calibri" w:hAnsi="Arial" w:cs="Arial"/>
                <w:bCs/>
                <w:highlight w:val="yellow"/>
                <w:lang w:eastAsia="en-GB"/>
              </w:rPr>
              <w:t>BMF,</w:t>
            </w:r>
            <w:r>
              <w:rPr>
                <w:rFonts w:ascii="Arial" w:eastAsia="Calibri" w:hAnsi="Arial" w:cs="Arial"/>
                <w:bCs/>
                <w:lang w:eastAsia="en-GB"/>
              </w:rPr>
              <w:t xml:space="preserve"> </w:t>
            </w:r>
            <w:r w:rsidRPr="00E60041">
              <w:rPr>
                <w:rFonts w:ascii="Arial" w:eastAsia="Calibri" w:hAnsi="Arial" w:cs="Arial"/>
                <w:bCs/>
                <w:highlight w:val="yellow"/>
                <w:lang w:eastAsia="en-GB"/>
              </w:rPr>
              <w:t>RBC</w:t>
            </w:r>
          </w:p>
        </w:tc>
      </w:tr>
      <w:tr w:rsidR="00390E59" w:rsidRPr="00C578F0" w14:paraId="451B3DB2" w14:textId="77777777" w:rsidTr="00D32D01">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FE952D3" w14:textId="77777777" w:rsidR="00390E59" w:rsidRPr="00C578F0" w:rsidRDefault="00390E59" w:rsidP="00AC0E29">
            <w:pPr>
              <w:contextualSpacing/>
              <w:rPr>
                <w:rFonts w:ascii="Arial" w:eastAsia="Calibri" w:hAnsi="Arial" w:cs="Arial"/>
                <w:b/>
                <w:lang w:eastAsia="en-GB"/>
              </w:rPr>
            </w:pPr>
            <w:r w:rsidRPr="00C578F0">
              <w:rPr>
                <w:rFonts w:ascii="Arial" w:eastAsia="Calibri" w:hAnsi="Arial" w:cs="Arial"/>
                <w:b/>
                <w:lang w:eastAsia="en-GB"/>
              </w:rPr>
              <w:t xml:space="preserve">References </w:t>
            </w:r>
          </w:p>
        </w:tc>
      </w:tr>
      <w:tr w:rsidR="00390E59" w:rsidRPr="00C578F0" w14:paraId="38BA4ECD" w14:textId="77777777" w:rsidTr="00D32D01">
        <w:trPr>
          <w:trHeight w:val="154"/>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411AB5B9" w14:textId="77777777" w:rsidR="00390E59" w:rsidRPr="00C578F0" w:rsidRDefault="00390E59" w:rsidP="00AC0E29">
            <w:pPr>
              <w:contextualSpacing/>
              <w:rPr>
                <w:rFonts w:ascii="Arial" w:eastAsia="Calibri" w:hAnsi="Arial" w:cs="Arial"/>
                <w:bCs/>
                <w:lang w:eastAsia="en-GB"/>
              </w:rPr>
            </w:pPr>
          </w:p>
        </w:tc>
      </w:tr>
      <w:tr w:rsidR="00390E59" w:rsidRPr="00C578F0" w14:paraId="39E071F3" w14:textId="77777777" w:rsidTr="00D32D01">
        <w:trPr>
          <w:trHeight w:val="179"/>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E6DEB15" w14:textId="77777777" w:rsidR="00390E59" w:rsidRPr="00C578F0" w:rsidRDefault="00390E59" w:rsidP="00AC0E29">
            <w:pPr>
              <w:contextualSpacing/>
              <w:rPr>
                <w:rFonts w:ascii="Arial" w:eastAsia="Calibri" w:hAnsi="Arial" w:cs="Arial"/>
                <w:b/>
                <w:lang w:eastAsia="en-GB"/>
              </w:rPr>
            </w:pPr>
            <w:r w:rsidRPr="00C578F0">
              <w:rPr>
                <w:rFonts w:ascii="Arial" w:eastAsia="Calibri" w:hAnsi="Arial" w:cs="Arial"/>
                <w:b/>
                <w:lang w:eastAsia="en-GB"/>
              </w:rPr>
              <w:t>Notes/Settings</w:t>
            </w:r>
          </w:p>
        </w:tc>
      </w:tr>
      <w:tr w:rsidR="00390E59" w:rsidRPr="00C578F0" w14:paraId="3FC8DCAA" w14:textId="77777777" w:rsidTr="00D32D01">
        <w:trPr>
          <w:trHeight w:val="432"/>
        </w:trPr>
        <w:tc>
          <w:tcPr>
            <w:tcW w:w="14404"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28051A3" w14:textId="77777777" w:rsidR="00390E59" w:rsidRPr="003B6F28" w:rsidRDefault="00390E59" w:rsidP="00AC0E29">
            <w:pPr>
              <w:contextualSpacing/>
              <w:rPr>
                <w:rFonts w:ascii="Arial" w:eastAsia="Calibri" w:hAnsi="Arial" w:cs="Arial"/>
                <w:bCs/>
                <w:lang w:eastAsia="en-GB"/>
              </w:rPr>
            </w:pPr>
          </w:p>
        </w:tc>
      </w:tr>
    </w:tbl>
    <w:p w14:paraId="17C648BE" w14:textId="77777777" w:rsidR="00390E59" w:rsidRDefault="00390E59" w:rsidP="00390E59">
      <w:pPr>
        <w:spacing w:line="278" w:lineRule="auto"/>
        <w:rPr>
          <w:rFonts w:ascii="Arial" w:hAnsi="Arial" w:cs="Arial"/>
          <w:b/>
          <w:bCs/>
          <w:sz w:val="20"/>
          <w:szCs w:val="20"/>
          <w:u w:val="single"/>
        </w:rPr>
      </w:pPr>
      <w:r>
        <w:rPr>
          <w:rFonts w:ascii="Arial" w:hAnsi="Arial" w:cs="Arial"/>
          <w:b/>
          <w:bCs/>
          <w:sz w:val="20"/>
          <w:szCs w:val="20"/>
          <w:u w:val="single"/>
        </w:rPr>
        <w:br w:type="page"/>
      </w:r>
    </w:p>
    <w:tbl>
      <w:tblPr>
        <w:tblW w:w="14182" w:type="dxa"/>
        <w:tblLook w:val="01E0" w:firstRow="1" w:lastRow="1" w:firstColumn="1" w:lastColumn="1" w:noHBand="0" w:noVBand="0"/>
      </w:tblPr>
      <w:tblGrid>
        <w:gridCol w:w="5728"/>
        <w:gridCol w:w="8676"/>
      </w:tblGrid>
      <w:tr w:rsidR="00502D92" w:rsidRPr="00C578F0" w14:paraId="0F1F59B4" w14:textId="77777777" w:rsidTr="00F7508F">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C5C560" w14:textId="77777777" w:rsidR="00502D92" w:rsidRPr="00C578F0" w:rsidRDefault="00502D92" w:rsidP="00F7508F">
            <w:pPr>
              <w:contextualSpacing/>
              <w:rPr>
                <w:rFonts w:ascii="Arial" w:eastAsia="Calibri" w:hAnsi="Arial" w:cs="Arial"/>
                <w:b/>
                <w:bCs/>
                <w:lang w:eastAsia="en-GB"/>
              </w:rPr>
            </w:pPr>
            <w:r w:rsidRPr="00986137">
              <w:rPr>
                <w:rFonts w:ascii="Arial" w:eastAsia="Calibri" w:hAnsi="Arial" w:cs="Arial"/>
                <w:b/>
                <w:bCs/>
                <w:lang w:eastAsia="en-GB"/>
              </w:rPr>
              <w:lastRenderedPageBreak/>
              <w:t xml:space="preserve">Chapter: </w:t>
            </w:r>
            <w:r>
              <w:rPr>
                <w:rFonts w:ascii="Arial" w:eastAsia="Calibri" w:hAnsi="Arial" w:cs="Arial"/>
                <w:b/>
                <w:bCs/>
                <w:lang w:eastAsia="en-GB"/>
              </w:rPr>
              <w:t>Preassessment questions</w:t>
            </w:r>
          </w:p>
        </w:tc>
        <w:tc>
          <w:tcPr>
            <w:tcW w:w="886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E31949E" w14:textId="77777777" w:rsidR="00502D92" w:rsidRPr="00C578F0" w:rsidRDefault="00502D92" w:rsidP="00F7508F">
            <w:pPr>
              <w:contextualSpacing/>
              <w:rPr>
                <w:rFonts w:ascii="Arial" w:eastAsia="Calibri" w:hAnsi="Arial" w:cs="Arial"/>
                <w:b/>
                <w:bCs/>
                <w:lang w:eastAsia="en-GB"/>
              </w:rPr>
            </w:pPr>
            <w:r w:rsidRPr="00C578F0">
              <w:rPr>
                <w:rFonts w:ascii="Arial" w:eastAsia="Calibri" w:hAnsi="Arial" w:cs="Arial"/>
                <w:b/>
                <w:bCs/>
                <w:lang w:eastAsia="en-GB"/>
              </w:rPr>
              <w:t xml:space="preserve">Sub-chapter: </w:t>
            </w:r>
            <w:r>
              <w:rPr>
                <w:rFonts w:ascii="Arial" w:eastAsia="Calibri" w:hAnsi="Arial" w:cs="Arial"/>
                <w:b/>
                <w:bCs/>
                <w:lang w:eastAsia="en-GB"/>
              </w:rPr>
              <w:t>Postassessment question 3</w:t>
            </w:r>
          </w:p>
        </w:tc>
      </w:tr>
      <w:tr w:rsidR="00502D92" w:rsidRPr="00C578F0" w14:paraId="484349E1" w14:textId="77777777" w:rsidTr="00F7508F">
        <w:trPr>
          <w:trHeight w:val="278"/>
        </w:trPr>
        <w:tc>
          <w:tcPr>
            <w:tcW w:w="14182"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0C10756" w14:textId="77777777" w:rsidR="00502D92" w:rsidRPr="00C578F0" w:rsidRDefault="00502D92" w:rsidP="00F7508F">
            <w:pPr>
              <w:contextualSpacing/>
              <w:rPr>
                <w:rFonts w:ascii="Arial" w:eastAsia="Calibri" w:hAnsi="Arial" w:cs="Arial"/>
                <w:b/>
                <w:bCs/>
                <w:lang w:eastAsia="en-GB"/>
              </w:rPr>
            </w:pPr>
            <w:r w:rsidRPr="00C578F0">
              <w:rPr>
                <w:rFonts w:ascii="Arial" w:eastAsia="Calibri" w:hAnsi="Arial" w:cs="Arial"/>
                <w:b/>
                <w:lang w:eastAsia="en-GB"/>
              </w:rPr>
              <w:t>Text</w:t>
            </w:r>
          </w:p>
        </w:tc>
      </w:tr>
      <w:tr w:rsidR="00502D92" w:rsidRPr="003B3281" w14:paraId="3C5608DF" w14:textId="77777777" w:rsidTr="00F7508F">
        <w:trPr>
          <w:trHeight w:val="701"/>
        </w:trPr>
        <w:tc>
          <w:tcPr>
            <w:tcW w:w="14182"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8761C32" w14:textId="77777777" w:rsidR="00502D92" w:rsidRDefault="00502D92" w:rsidP="00F7508F">
            <w:pPr>
              <w:contextualSpacing/>
              <w:rPr>
                <w:rFonts w:ascii="Arial" w:eastAsia="Times New Roman" w:hAnsi="Arial" w:cs="Arial"/>
                <w:bCs/>
              </w:rPr>
            </w:pPr>
            <w:r>
              <w:rPr>
                <w:rFonts w:ascii="Arial" w:eastAsia="Times New Roman" w:hAnsi="Arial" w:cs="Arial"/>
                <w:bCs/>
              </w:rPr>
              <w:t>What is the best supportive treatment regimen for a pancytopenic patient with suspected AA whose diagnosis is yet to be determined?</w:t>
            </w:r>
          </w:p>
          <w:tbl>
            <w:tblPr>
              <w:tblW w:w="14182" w:type="dxa"/>
              <w:tblLook w:val="01E0" w:firstRow="1" w:lastRow="1" w:firstColumn="1" w:lastColumn="1" w:noHBand="0" w:noVBand="0"/>
            </w:tblPr>
            <w:tblGrid>
              <w:gridCol w:w="5272"/>
              <w:gridCol w:w="3514"/>
              <w:gridCol w:w="5396"/>
            </w:tblGrid>
            <w:tr w:rsidR="00502D92" w:rsidRPr="00C578F0" w14:paraId="49716233"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62493BD" w14:textId="77777777" w:rsidR="00502D92" w:rsidRPr="00C578F0" w:rsidRDefault="00502D92" w:rsidP="00F7508F">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51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44490E1" w14:textId="77777777" w:rsidR="00502D92" w:rsidRPr="00C578F0" w:rsidRDefault="00502D92" w:rsidP="00F7508F">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539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5576CBB2" w14:textId="77777777" w:rsidR="00502D92" w:rsidRPr="00C578F0" w:rsidRDefault="00502D92" w:rsidP="00F7508F">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502D92" w:rsidRPr="00C578F0" w14:paraId="1C072A6B"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DD12601" w14:textId="77777777" w:rsidR="00502D92" w:rsidRPr="0072707D" w:rsidRDefault="00502D92" w:rsidP="00F7508F">
                  <w:pPr>
                    <w:rPr>
                      <w:rFonts w:ascii="Arial" w:eastAsia="Calibri" w:hAnsi="Arial" w:cs="Arial"/>
                      <w:lang w:eastAsia="en-GB"/>
                    </w:rPr>
                  </w:pPr>
                  <w:r>
                    <w:rPr>
                      <w:rFonts w:ascii="Arial" w:eastAsia="Calibri" w:hAnsi="Arial" w:cs="Arial"/>
                      <w:lang w:eastAsia="en-GB"/>
                    </w:rPr>
                    <w:t>Ideally supportive care should be delayed until a concrete diagnosis is made.</w:t>
                  </w:r>
                </w:p>
              </w:tc>
              <w:tc>
                <w:tcPr>
                  <w:tcW w:w="3514" w:type="dxa"/>
                  <w:tcBorders>
                    <w:top w:val="single" w:sz="4" w:space="0" w:color="auto"/>
                    <w:left w:val="single" w:sz="4" w:space="0" w:color="auto"/>
                    <w:bottom w:val="single" w:sz="4" w:space="0" w:color="auto"/>
                    <w:right w:val="single" w:sz="4" w:space="0" w:color="auto"/>
                  </w:tcBorders>
                </w:tcPr>
                <w:p w14:paraId="7BABC848" w14:textId="77777777" w:rsidR="00502D92" w:rsidRPr="0072707D" w:rsidRDefault="00502D92" w:rsidP="00F7508F">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082F5CC8" w14:textId="77777777" w:rsidR="00502D92" w:rsidRPr="0072707D" w:rsidRDefault="00502D92" w:rsidP="00F7508F">
                  <w:pPr>
                    <w:contextualSpacing/>
                    <w:rPr>
                      <w:rFonts w:ascii="Arial" w:eastAsia="Calibri" w:hAnsi="Arial" w:cs="Arial"/>
                      <w:bCs/>
                      <w:lang w:eastAsia="en-GB"/>
                    </w:rPr>
                  </w:pPr>
                  <w:r w:rsidRPr="00A76F2B">
                    <w:rPr>
                      <w:rFonts w:ascii="Arial" w:eastAsia="Calibri" w:hAnsi="Arial" w:cs="Arial"/>
                      <w:bCs/>
                      <w:lang w:eastAsia="en-GB"/>
                    </w:rPr>
                    <w:t>Supportive care should never be delayed, as early intervention prevents life-threatening complications</w:t>
                  </w:r>
                  <w:r>
                    <w:rPr>
                      <w:rFonts w:ascii="Arial" w:eastAsia="Calibri" w:hAnsi="Arial" w:cs="Arial"/>
                      <w:bCs/>
                      <w:lang w:eastAsia="en-GB"/>
                    </w:rPr>
                    <w:t>.</w:t>
                  </w:r>
                </w:p>
              </w:tc>
            </w:tr>
            <w:tr w:rsidR="00502D92" w:rsidRPr="009E681D" w14:paraId="7361F67D"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9F30277" w14:textId="77777777" w:rsidR="00502D92" w:rsidRPr="004E364B" w:rsidRDefault="00502D92" w:rsidP="00F7508F">
                  <w:pPr>
                    <w:rPr>
                      <w:rFonts w:ascii="Arial" w:eastAsia="Calibri" w:hAnsi="Arial" w:cs="Arial"/>
                      <w:bCs/>
                      <w:lang w:eastAsia="en-GB"/>
                    </w:rPr>
                  </w:pPr>
                  <w:r w:rsidRPr="00643792">
                    <w:rPr>
                      <w:rFonts w:ascii="Arial" w:eastAsia="Calibri" w:hAnsi="Arial" w:cs="Arial"/>
                      <w:lang w:eastAsia="en-GB"/>
                    </w:rPr>
                    <w:t>Initiate broad-spectrum antibiotics and corticosteroids, defer transfusions to minimize risks, and schedule vaccinations immediately</w:t>
                  </w:r>
                  <w:r>
                    <w:rPr>
                      <w:rFonts w:ascii="Arial" w:eastAsia="Calibri" w:hAnsi="Arial" w:cs="Arial"/>
                      <w:lang w:eastAsia="en-GB"/>
                    </w:rPr>
                    <w:t>.</w:t>
                  </w:r>
                </w:p>
              </w:tc>
              <w:tc>
                <w:tcPr>
                  <w:tcW w:w="3514" w:type="dxa"/>
                  <w:tcBorders>
                    <w:top w:val="single" w:sz="4" w:space="0" w:color="auto"/>
                    <w:left w:val="single" w:sz="4" w:space="0" w:color="auto"/>
                    <w:bottom w:val="single" w:sz="4" w:space="0" w:color="auto"/>
                    <w:right w:val="single" w:sz="4" w:space="0" w:color="auto"/>
                  </w:tcBorders>
                </w:tcPr>
                <w:p w14:paraId="5AB286E4" w14:textId="77777777" w:rsidR="00502D92" w:rsidRPr="0072707D" w:rsidRDefault="00502D92" w:rsidP="00F7508F">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0DEDB5BE" w14:textId="77777777" w:rsidR="00502D92" w:rsidRPr="0072707D" w:rsidRDefault="00502D92" w:rsidP="00F7508F">
                  <w:pPr>
                    <w:contextualSpacing/>
                    <w:rPr>
                      <w:rFonts w:ascii="Arial" w:eastAsia="Calibri" w:hAnsi="Arial" w:cs="Arial"/>
                      <w:bCs/>
                      <w:lang w:eastAsia="en-GB"/>
                    </w:rPr>
                  </w:pPr>
                  <w:r w:rsidRPr="00A76F2B">
                    <w:rPr>
                      <w:rFonts w:ascii="Arial" w:eastAsia="Calibri" w:hAnsi="Arial" w:cs="Arial"/>
                      <w:bCs/>
                      <w:lang w:eastAsia="en-GB"/>
                    </w:rPr>
                    <w:t>Corticosteroids and immediate vaccinations are inappropriate, and transfusions should not be deferred</w:t>
                  </w:r>
                  <w:r>
                    <w:rPr>
                      <w:rFonts w:ascii="Arial" w:eastAsia="Calibri" w:hAnsi="Arial" w:cs="Arial"/>
                      <w:bCs/>
                      <w:lang w:eastAsia="en-GB"/>
                    </w:rPr>
                    <w:t>.</w:t>
                  </w:r>
                </w:p>
              </w:tc>
            </w:tr>
            <w:tr w:rsidR="00502D92" w:rsidRPr="009E681D" w14:paraId="21C77C43"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03A09A8" w14:textId="77777777" w:rsidR="00502D92" w:rsidRPr="0072707D" w:rsidRDefault="00502D92" w:rsidP="00F7508F">
                  <w:pPr>
                    <w:contextualSpacing/>
                    <w:rPr>
                      <w:rFonts w:ascii="Arial" w:eastAsia="Calibri" w:hAnsi="Arial" w:cs="Arial"/>
                      <w:lang w:eastAsia="en-GB"/>
                    </w:rPr>
                  </w:pPr>
                  <w:r w:rsidRPr="00A24D8F">
                    <w:rPr>
                      <w:rFonts w:ascii="Arial" w:eastAsia="Calibri" w:hAnsi="Arial" w:cs="Arial"/>
                      <w:lang w:eastAsia="en-GB"/>
                    </w:rPr>
                    <w:t>Start live vaccines to boost immunity, provide routine blood transfusions, and manage the patient independently without specialist involvement.</w:t>
                  </w:r>
                </w:p>
              </w:tc>
              <w:tc>
                <w:tcPr>
                  <w:tcW w:w="3514" w:type="dxa"/>
                  <w:tcBorders>
                    <w:top w:val="single" w:sz="4" w:space="0" w:color="auto"/>
                    <w:left w:val="single" w:sz="4" w:space="0" w:color="auto"/>
                    <w:bottom w:val="single" w:sz="4" w:space="0" w:color="auto"/>
                    <w:right w:val="single" w:sz="4" w:space="0" w:color="auto"/>
                  </w:tcBorders>
                </w:tcPr>
                <w:p w14:paraId="1D912968" w14:textId="77777777" w:rsidR="00502D92" w:rsidRPr="0072707D" w:rsidRDefault="00502D92" w:rsidP="00F7508F">
                  <w:pPr>
                    <w:contextualSpacing/>
                    <w:rPr>
                      <w:rFonts w:ascii="Arial" w:eastAsia="Calibri" w:hAnsi="Arial" w:cs="Arial"/>
                      <w:bCs/>
                      <w:lang w:eastAsia="en-GB"/>
                    </w:rPr>
                  </w:pPr>
                </w:p>
              </w:tc>
              <w:tc>
                <w:tcPr>
                  <w:tcW w:w="5396" w:type="dxa"/>
                  <w:tcBorders>
                    <w:top w:val="single" w:sz="4" w:space="0" w:color="auto"/>
                    <w:left w:val="single" w:sz="4" w:space="0" w:color="auto"/>
                    <w:bottom w:val="single" w:sz="4" w:space="0" w:color="auto"/>
                    <w:right w:val="single" w:sz="4" w:space="0" w:color="auto"/>
                  </w:tcBorders>
                </w:tcPr>
                <w:p w14:paraId="64EE372C" w14:textId="77777777" w:rsidR="00502D92" w:rsidRPr="0072707D" w:rsidRDefault="00502D92" w:rsidP="00F7508F">
                  <w:pPr>
                    <w:contextualSpacing/>
                    <w:rPr>
                      <w:rFonts w:ascii="Arial" w:hAnsi="Arial" w:cs="Arial"/>
                    </w:rPr>
                  </w:pPr>
                  <w:r w:rsidRPr="00665BEE">
                    <w:rPr>
                      <w:rFonts w:ascii="Arial" w:hAnsi="Arial" w:cs="Arial"/>
                    </w:rPr>
                    <w:t>Live vaccines are contraindicated, and manag</w:t>
                  </w:r>
                  <w:r>
                    <w:rPr>
                      <w:rFonts w:ascii="Arial" w:hAnsi="Arial" w:cs="Arial"/>
                    </w:rPr>
                    <w:t xml:space="preserve">ement </w:t>
                  </w:r>
                  <w:r w:rsidRPr="00665BEE">
                    <w:rPr>
                      <w:rFonts w:ascii="Arial" w:hAnsi="Arial" w:cs="Arial"/>
                    </w:rPr>
                    <w:t>without MDT involvement overlooks the complexity of care</w:t>
                  </w:r>
                  <w:r>
                    <w:rPr>
                      <w:rFonts w:ascii="Arial" w:hAnsi="Arial" w:cs="Arial"/>
                    </w:rPr>
                    <w:t>.</w:t>
                  </w:r>
                </w:p>
              </w:tc>
            </w:tr>
            <w:tr w:rsidR="00502D92" w:rsidRPr="009E681D" w14:paraId="123D39D9" w14:textId="77777777" w:rsidTr="00F7508F">
              <w:trPr>
                <w:trHeight w:val="278"/>
              </w:trPr>
              <w:tc>
                <w:tcPr>
                  <w:tcW w:w="527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CF6D1AE" w14:textId="77777777" w:rsidR="00502D92" w:rsidRPr="00F12E5D" w:rsidRDefault="00502D92" w:rsidP="00F7508F">
                  <w:pPr>
                    <w:rPr>
                      <w:rFonts w:ascii="Arial" w:eastAsia="Calibri" w:hAnsi="Arial" w:cs="Arial"/>
                      <w:lang w:eastAsia="en-GB"/>
                    </w:rPr>
                  </w:pPr>
                  <w:r>
                    <w:rPr>
                      <w:rFonts w:ascii="Arial" w:eastAsia="Calibri" w:hAnsi="Arial" w:cs="Arial"/>
                      <w:bCs/>
                      <w:lang w:eastAsia="en-GB"/>
                    </w:rPr>
                    <w:t>Administer prophylactic antimicrobials and blood transfusions. Consider vaccination (avoiding live vaccines) and refer for psychological support.</w:t>
                  </w:r>
                </w:p>
              </w:tc>
              <w:tc>
                <w:tcPr>
                  <w:tcW w:w="3514" w:type="dxa"/>
                  <w:tcBorders>
                    <w:top w:val="single" w:sz="4" w:space="0" w:color="auto"/>
                    <w:left w:val="single" w:sz="4" w:space="0" w:color="auto"/>
                    <w:bottom w:val="single" w:sz="4" w:space="0" w:color="auto"/>
                    <w:right w:val="single" w:sz="4" w:space="0" w:color="auto"/>
                  </w:tcBorders>
                </w:tcPr>
                <w:p w14:paraId="23D6FB05" w14:textId="77777777" w:rsidR="00502D92" w:rsidRPr="0072707D" w:rsidRDefault="00502D92" w:rsidP="00F7508F">
                  <w:pPr>
                    <w:contextualSpacing/>
                    <w:rPr>
                      <w:rFonts w:ascii="Arial" w:eastAsia="Calibri" w:hAnsi="Arial" w:cs="Arial"/>
                      <w:bCs/>
                      <w:lang w:eastAsia="en-GB"/>
                    </w:rPr>
                  </w:pPr>
                  <w:r w:rsidRPr="00665BEE">
                    <w:rPr>
                      <w:rFonts w:ascii="Arial" w:eastAsia="Calibri" w:hAnsi="Arial" w:cs="Arial"/>
                      <w:bCs/>
                      <w:lang w:eastAsia="en-GB"/>
                    </w:rPr>
                    <w:t>This approach includes essential supportive care, adheres to vaccination guidelines, and involves MDT collaboration</w:t>
                  </w:r>
                  <w:r>
                    <w:rPr>
                      <w:rFonts w:ascii="Arial" w:eastAsia="Calibri" w:hAnsi="Arial" w:cs="Arial"/>
                      <w:bCs/>
                      <w:lang w:eastAsia="en-GB"/>
                    </w:rPr>
                    <w:t>.</w:t>
                  </w:r>
                </w:p>
              </w:tc>
              <w:tc>
                <w:tcPr>
                  <w:tcW w:w="5396" w:type="dxa"/>
                  <w:tcBorders>
                    <w:top w:val="single" w:sz="4" w:space="0" w:color="auto"/>
                    <w:left w:val="single" w:sz="4" w:space="0" w:color="auto"/>
                    <w:bottom w:val="single" w:sz="4" w:space="0" w:color="auto"/>
                    <w:right w:val="single" w:sz="4" w:space="0" w:color="auto"/>
                  </w:tcBorders>
                </w:tcPr>
                <w:p w14:paraId="0968BD92" w14:textId="77777777" w:rsidR="00502D92" w:rsidRPr="0072707D" w:rsidRDefault="00502D92" w:rsidP="00F7508F">
                  <w:pPr>
                    <w:contextualSpacing/>
                    <w:rPr>
                      <w:rFonts w:ascii="Arial" w:hAnsi="Arial" w:cs="Arial"/>
                    </w:rPr>
                  </w:pPr>
                </w:p>
              </w:tc>
            </w:tr>
          </w:tbl>
          <w:p w14:paraId="51E0E8F6" w14:textId="77777777" w:rsidR="00502D92" w:rsidRPr="003B3281" w:rsidRDefault="00502D92" w:rsidP="00F7508F">
            <w:pPr>
              <w:contextualSpacing/>
              <w:rPr>
                <w:rFonts w:ascii="Arial" w:eastAsia="Times New Roman" w:hAnsi="Arial" w:cs="Arial"/>
                <w:bCs/>
              </w:rPr>
            </w:pPr>
          </w:p>
        </w:tc>
      </w:tr>
      <w:tr w:rsidR="00502D92" w:rsidRPr="00C578F0" w14:paraId="35CA6A62" w14:textId="77777777" w:rsidTr="00F7508F">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B9F353E" w14:textId="77777777" w:rsidR="00502D92" w:rsidRPr="00C578F0" w:rsidRDefault="00502D92" w:rsidP="00F7508F">
            <w:pPr>
              <w:contextualSpacing/>
              <w:rPr>
                <w:rFonts w:ascii="Arial" w:eastAsia="Calibri" w:hAnsi="Arial" w:cs="Arial"/>
                <w:b/>
                <w:lang w:eastAsia="en-GB"/>
              </w:rPr>
            </w:pPr>
            <w:r w:rsidRPr="00C578F0">
              <w:rPr>
                <w:rFonts w:ascii="Arial" w:eastAsia="Calibri" w:hAnsi="Arial" w:cs="Arial"/>
                <w:b/>
                <w:lang w:eastAsia="en-GB"/>
              </w:rPr>
              <w:t xml:space="preserve">Solution </w:t>
            </w:r>
          </w:p>
        </w:tc>
      </w:tr>
      <w:tr w:rsidR="00502D92" w:rsidRPr="00C578F0" w14:paraId="4C648291" w14:textId="77777777" w:rsidTr="00F7508F">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16009CB" w14:textId="77777777" w:rsidR="00502D92" w:rsidRPr="00C578F0" w:rsidRDefault="00502D92" w:rsidP="00F7508F">
            <w:pPr>
              <w:contextualSpacing/>
              <w:rPr>
                <w:rFonts w:ascii="Arial" w:eastAsia="Calibri" w:hAnsi="Arial" w:cs="Arial"/>
                <w:bCs/>
                <w:lang w:eastAsia="en-GB"/>
              </w:rPr>
            </w:pPr>
            <w:r w:rsidRPr="00460757">
              <w:rPr>
                <w:rFonts w:ascii="Arial" w:eastAsia="Calibri" w:hAnsi="Arial" w:cs="Arial"/>
                <w:bCs/>
                <w:lang w:eastAsia="en-GB"/>
              </w:rPr>
              <w:t>Supportive care during the diagnostic phase stabilizes the patient and prevents complications. Key measures include prophylactic anti</w:t>
            </w:r>
            <w:r>
              <w:rPr>
                <w:rFonts w:ascii="Arial" w:eastAsia="Calibri" w:hAnsi="Arial" w:cs="Arial"/>
                <w:bCs/>
                <w:lang w:eastAsia="en-GB"/>
              </w:rPr>
              <w:t>biotic, antiviral and antifungal treatment</w:t>
            </w:r>
            <w:r w:rsidRPr="00460757">
              <w:rPr>
                <w:rFonts w:ascii="Arial" w:eastAsia="Calibri" w:hAnsi="Arial" w:cs="Arial"/>
                <w:bCs/>
                <w:lang w:eastAsia="en-GB"/>
              </w:rPr>
              <w:t xml:space="preserve"> for neutropenia, </w:t>
            </w:r>
            <w:r>
              <w:rPr>
                <w:rFonts w:ascii="Arial" w:eastAsia="Calibri" w:hAnsi="Arial" w:cs="Arial"/>
                <w:bCs/>
                <w:lang w:eastAsia="en-GB"/>
              </w:rPr>
              <w:t>blood transfusions to manage severe anemia</w:t>
            </w:r>
            <w:r w:rsidRPr="00460757">
              <w:rPr>
                <w:rFonts w:ascii="Arial" w:eastAsia="Calibri" w:hAnsi="Arial" w:cs="Arial"/>
                <w:bCs/>
                <w:lang w:eastAsia="en-GB"/>
              </w:rPr>
              <w:t xml:space="preserve">, avoiding live vaccines, and psychological support. MDT collaboration ensures comprehensive management, making </w:t>
            </w:r>
            <w:r w:rsidRPr="00460757">
              <w:rPr>
                <w:rFonts w:ascii="Arial" w:eastAsia="Calibri" w:hAnsi="Arial" w:cs="Arial"/>
                <w:b/>
                <w:bCs/>
                <w:lang w:eastAsia="en-GB"/>
              </w:rPr>
              <w:t>Option 4</w:t>
            </w:r>
            <w:r w:rsidRPr="00460757">
              <w:rPr>
                <w:rFonts w:ascii="Arial" w:eastAsia="Calibri" w:hAnsi="Arial" w:cs="Arial"/>
                <w:bCs/>
                <w:lang w:eastAsia="en-GB"/>
              </w:rPr>
              <w:t xml:space="preserve"> the best choice.</w:t>
            </w:r>
          </w:p>
        </w:tc>
      </w:tr>
      <w:tr w:rsidR="00502D92" w:rsidRPr="00C578F0" w14:paraId="4791D859" w14:textId="77777777" w:rsidTr="00F7508F">
        <w:trPr>
          <w:trHeight w:val="130"/>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6F1DC00" w14:textId="77777777" w:rsidR="00502D92" w:rsidRPr="00C578F0" w:rsidRDefault="00502D92" w:rsidP="00F7508F">
            <w:pPr>
              <w:contextualSpacing/>
              <w:rPr>
                <w:rFonts w:ascii="Arial" w:eastAsia="Calibri" w:hAnsi="Arial" w:cs="Arial"/>
                <w:b/>
                <w:lang w:eastAsia="en-GB"/>
              </w:rPr>
            </w:pPr>
            <w:r w:rsidRPr="00C578F0">
              <w:rPr>
                <w:rFonts w:ascii="Arial" w:eastAsia="Calibri" w:hAnsi="Arial" w:cs="Arial"/>
                <w:b/>
                <w:lang w:eastAsia="en-GB"/>
              </w:rPr>
              <w:t>Interactivity/buttons</w:t>
            </w:r>
          </w:p>
        </w:tc>
      </w:tr>
      <w:tr w:rsidR="00502D92" w:rsidRPr="00C578F0" w14:paraId="716C72E1" w14:textId="77777777" w:rsidTr="00F7508F">
        <w:trPr>
          <w:trHeight w:val="141"/>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1259AD6" w14:textId="77777777" w:rsidR="00502D92" w:rsidRDefault="00502D92" w:rsidP="00F7508F">
            <w:pPr>
              <w:contextualSpacing/>
              <w:rPr>
                <w:rFonts w:ascii="Arial" w:eastAsia="Calibri" w:hAnsi="Arial" w:cs="Arial"/>
                <w:bCs/>
                <w:lang w:eastAsia="en-GB"/>
              </w:rPr>
            </w:pPr>
            <w:r>
              <w:rPr>
                <w:rFonts w:ascii="Arial" w:eastAsia="Calibri" w:hAnsi="Arial" w:cs="Arial"/>
                <w:bCs/>
                <w:lang w:eastAsia="en-GB"/>
              </w:rPr>
              <w:t>Add references button</w:t>
            </w:r>
          </w:p>
          <w:p w14:paraId="5AB1C8AD" w14:textId="77777777" w:rsidR="00502D92" w:rsidRPr="00C578F0" w:rsidRDefault="00502D92" w:rsidP="00F7508F">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F12E5D">
              <w:rPr>
                <w:rFonts w:ascii="Arial" w:eastAsia="Calibri" w:hAnsi="Arial" w:cs="Arial"/>
                <w:bCs/>
                <w:highlight w:val="yellow"/>
                <w:lang w:eastAsia="en-GB"/>
              </w:rPr>
              <w:t>BM</w:t>
            </w:r>
            <w:r>
              <w:rPr>
                <w:rFonts w:ascii="Arial" w:eastAsia="Calibri" w:hAnsi="Arial" w:cs="Arial"/>
                <w:bCs/>
                <w:lang w:eastAsia="en-GB"/>
              </w:rPr>
              <w:t xml:space="preserve">, </w:t>
            </w:r>
            <w:r w:rsidRPr="00A60FD0">
              <w:rPr>
                <w:rFonts w:ascii="Arial" w:eastAsia="Calibri" w:hAnsi="Arial" w:cs="Arial"/>
                <w:bCs/>
                <w:highlight w:val="yellow"/>
                <w:lang w:eastAsia="en-GB"/>
              </w:rPr>
              <w:t>BMF,</w:t>
            </w:r>
            <w:r>
              <w:rPr>
                <w:rFonts w:ascii="Arial" w:eastAsia="Calibri" w:hAnsi="Arial" w:cs="Arial"/>
                <w:bCs/>
                <w:lang w:eastAsia="en-GB"/>
              </w:rPr>
              <w:t xml:space="preserve"> </w:t>
            </w:r>
            <w:r w:rsidRPr="00E60041">
              <w:rPr>
                <w:rFonts w:ascii="Arial" w:eastAsia="Calibri" w:hAnsi="Arial" w:cs="Arial"/>
                <w:bCs/>
                <w:highlight w:val="yellow"/>
                <w:lang w:eastAsia="en-GB"/>
              </w:rPr>
              <w:t>RBC</w:t>
            </w:r>
          </w:p>
        </w:tc>
      </w:tr>
      <w:tr w:rsidR="00502D92" w:rsidRPr="00C578F0" w14:paraId="16668F17" w14:textId="77777777" w:rsidTr="00F7508F">
        <w:trPr>
          <w:trHeight w:val="179"/>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880205D" w14:textId="77777777" w:rsidR="00502D92" w:rsidRPr="00C578F0" w:rsidRDefault="00502D92" w:rsidP="00F7508F">
            <w:pPr>
              <w:contextualSpacing/>
              <w:rPr>
                <w:rFonts w:ascii="Arial" w:eastAsia="Calibri" w:hAnsi="Arial" w:cs="Arial"/>
                <w:b/>
                <w:lang w:eastAsia="en-GB"/>
              </w:rPr>
            </w:pPr>
            <w:r w:rsidRPr="00C578F0">
              <w:rPr>
                <w:rFonts w:ascii="Arial" w:eastAsia="Calibri" w:hAnsi="Arial" w:cs="Arial"/>
                <w:b/>
                <w:lang w:eastAsia="en-GB"/>
              </w:rPr>
              <w:t xml:space="preserve">References </w:t>
            </w:r>
          </w:p>
        </w:tc>
      </w:tr>
      <w:tr w:rsidR="00502D92" w:rsidRPr="00C578F0" w14:paraId="581F6CD4" w14:textId="77777777" w:rsidTr="00F7508F">
        <w:trPr>
          <w:trHeight w:val="154"/>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778C3021" w14:textId="77777777" w:rsidR="00502D92" w:rsidRPr="00C578F0" w:rsidRDefault="00502D92" w:rsidP="00F7508F">
            <w:pPr>
              <w:contextualSpacing/>
              <w:rPr>
                <w:rFonts w:ascii="Arial" w:eastAsia="Calibri" w:hAnsi="Arial" w:cs="Arial"/>
                <w:bCs/>
                <w:lang w:eastAsia="en-GB"/>
              </w:rPr>
            </w:pPr>
          </w:p>
        </w:tc>
      </w:tr>
      <w:tr w:rsidR="00502D92" w:rsidRPr="00C578F0" w14:paraId="14976EB2" w14:textId="77777777" w:rsidTr="00F7508F">
        <w:trPr>
          <w:trHeight w:val="179"/>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89EF12F" w14:textId="77777777" w:rsidR="00502D92" w:rsidRPr="00C578F0" w:rsidRDefault="00502D92" w:rsidP="00F7508F">
            <w:pPr>
              <w:contextualSpacing/>
              <w:rPr>
                <w:rFonts w:ascii="Arial" w:eastAsia="Calibri" w:hAnsi="Arial" w:cs="Arial"/>
                <w:b/>
                <w:lang w:eastAsia="en-GB"/>
              </w:rPr>
            </w:pPr>
            <w:r w:rsidRPr="00C578F0">
              <w:rPr>
                <w:rFonts w:ascii="Arial" w:eastAsia="Calibri" w:hAnsi="Arial" w:cs="Arial"/>
                <w:b/>
                <w:lang w:eastAsia="en-GB"/>
              </w:rPr>
              <w:t>Notes/Settings</w:t>
            </w:r>
          </w:p>
        </w:tc>
      </w:tr>
      <w:tr w:rsidR="00502D92" w:rsidRPr="003B6F28" w14:paraId="5998F64D" w14:textId="77777777" w:rsidTr="00F7508F">
        <w:trPr>
          <w:trHeight w:val="432"/>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07E553E" w14:textId="77777777" w:rsidR="00502D92" w:rsidRPr="003B6F28" w:rsidRDefault="00502D92" w:rsidP="00F7508F">
            <w:pPr>
              <w:contextualSpacing/>
              <w:rPr>
                <w:rFonts w:ascii="Arial" w:eastAsia="Calibri" w:hAnsi="Arial" w:cs="Arial"/>
                <w:bCs/>
                <w:lang w:eastAsia="en-GB"/>
              </w:rPr>
            </w:pPr>
          </w:p>
        </w:tc>
      </w:tr>
    </w:tbl>
    <w:p w14:paraId="33D7D225" w14:textId="77777777" w:rsidR="00390E59" w:rsidRDefault="00390E59" w:rsidP="00390E59"/>
    <w:sectPr w:rsidR="00390E59" w:rsidSect="006747C4">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Jack Diamond" w:date="2025-01-06T10:38:00Z" w:initials="JD">
    <w:p w14:paraId="40576D92" w14:textId="77777777" w:rsidR="00341BBC" w:rsidRDefault="00341BBC" w:rsidP="00341BBC">
      <w:pPr>
        <w:pStyle w:val="CommentText"/>
      </w:pPr>
      <w:r>
        <w:rPr>
          <w:rStyle w:val="CommentReference"/>
        </w:rPr>
        <w:annotationRef/>
      </w:r>
      <w:r>
        <w:t xml:space="preserve">@MG: here we’d like a short video of you introducing yourself, your affiliations and briefly explain your experience in aplastic anemia.  </w:t>
      </w:r>
    </w:p>
  </w:comment>
  <w:comment w:id="5" w:author="Jack Diamond" w:date="2025-01-06T10:38:00Z" w:initials="JD">
    <w:p w14:paraId="4D132120" w14:textId="77777777" w:rsidR="00D6295B" w:rsidRDefault="00D6295B" w:rsidP="00EA3D3E">
      <w:pPr>
        <w:pStyle w:val="CommentText"/>
      </w:pPr>
      <w:r>
        <w:rPr>
          <w:rStyle w:val="CommentReference"/>
        </w:rPr>
        <w:annotationRef/>
      </w:r>
      <w:r>
        <w:t>@MG: here we’d like a short video of you introducing these learning objectives in your own words, to be presented next to this text.</w:t>
      </w:r>
    </w:p>
  </w:comment>
  <w:comment w:id="10" w:author="Jack Diamond" w:date="2025-01-07T16:48:00Z" w:initials="JD">
    <w:p w14:paraId="4F894D94" w14:textId="77777777" w:rsidR="00540E51" w:rsidRDefault="00540E51" w:rsidP="00B23101">
      <w:pPr>
        <w:pStyle w:val="CommentText"/>
      </w:pPr>
      <w:r>
        <w:rPr>
          <w:rStyle w:val="CommentReference"/>
        </w:rPr>
        <w:annotationRef/>
      </w:r>
      <w:r>
        <w:t>@MG: ‘azathioprine for Crohn’s disease’ can be switched out for something else if this isn’t likely/appropriate?</w:t>
      </w:r>
    </w:p>
  </w:comment>
  <w:comment w:id="11" w:author="GRIFFIN, Morag (LEEDS TEACHING HOSPITALS NHS TRUST)" w:date="2025-01-13T14:30:00Z" w:initials="GM(THNT">
    <w:p w14:paraId="61720C97" w14:textId="77777777" w:rsidR="00540E51" w:rsidRDefault="00540E51" w:rsidP="009D3EEA">
      <w:pPr>
        <w:pStyle w:val="CommentText"/>
      </w:pPr>
      <w:r>
        <w:rPr>
          <w:rStyle w:val="CommentReference"/>
        </w:rPr>
        <w:annotationRef/>
      </w:r>
      <w:r>
        <w:t>Azathioprine is fine</w:t>
      </w:r>
    </w:p>
  </w:comment>
  <w:comment w:id="13" w:author="Rebecca Cox" w:date="2025-01-06T17:00:00Z" w:initials="RC">
    <w:p w14:paraId="1BBE6797" w14:textId="6AB5CC7D" w:rsidR="005C0D63" w:rsidRDefault="002E0A7D">
      <w:pPr>
        <w:pStyle w:val="CommentText"/>
      </w:pPr>
      <w:r>
        <w:rPr>
          <w:rStyle w:val="CommentReference"/>
        </w:rPr>
        <w:annotationRef/>
      </w:r>
      <w:r w:rsidRPr="58FE9F9A">
        <w:t xml:space="preserve">This might be quite a lot to fit on one screen with all the images and text. Keep it in for now and see how it goes during the build but just a note. </w:t>
      </w:r>
    </w:p>
  </w:comment>
  <w:comment w:id="14" w:author="Jack Diamond" w:date="2025-01-24T10:19:00Z" w:initials="JD">
    <w:p w14:paraId="7CD1C1C5" w14:textId="77777777" w:rsidR="00D86EB2" w:rsidRDefault="00D86EB2" w:rsidP="00D86EB2">
      <w:pPr>
        <w:pStyle w:val="CommentText"/>
      </w:pPr>
      <w:r>
        <w:rPr>
          <w:rStyle w:val="CommentReference"/>
        </w:rPr>
        <w:annotationRef/>
      </w:r>
      <w:r>
        <w:t>INTERNAL: CC-BY license</w:t>
      </w:r>
      <w:r>
        <w:br/>
      </w:r>
      <w:hyperlink r:id="rId1" w:history="1">
        <w:r w:rsidRPr="00EE62F7">
          <w:rPr>
            <w:rStyle w:val="Hyperlink"/>
          </w:rPr>
          <w:t>https://www.researchgate.net/publication/49732227_An_Unusual_Case_of_Aplastic_Anemia_Caused_by_Temozolomide</w:t>
        </w:r>
      </w:hyperlink>
    </w:p>
  </w:comment>
  <w:comment w:id="15" w:author="Jack Diamond" w:date="2025-01-31T11:05:00Z" w:initials="JD">
    <w:p w14:paraId="3B201239" w14:textId="77777777" w:rsidR="00D57C1B" w:rsidRDefault="00D57C1B" w:rsidP="00D57C1B">
      <w:pPr>
        <w:pStyle w:val="CommentText"/>
      </w:pPr>
      <w:r>
        <w:rPr>
          <w:rStyle w:val="CommentReference"/>
        </w:rPr>
        <w:annotationRef/>
      </w:r>
      <w:r>
        <w:t xml:space="preserve">@Alex: See high definition images in </w:t>
      </w:r>
      <w:hyperlink r:id="rId2" w:history="1">
        <w:r w:rsidRPr="00490B2D">
          <w:rPr>
            <w:rStyle w:val="Hyperlink"/>
          </w:rPr>
          <w:t>PNH clones in AA</w:t>
        </w:r>
      </w:hyperlink>
      <w:r>
        <w:t xml:space="preserve"> folder. Each individual chart should be shown in the order here, so Neut, Mono, RBC - can be displayed either horizontally or vertically depending on what looks better with the video. These charts should be visible while the video is playing</w:t>
      </w:r>
    </w:p>
  </w:comment>
  <w:comment w:id="16" w:author="Jack Diamond" w:date="2024-12-17T16:59:00Z" w:initials="JD">
    <w:p w14:paraId="133DE0E4" w14:textId="08A2C5A8" w:rsidR="00BB0888" w:rsidRDefault="00BB0888" w:rsidP="005C475B">
      <w:pPr>
        <w:pStyle w:val="CommentText"/>
      </w:pPr>
      <w:r>
        <w:rPr>
          <w:rStyle w:val="CommentReference"/>
        </w:rPr>
        <w:annotationRef/>
      </w:r>
      <w:r>
        <w:t>@MG: Could we request this image in as high a resolution as possible?</w:t>
      </w:r>
    </w:p>
  </w:comment>
  <w:comment w:id="17" w:author="GRIFFIN, Morag (LEEDS TEACHING HOSPITALS NHS TRUST)" w:date="2025-01-13T14:32:00Z" w:initials="GM(THNT">
    <w:p w14:paraId="47E9340A" w14:textId="77777777" w:rsidR="00BB0888" w:rsidRDefault="00BB0888" w:rsidP="009D3EEA">
      <w:pPr>
        <w:pStyle w:val="CommentText"/>
      </w:pPr>
      <w:r>
        <w:rPr>
          <w:rStyle w:val="CommentReference"/>
        </w:rPr>
        <w:annotationRef/>
      </w:r>
      <w:r>
        <w:t>I have requested</w:t>
      </w:r>
    </w:p>
  </w:comment>
  <w:comment w:id="18" w:author="Jack Diamond" w:date="2025-01-06T10:40:00Z" w:initials="JD">
    <w:p w14:paraId="587E39B9" w14:textId="77777777" w:rsidR="00BB0888" w:rsidRDefault="00BB0888" w:rsidP="003962C4">
      <w:pPr>
        <w:pStyle w:val="CommentText"/>
      </w:pPr>
      <w:r>
        <w:rPr>
          <w:rStyle w:val="CommentReference"/>
        </w:rPr>
        <w:annotationRef/>
      </w:r>
      <w:r>
        <w:t>@MG: It could be useful to record a video clip of you to talking through the flow cytometry analysis and the relationship between AA and PNH</w:t>
      </w:r>
    </w:p>
  </w:comment>
  <w:comment w:id="19" w:author="GRIFFIN, Morag (LEEDS TEACHING HOSPITALS NHS TRUST)" w:date="2025-01-13T14:32:00Z" w:initials="GM(THNT">
    <w:p w14:paraId="7D796317" w14:textId="77777777" w:rsidR="00BB0888" w:rsidRDefault="00BB0888" w:rsidP="009D3EEA">
      <w:pPr>
        <w:pStyle w:val="CommentText"/>
      </w:pPr>
      <w:r>
        <w:rPr>
          <w:rStyle w:val="CommentReference"/>
        </w:rPr>
        <w:annotationRef/>
      </w:r>
      <w:r>
        <w:t>OK</w:t>
      </w:r>
    </w:p>
  </w:comment>
  <w:comment w:id="20" w:author="Jack Diamond" w:date="2025-01-10T10:51:00Z" w:initials="JD">
    <w:p w14:paraId="34DB7758" w14:textId="77777777" w:rsidR="00BB0888" w:rsidRDefault="00BB0888" w:rsidP="007451BF">
      <w:pPr>
        <w:pStyle w:val="CommentText"/>
      </w:pPr>
      <w:r>
        <w:rPr>
          <w:rStyle w:val="CommentReference"/>
        </w:rPr>
        <w:annotationRef/>
      </w:r>
      <w:r>
        <w:t xml:space="preserve">@MG: is this wording correct for this image? </w:t>
      </w:r>
    </w:p>
  </w:comment>
  <w:comment w:id="21" w:author="GRIFFIN, Morag (LEEDS TEACHING HOSPITALS NHS TRUST)" w:date="2025-01-13T14:33:00Z" w:initials="GM(THNT">
    <w:p w14:paraId="627E4CE6" w14:textId="77777777" w:rsidR="00BB0888" w:rsidRDefault="00BB0888" w:rsidP="009D3EEA">
      <w:pPr>
        <w:pStyle w:val="CommentText"/>
      </w:pPr>
      <w:r>
        <w:rPr>
          <w:rStyle w:val="CommentReference"/>
        </w:rPr>
        <w:annotationRef/>
      </w:r>
      <w:r>
        <w:t>yes</w:t>
      </w:r>
    </w:p>
  </w:comment>
  <w:comment w:id="23" w:author="Jack Diamond" w:date="2024-12-30T12:31:00Z" w:initials="JD">
    <w:p w14:paraId="5BA064D7" w14:textId="77777777" w:rsidR="009065D9" w:rsidRDefault="009065D9" w:rsidP="00806B9E">
      <w:pPr>
        <w:pStyle w:val="CommentText"/>
      </w:pPr>
      <w:r>
        <w:rPr>
          <w:rStyle w:val="CommentReference"/>
        </w:rPr>
        <w:annotationRef/>
      </w:r>
      <w:r>
        <w:t xml:space="preserve"> @MG: Should we add to the end of this sentence “These features can suggest a congenital or inherited cause of AA, or other inherited disorders.” ?</w:t>
      </w:r>
    </w:p>
  </w:comment>
  <w:comment w:id="24" w:author="GRIFFIN, Morag (LEEDS TEACHING HOSPITALS NHS TRUST)" w:date="2025-01-13T14:33:00Z" w:initials="GM(THNT">
    <w:p w14:paraId="33497B86" w14:textId="77777777" w:rsidR="009065D9" w:rsidRDefault="009065D9" w:rsidP="009D3EEA">
      <w:pPr>
        <w:pStyle w:val="CommentText"/>
      </w:pPr>
      <w:r>
        <w:rPr>
          <w:rStyle w:val="CommentReference"/>
        </w:rPr>
        <w:annotationRef/>
      </w:r>
      <w:r>
        <w:t xml:space="preserve">Ok </w:t>
      </w:r>
    </w:p>
  </w:comment>
  <w:comment w:id="25" w:author="Jack Diamond" w:date="2025-01-17T11:58:00Z" w:initials="JD">
    <w:p w14:paraId="2514A158" w14:textId="77777777" w:rsidR="009065D9" w:rsidRDefault="009065D9" w:rsidP="001E6297">
      <w:pPr>
        <w:pStyle w:val="CommentText"/>
      </w:pPr>
      <w:r>
        <w:rPr>
          <w:rStyle w:val="CommentReference"/>
        </w:rPr>
        <w:annotationRef/>
      </w:r>
      <w:r>
        <w:t>Added</w:t>
      </w:r>
    </w:p>
  </w:comment>
  <w:comment w:id="26" w:author="Jack Diamond" w:date="2025-01-24T10:20:00Z" w:initials="JD">
    <w:p w14:paraId="3005F0CB" w14:textId="77777777" w:rsidR="00521E97" w:rsidRDefault="00521E97" w:rsidP="00521E97">
      <w:pPr>
        <w:pStyle w:val="CommentText"/>
      </w:pPr>
      <w:r>
        <w:rPr>
          <w:rStyle w:val="CommentReference"/>
        </w:rPr>
        <w:annotationRef/>
      </w:r>
      <w:r>
        <w:t>INTERNAL: Created with NAPKIN AI</w:t>
      </w:r>
    </w:p>
  </w:comment>
  <w:comment w:id="29" w:author="Jack Diamond" w:date="2025-01-24T10:21:00Z" w:initials="JD">
    <w:p w14:paraId="14760ADE" w14:textId="77777777" w:rsidR="000E2D99" w:rsidRDefault="000E2D99" w:rsidP="000E2D99">
      <w:pPr>
        <w:pStyle w:val="CommentText"/>
      </w:pPr>
      <w:r>
        <w:rPr>
          <w:rStyle w:val="CommentReference"/>
        </w:rPr>
        <w:annotationRef/>
      </w:r>
      <w:r>
        <w:t>INTERNAL: Created with NAPKIN AI</w:t>
      </w:r>
    </w:p>
  </w:comment>
  <w:comment w:id="30" w:author="Jack Diamond" w:date="2025-01-24T10:21:00Z" w:initials="JD">
    <w:p w14:paraId="18CEE1FB" w14:textId="77777777" w:rsidR="000E2D99" w:rsidRDefault="000E2D99" w:rsidP="000E2D99">
      <w:pPr>
        <w:pStyle w:val="CommentText"/>
      </w:pPr>
      <w:r>
        <w:rPr>
          <w:rStyle w:val="CommentReference"/>
        </w:rPr>
        <w:annotationRef/>
      </w:r>
      <w:r>
        <w:t>INTERNAL: Created with NAPKIN AI</w:t>
      </w:r>
    </w:p>
  </w:comment>
  <w:comment w:id="31" w:author="Jack Diamond" w:date="2025-01-24T10:21:00Z" w:initials="JD">
    <w:p w14:paraId="16981BF5" w14:textId="77777777" w:rsidR="003E3F82" w:rsidRDefault="003E3F82" w:rsidP="003E3F82">
      <w:pPr>
        <w:pStyle w:val="CommentText"/>
      </w:pPr>
      <w:r>
        <w:rPr>
          <w:rStyle w:val="CommentReference"/>
        </w:rPr>
        <w:annotationRef/>
      </w:r>
      <w:r>
        <w:t>INTERNAL: See .pptx file for icon sources</w:t>
      </w:r>
    </w:p>
  </w:comment>
  <w:comment w:id="33" w:author="Jack Diamond" w:date="2025-01-06T10:40:00Z" w:initials="JD">
    <w:p w14:paraId="092EC913" w14:textId="16412C8F" w:rsidR="00B51F1E" w:rsidRDefault="00B51F1E" w:rsidP="0059629C">
      <w:pPr>
        <w:pStyle w:val="CommentText"/>
      </w:pPr>
      <w:r>
        <w:rPr>
          <w:rStyle w:val="CommentReference"/>
        </w:rPr>
        <w:annotationRef/>
      </w:r>
      <w:r>
        <w:t>@MG: There is a lot of information here, so it could be useful to record a supplementary video clip categorizing assessments into bloods, radiology/imaging, bone marrow, and a final say on young patients (with a nod to particularly important ones or put into context with a brief example or two).</w:t>
      </w:r>
    </w:p>
  </w:comment>
  <w:comment w:id="34" w:author="GRIFFIN, Morag (LEEDS TEACHING HOSPITALS NHS TRUST)" w:date="2025-01-13T14:34:00Z" w:initials="GM(THNT">
    <w:p w14:paraId="62E4A635" w14:textId="77777777" w:rsidR="00B51F1E" w:rsidRDefault="00B51F1E" w:rsidP="009D3EEA">
      <w:pPr>
        <w:pStyle w:val="CommentText"/>
      </w:pPr>
      <w:r>
        <w:rPr>
          <w:rStyle w:val="CommentReference"/>
        </w:rPr>
        <w:annotationRef/>
      </w:r>
      <w:r>
        <w:t>Ok, am not sure how this would work but guided by you</w:t>
      </w:r>
    </w:p>
  </w:comment>
  <w:comment w:id="35" w:author="Jack Diamond" w:date="2024-12-18T17:00:00Z" w:initials="JD">
    <w:p w14:paraId="57F4896B" w14:textId="77777777" w:rsidR="00B51F1E" w:rsidRDefault="00B51F1E" w:rsidP="00B033BA">
      <w:pPr>
        <w:pStyle w:val="CommentText"/>
      </w:pPr>
      <w:r>
        <w:rPr>
          <w:rStyle w:val="CommentReference"/>
        </w:rPr>
        <w:annotationRef/>
      </w:r>
      <w:r>
        <w:t>@MG: I found this information amongst the text (see below) in the slide speaker notes - should this be included and if so where do you think would be best for this section? Those citing percentages of patients will likely need a reference:</w:t>
      </w:r>
      <w:r>
        <w:br/>
      </w:r>
      <w:r>
        <w:br/>
      </w:r>
      <w:r>
        <w:rPr>
          <w:color w:val="000000"/>
        </w:rPr>
        <w:t>Can have AI AA associated with SLE</w:t>
      </w:r>
    </w:p>
    <w:p w14:paraId="5B48A5B0" w14:textId="77777777" w:rsidR="00B51F1E" w:rsidRDefault="00B51F1E" w:rsidP="00B033BA">
      <w:pPr>
        <w:pStyle w:val="CommentText"/>
      </w:pPr>
      <w:r>
        <w:rPr>
          <w:color w:val="000000"/>
        </w:rPr>
        <w:t>HLA DR2 suggests increased response to IST</w:t>
      </w:r>
    </w:p>
    <w:p w14:paraId="0D092649" w14:textId="77777777" w:rsidR="00B51F1E" w:rsidRDefault="00B51F1E" w:rsidP="00B033BA">
      <w:pPr>
        <w:pStyle w:val="CommentText"/>
      </w:pPr>
      <w:r>
        <w:rPr>
          <w:color w:val="000000"/>
        </w:rPr>
        <w:t>12 % patients with AA will have trisomy 8, del 13q</w:t>
      </w:r>
    </w:p>
    <w:p w14:paraId="330E6DBA" w14:textId="77777777" w:rsidR="00B51F1E" w:rsidRDefault="00B51F1E" w:rsidP="00B033BA">
      <w:pPr>
        <w:pStyle w:val="CommentText"/>
      </w:pPr>
      <w:r>
        <w:rPr>
          <w:color w:val="000000"/>
        </w:rPr>
        <w:t xml:space="preserve">Somatic mutations are present in 20%–30% of cases of idiopathic AA, </w:t>
      </w:r>
    </w:p>
  </w:comment>
  <w:comment w:id="36" w:author="GRIFFIN, Morag (LEEDS TEACHING HOSPITALS NHS TRUST)" w:date="2025-01-13T14:34:00Z" w:initials="GM(THNT">
    <w:p w14:paraId="4B943CAE" w14:textId="77777777" w:rsidR="00B51F1E" w:rsidRDefault="00B51F1E" w:rsidP="009D3EEA">
      <w:pPr>
        <w:pStyle w:val="CommentText"/>
      </w:pPr>
      <w:r>
        <w:rPr>
          <w:rStyle w:val="CommentReference"/>
        </w:rPr>
        <w:annotationRef/>
      </w:r>
      <w:r>
        <w:t xml:space="preserve">Wouldn’t include </w:t>
      </w:r>
    </w:p>
  </w:comment>
  <w:comment w:id="37" w:author="Jack Diamond" w:date="2025-01-24T10:21:00Z" w:initials="JD">
    <w:p w14:paraId="0FC45439" w14:textId="77777777" w:rsidR="0033022C" w:rsidRDefault="0033022C" w:rsidP="0033022C">
      <w:pPr>
        <w:pStyle w:val="CommentText"/>
      </w:pPr>
      <w:r>
        <w:rPr>
          <w:rStyle w:val="CommentReference"/>
        </w:rPr>
        <w:annotationRef/>
      </w:r>
      <w:r>
        <w:t xml:space="preserve">INTERNAL: (picscout) </w:t>
      </w:r>
      <w:r>
        <w:rPr>
          <w:color w:val="303030"/>
          <w:highlight w:val="white"/>
        </w:rPr>
        <w:t>CBEB9D16C29442D2 B715D4DDD8F3C7E7</w:t>
      </w:r>
      <w:r>
        <w:t xml:space="preserve"> </w:t>
      </w:r>
    </w:p>
  </w:comment>
  <w:comment w:id="38" w:author="Jack Diamond" w:date="2025-01-24T10:21:00Z" w:initials="JD">
    <w:p w14:paraId="3A7A9B44" w14:textId="77777777" w:rsidR="00DA24F3" w:rsidRDefault="00DA24F3" w:rsidP="00DA24F3">
      <w:pPr>
        <w:pStyle w:val="CommentText"/>
      </w:pPr>
      <w:r>
        <w:rPr>
          <w:rStyle w:val="CommentReference"/>
        </w:rPr>
        <w:annotationRef/>
      </w:r>
      <w:r>
        <w:t xml:space="preserve">INTERNAL: </w:t>
      </w:r>
      <w:hyperlink r:id="rId3" w:history="1">
        <w:r w:rsidRPr="001178C3">
          <w:rPr>
            <w:rStyle w:val="Hyperlink"/>
          </w:rPr>
          <w:t>https://www.flaticon.com/free-icon/baseline_18595602?term=baseline&amp;page=1&amp;position=35&amp;origin=search&amp;related_id=18595602</w:t>
        </w:r>
      </w:hyperlink>
    </w:p>
  </w:comment>
  <w:comment w:id="39" w:author="Jack Diamond" w:date="2025-01-24T10:22:00Z" w:initials="JD">
    <w:p w14:paraId="7A5DE661" w14:textId="77777777" w:rsidR="00B1544E" w:rsidRDefault="00B1544E" w:rsidP="00B1544E">
      <w:pPr>
        <w:pStyle w:val="CommentText"/>
      </w:pPr>
      <w:r>
        <w:rPr>
          <w:rStyle w:val="CommentReference"/>
        </w:rPr>
        <w:annotationRef/>
      </w:r>
      <w:r>
        <w:t xml:space="preserve">INTERNAL: </w:t>
      </w:r>
      <w:hyperlink r:id="rId4" w:history="1">
        <w:r w:rsidRPr="00FF2244">
          <w:rPr>
            <w:rStyle w:val="Hyperlink"/>
          </w:rPr>
          <w:t>https://www.flaticon.com/free-icon/coronavirus_2913584?term=virus&amp;page=1&amp;position=2&amp;origin=search&amp;related_id=2913584</w:t>
        </w:r>
      </w:hyperlink>
    </w:p>
  </w:comment>
  <w:comment w:id="40" w:author="Jack Diamond" w:date="2025-01-24T10:22:00Z" w:initials="JD">
    <w:p w14:paraId="6C325DE4" w14:textId="77777777" w:rsidR="00B45A17" w:rsidRDefault="00B45A17" w:rsidP="00B45A17">
      <w:pPr>
        <w:pStyle w:val="CommentText"/>
      </w:pPr>
      <w:r>
        <w:rPr>
          <w:rStyle w:val="CommentReference"/>
        </w:rPr>
        <w:annotationRef/>
      </w:r>
      <w:r>
        <w:t xml:space="preserve">INTERNAL: </w:t>
      </w:r>
      <w:hyperlink r:id="rId5" w:history="1">
        <w:r w:rsidRPr="00DB1DDB">
          <w:rPr>
            <w:rStyle w:val="Hyperlink"/>
          </w:rPr>
          <w:t>https://www.flaticon.com/free-icon/dna_3830451?term=genetics&amp;page=1&amp;position=7&amp;origin=search&amp;related_id=3830451</w:t>
        </w:r>
      </w:hyperlink>
    </w:p>
  </w:comment>
  <w:comment w:id="41" w:author="Jack Diamond" w:date="2025-01-24T10:22:00Z" w:initials="JD">
    <w:p w14:paraId="4948675B" w14:textId="77777777" w:rsidR="00B65BF3" w:rsidRDefault="00B65BF3" w:rsidP="00B65BF3">
      <w:pPr>
        <w:pStyle w:val="CommentText"/>
      </w:pPr>
      <w:r>
        <w:rPr>
          <w:rStyle w:val="CommentReference"/>
        </w:rPr>
        <w:annotationRef/>
      </w:r>
      <w:r>
        <w:t xml:space="preserve">INTERNAL: (picscout) </w:t>
      </w:r>
      <w:r>
        <w:rPr>
          <w:color w:val="303030"/>
          <w:highlight w:val="white"/>
        </w:rPr>
        <w:t>16C7C0E988C44D58 B90A2C1406D745EC</w:t>
      </w:r>
    </w:p>
  </w:comment>
  <w:comment w:id="42" w:author="Jack Diamond" w:date="2025-01-24T10:22:00Z" w:initials="JD">
    <w:p w14:paraId="5500F0E6" w14:textId="77777777" w:rsidR="00BD20F3" w:rsidRDefault="00BD20F3" w:rsidP="00BD20F3">
      <w:pPr>
        <w:pStyle w:val="CommentText"/>
      </w:pPr>
      <w:r>
        <w:rPr>
          <w:rStyle w:val="CommentReference"/>
        </w:rPr>
        <w:annotationRef/>
      </w:r>
      <w:r>
        <w:t xml:space="preserve">INTERNAL: (picscout) </w:t>
      </w:r>
      <w:r>
        <w:rPr>
          <w:color w:val="303030"/>
          <w:highlight w:val="white"/>
        </w:rPr>
        <w:t>DA13BFF310A8476F 8BF761CD1CEC2291_V001</w:t>
      </w:r>
      <w:r>
        <w:t xml:space="preserve"> </w:t>
      </w:r>
    </w:p>
  </w:comment>
  <w:comment w:id="43" w:author="Jack Diamond" w:date="2025-01-24T10:22:00Z" w:initials="JD">
    <w:p w14:paraId="46311D53" w14:textId="77777777" w:rsidR="00DE22E8" w:rsidRDefault="00DE22E8" w:rsidP="00DE22E8">
      <w:pPr>
        <w:pStyle w:val="CommentText"/>
      </w:pPr>
      <w:r>
        <w:rPr>
          <w:rStyle w:val="CommentReference"/>
        </w:rPr>
        <w:annotationRef/>
      </w:r>
      <w:r>
        <w:t xml:space="preserve">INTERNAL: (picscout) </w:t>
      </w:r>
      <w:r>
        <w:rPr>
          <w:color w:val="303030"/>
          <w:highlight w:val="white"/>
        </w:rPr>
        <w:t>0A94B4BB02E14448 826D7F55E06ED7A7</w:t>
      </w:r>
      <w:r>
        <w:t xml:space="preserve"> </w:t>
      </w:r>
    </w:p>
  </w:comment>
  <w:comment w:id="44" w:author="Jack Diamond" w:date="2025-01-10T12:27:00Z" w:initials="JD">
    <w:p w14:paraId="55D809D9" w14:textId="3E1CB402" w:rsidR="00442F84" w:rsidRDefault="00442F84" w:rsidP="00D27E10">
      <w:pPr>
        <w:pStyle w:val="CommentText"/>
      </w:pPr>
      <w:r>
        <w:rPr>
          <w:rStyle w:val="CommentReference"/>
        </w:rPr>
        <w:annotationRef/>
      </w:r>
      <w:r>
        <w:t>@MG: What are your thoughts about a video clip introducing the details of this patient case and another explaining your logic behind the correct approach?</w:t>
      </w:r>
    </w:p>
  </w:comment>
  <w:comment w:id="45" w:author="GRIFFIN, Morag (LEEDS TEACHING HOSPITALS NHS TRUST)" w:date="2025-01-13T14:35:00Z" w:initials="GM(THNT">
    <w:p w14:paraId="5BFEB4FA" w14:textId="77777777" w:rsidR="00442F84" w:rsidRDefault="00442F84" w:rsidP="009D3EEA">
      <w:pPr>
        <w:pStyle w:val="CommentText"/>
      </w:pPr>
      <w:r>
        <w:rPr>
          <w:rStyle w:val="CommentReference"/>
        </w:rPr>
        <w:annotationRef/>
      </w:r>
      <w:r>
        <w:t>I think perhaps we should tweak the question a little and state he attended his family doctor and was rapidly referred to his local haematologist. Then the answer is correct but is slightly out of keeping with your other 50- year old man whom you have advised straight to bone marrow</w:t>
      </w:r>
    </w:p>
  </w:comment>
  <w:comment w:id="46" w:author="Jack Diamond" w:date="2025-01-17T12:03:00Z" w:initials="JD">
    <w:p w14:paraId="5571D148" w14:textId="77777777" w:rsidR="00442F84" w:rsidRDefault="00442F84" w:rsidP="00FE015A">
      <w:pPr>
        <w:pStyle w:val="CommentText"/>
      </w:pPr>
      <w:r>
        <w:rPr>
          <w:rStyle w:val="CommentReference"/>
        </w:rPr>
        <w:annotationRef/>
      </w:r>
      <w:r>
        <w:t>OK thank you, ive added your tweaks and also amended the 50-year old man being advised straight to bone marrow to just be going for further diagnostics</w:t>
      </w:r>
    </w:p>
  </w:comment>
  <w:comment w:id="47" w:author="GRIFFIN, Morag (LEEDS TEACHING HOSPITALS NHS TRUST)" w:date="2025-01-13T14:36:00Z" w:initials="GM(THNT">
    <w:p w14:paraId="3B5BDBC7" w14:textId="77777777" w:rsidR="00442F84" w:rsidRDefault="00442F84" w:rsidP="009D3EEA">
      <w:pPr>
        <w:pStyle w:val="CommentText"/>
      </w:pPr>
      <w:r>
        <w:rPr>
          <w:rStyle w:val="CommentReference"/>
        </w:rPr>
        <w:annotationRef/>
      </w:r>
      <w:r>
        <w:t>Add - initial results will take les than 24 hours, thus if the diagnosis is not identified, a stepwise approach with a bone mrrow biopsy would be advised as the next test</w:t>
      </w:r>
    </w:p>
  </w:comment>
  <w:comment w:id="48" w:author="Jack Diamond" w:date="2025-01-17T12:05:00Z" w:initials="JD">
    <w:p w14:paraId="4E0B3164" w14:textId="77777777" w:rsidR="00442F84" w:rsidRDefault="00442F84" w:rsidP="000711E6">
      <w:pPr>
        <w:pStyle w:val="CommentText"/>
      </w:pPr>
      <w:r>
        <w:rPr>
          <w:rStyle w:val="CommentReference"/>
        </w:rPr>
        <w:annotationRef/>
      </w:r>
      <w:r>
        <w:t>Thank you, ive added</w:t>
      </w:r>
    </w:p>
  </w:comment>
  <w:comment w:id="50" w:author="Jack Diamond" w:date="2025-01-24T10:24:00Z" w:initials="JD">
    <w:p w14:paraId="5A9C71E6" w14:textId="77777777" w:rsidR="008D2970" w:rsidRDefault="008D2970" w:rsidP="008D2970">
      <w:pPr>
        <w:pStyle w:val="CommentText"/>
      </w:pPr>
      <w:r>
        <w:rPr>
          <w:rStyle w:val="CommentReference"/>
        </w:rPr>
        <w:annotationRef/>
      </w:r>
      <w:r>
        <w:t>INTERNAL: A version of this image was provided by MG but it had all disease abbreviated, went to referenced article and used the original. MG indicated permissions need to be obtained or we can redraw</w:t>
      </w:r>
    </w:p>
  </w:comment>
  <w:comment w:id="52" w:author="Jack Diamond" w:date="2025-01-24T10:25:00Z" w:initials="JD">
    <w:p w14:paraId="0FE437A3" w14:textId="77777777" w:rsidR="00B06C25" w:rsidRDefault="00B06C25" w:rsidP="00B06C25">
      <w:pPr>
        <w:pStyle w:val="CommentText"/>
      </w:pPr>
      <w:r>
        <w:rPr>
          <w:rStyle w:val="CommentReference"/>
        </w:rPr>
        <w:annotationRef/>
      </w:r>
      <w:r>
        <w:t>INTERNAL: All 3 icons from flatiicon</w:t>
      </w:r>
    </w:p>
  </w:comment>
  <w:comment w:id="54" w:author="Jack Diamond" w:date="2025-01-02T11:53:00Z" w:initials="JD">
    <w:p w14:paraId="1496CD5D" w14:textId="4AAD611E" w:rsidR="00C76D49" w:rsidRDefault="00DD1691" w:rsidP="00C76D49">
      <w:pPr>
        <w:pStyle w:val="CommentText"/>
      </w:pPr>
      <w:r>
        <w:rPr>
          <w:rStyle w:val="CommentReference"/>
        </w:rPr>
        <w:annotationRef/>
      </w:r>
      <w:r w:rsidR="00C76D49">
        <w:t>INTERNAL: Napkin.AI</w:t>
      </w:r>
    </w:p>
  </w:comment>
  <w:comment w:id="56" w:author="Jack Diamond" w:date="2025-01-06T10:29:00Z" w:initials="JD">
    <w:p w14:paraId="44691954" w14:textId="07CF7914" w:rsidR="00C76D49" w:rsidRDefault="00313EAA" w:rsidP="00C76D49">
      <w:pPr>
        <w:pStyle w:val="CommentText"/>
      </w:pPr>
      <w:r>
        <w:rPr>
          <w:rStyle w:val="CommentReference"/>
        </w:rPr>
        <w:annotationRef/>
      </w:r>
      <w:r w:rsidR="00C76D49">
        <w:t>INTERNAL: Napkin.AI</w:t>
      </w:r>
    </w:p>
  </w:comment>
  <w:comment w:id="58" w:author="Jack Diamond" w:date="2025-01-06T10:41:00Z" w:initials="JD">
    <w:p w14:paraId="6EAC7EBC" w14:textId="77777777" w:rsidR="00B7654E" w:rsidRDefault="00B7654E" w:rsidP="005233F8">
      <w:pPr>
        <w:pStyle w:val="CommentText"/>
      </w:pPr>
      <w:r>
        <w:rPr>
          <w:rStyle w:val="CommentReference"/>
        </w:rPr>
        <w:annotationRef/>
      </w:r>
      <w:r>
        <w:t>@MG: A lot of information has been thrown at the learner here, what are your thoughts on a video clip of you explaining when and what supportive care should be initiated</w:t>
      </w:r>
    </w:p>
  </w:comment>
  <w:comment w:id="59" w:author="GRIFFIN, Morag (LEEDS TEACHING HOSPITALS NHS TRUST)" w:date="2025-01-13T14:37:00Z" w:initials="GM(THNT">
    <w:p w14:paraId="6A86E370" w14:textId="77777777" w:rsidR="00B7654E" w:rsidRDefault="00B7654E" w:rsidP="009D3EEA">
      <w:pPr>
        <w:pStyle w:val="CommentText"/>
      </w:pPr>
      <w:r>
        <w:rPr>
          <w:rStyle w:val="CommentReference"/>
        </w:rPr>
        <w:annotationRef/>
      </w:r>
      <w:r>
        <w:t>OK</w:t>
      </w:r>
    </w:p>
  </w:comment>
  <w:comment w:id="61" w:author="Jack Diamond" w:date="2025-01-06T10:41:00Z" w:initials="JD">
    <w:p w14:paraId="10E61BF3" w14:textId="77777777" w:rsidR="00412649" w:rsidRDefault="00412649" w:rsidP="007C5401">
      <w:pPr>
        <w:pStyle w:val="CommentText"/>
      </w:pPr>
      <w:r>
        <w:rPr>
          <w:rStyle w:val="CommentReference"/>
        </w:rPr>
        <w:annotationRef/>
      </w:r>
      <w:r>
        <w:t>@MG: We think a short clip of you quickly summarising the content in your own words would fit well here and then a quick thank you for going through the module.</w:t>
      </w:r>
    </w:p>
  </w:comment>
  <w:comment w:id="62" w:author="GRIFFIN, Morag (LEEDS TEACHING HOSPITALS NHS TRUST)" w:date="2025-01-13T14:37:00Z" w:initials="GM(THNT">
    <w:p w14:paraId="66CAED0D" w14:textId="77777777" w:rsidR="00412649" w:rsidRDefault="00412649" w:rsidP="009D3EEA">
      <w:pPr>
        <w:pStyle w:val="CommentText"/>
      </w:pPr>
      <w:r>
        <w:rPr>
          <w:rStyle w:val="CommentReference"/>
        </w:rPr>
        <w:annotationRef/>
      </w:r>
      <w:r>
        <w:t>OK</w:t>
      </w:r>
    </w:p>
  </w:comment>
  <w:comment w:id="64" w:author="Jack Diamond" w:date="2025-01-10T12:43:00Z" w:initials="JD">
    <w:p w14:paraId="5AFE8681" w14:textId="77777777" w:rsidR="00412649" w:rsidRDefault="00412649" w:rsidP="007C5401">
      <w:pPr>
        <w:pStyle w:val="CommentText"/>
      </w:pPr>
      <w:r>
        <w:rPr>
          <w:rStyle w:val="CommentReference"/>
        </w:rPr>
        <w:annotationRef/>
      </w:r>
      <w:r>
        <w:t>@MG: This infographic was made in the process of building the storyboard. It was originally in the pathogenic mechanisms section - do you think it would be useful to include here or back in the pathogenic mechanisms section? This can also be used in a different module or can be altered, so if you think it might not fit we can use it elsewere.</w:t>
      </w:r>
    </w:p>
  </w:comment>
  <w:comment w:id="65" w:author="GRIFFIN, Morag (LEEDS TEACHING HOSPITALS NHS TRUST)" w:date="2025-01-13T14:40:00Z" w:initials="GM(THNT">
    <w:p w14:paraId="717ADBE0" w14:textId="77777777" w:rsidR="00412649" w:rsidRDefault="00412649" w:rsidP="005C010E">
      <w:pPr>
        <w:pStyle w:val="CommentText"/>
      </w:pPr>
      <w:r>
        <w:rPr>
          <w:rStyle w:val="CommentReference"/>
        </w:rPr>
        <w:annotationRef/>
      </w:r>
      <w:r>
        <w:t xml:space="preserve">It can be included here but its not correct please refer to the original slide  the red box and blue box need swapping </w:t>
      </w:r>
    </w:p>
  </w:comment>
  <w:comment w:id="66" w:author="Jack Diamond" w:date="2025-01-17T12:15:00Z" w:initials="JD">
    <w:p w14:paraId="1152187D" w14:textId="77777777" w:rsidR="00412649" w:rsidRDefault="00412649" w:rsidP="00F96C12">
      <w:pPr>
        <w:pStyle w:val="CommentText"/>
      </w:pPr>
      <w:r>
        <w:rPr>
          <w:rStyle w:val="CommentReference"/>
        </w:rPr>
        <w:annotationRef/>
      </w:r>
      <w:r>
        <w:t>Thanks, labels were the wrong way round so swapped</w:t>
      </w:r>
    </w:p>
  </w:comment>
  <w:comment w:id="67" w:author="Jack Diamond" w:date="2025-01-02T15:58:00Z" w:initials="JD">
    <w:p w14:paraId="4CFB7A22" w14:textId="53AABC1D" w:rsidR="00C76D49" w:rsidRDefault="00FB6FB1" w:rsidP="00C76D49">
      <w:pPr>
        <w:pStyle w:val="CommentText"/>
      </w:pPr>
      <w:r>
        <w:rPr>
          <w:rStyle w:val="CommentReference"/>
        </w:rPr>
        <w:annotationRef/>
      </w:r>
      <w:r w:rsidR="00C76D49">
        <w:t>INTERNAL: Visuals for PM to decide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576D92" w15:done="0"/>
  <w15:commentEx w15:paraId="4D132120" w15:done="0"/>
  <w15:commentEx w15:paraId="4F894D94" w15:done="0"/>
  <w15:commentEx w15:paraId="61720C97" w15:paraIdParent="4F894D94" w15:done="0"/>
  <w15:commentEx w15:paraId="1BBE6797" w15:done="0"/>
  <w15:commentEx w15:paraId="7CD1C1C5" w15:done="0"/>
  <w15:commentEx w15:paraId="3B201239" w15:done="0"/>
  <w15:commentEx w15:paraId="133DE0E4" w15:done="0"/>
  <w15:commentEx w15:paraId="47E9340A" w15:paraIdParent="133DE0E4" w15:done="0"/>
  <w15:commentEx w15:paraId="587E39B9" w15:done="0"/>
  <w15:commentEx w15:paraId="7D796317" w15:paraIdParent="587E39B9" w15:done="0"/>
  <w15:commentEx w15:paraId="34DB7758" w15:done="0"/>
  <w15:commentEx w15:paraId="627E4CE6" w15:paraIdParent="34DB7758" w15:done="0"/>
  <w15:commentEx w15:paraId="5BA064D7" w15:done="0"/>
  <w15:commentEx w15:paraId="33497B86" w15:paraIdParent="5BA064D7" w15:done="0"/>
  <w15:commentEx w15:paraId="2514A158" w15:paraIdParent="5BA064D7" w15:done="0"/>
  <w15:commentEx w15:paraId="3005F0CB" w15:done="0"/>
  <w15:commentEx w15:paraId="14760ADE" w15:done="0"/>
  <w15:commentEx w15:paraId="18CEE1FB" w15:done="0"/>
  <w15:commentEx w15:paraId="16981BF5" w15:done="0"/>
  <w15:commentEx w15:paraId="092EC913" w15:done="0"/>
  <w15:commentEx w15:paraId="62E4A635" w15:paraIdParent="092EC913" w15:done="0"/>
  <w15:commentEx w15:paraId="330E6DBA" w15:done="0"/>
  <w15:commentEx w15:paraId="4B943CAE" w15:paraIdParent="330E6DBA" w15:done="0"/>
  <w15:commentEx w15:paraId="0FC45439" w15:done="0"/>
  <w15:commentEx w15:paraId="3A7A9B44" w15:done="0"/>
  <w15:commentEx w15:paraId="7A5DE661" w15:done="0"/>
  <w15:commentEx w15:paraId="6C325DE4" w15:done="0"/>
  <w15:commentEx w15:paraId="4948675B" w15:done="0"/>
  <w15:commentEx w15:paraId="5500F0E6" w15:done="0"/>
  <w15:commentEx w15:paraId="46311D53" w15:done="0"/>
  <w15:commentEx w15:paraId="55D809D9" w15:done="0"/>
  <w15:commentEx w15:paraId="5BFEB4FA" w15:paraIdParent="55D809D9" w15:done="0"/>
  <w15:commentEx w15:paraId="5571D148" w15:paraIdParent="55D809D9" w15:done="0"/>
  <w15:commentEx w15:paraId="3B5BDBC7" w15:done="0"/>
  <w15:commentEx w15:paraId="4E0B3164" w15:paraIdParent="3B5BDBC7" w15:done="0"/>
  <w15:commentEx w15:paraId="5A9C71E6" w15:done="0"/>
  <w15:commentEx w15:paraId="0FE437A3" w15:done="0"/>
  <w15:commentEx w15:paraId="1496CD5D" w15:done="0"/>
  <w15:commentEx w15:paraId="44691954" w15:done="0"/>
  <w15:commentEx w15:paraId="6EAC7EBC" w15:done="0"/>
  <w15:commentEx w15:paraId="6A86E370" w15:paraIdParent="6EAC7EBC" w15:done="0"/>
  <w15:commentEx w15:paraId="10E61BF3" w15:done="0"/>
  <w15:commentEx w15:paraId="66CAED0D" w15:paraIdParent="10E61BF3" w15:done="0"/>
  <w15:commentEx w15:paraId="5AFE8681" w15:done="0"/>
  <w15:commentEx w15:paraId="717ADBE0" w15:paraIdParent="5AFE8681" w15:done="0"/>
  <w15:commentEx w15:paraId="1152187D" w15:paraIdParent="5AFE8681" w15:done="0"/>
  <w15:commentEx w15:paraId="4CFB7A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C6BB98" w16cex:dateUtc="2025-01-06T10:38:00Z"/>
  <w16cex:commentExtensible w16cex:durableId="5A70E48D" w16cex:dateUtc="2025-01-06T10:38:00Z"/>
  <w16cex:commentExtensible w16cex:durableId="708D2E98" w16cex:dateUtc="2025-01-07T16:48:00Z"/>
  <w16cex:commentExtensible w16cex:durableId="2B2FA223" w16cex:dateUtc="2025-01-13T14:30:00Z">
    <w16cex:extLst>
      <w16:ext w16:uri="{CE6994B0-6A32-4C9F-8C6B-6E91EDA988CE}">
        <cr:reactions xmlns:cr="http://schemas.microsoft.com/office/comments/2020/reactions">
          <cr:reaction reactionType="1">
            <cr:reactionInfo dateUtc="2025-01-17T11:57:20Z">
              <cr:user userId="S::jdv5330@springernature.com::4b4916b7-7728-4885-8c09-e9bd03d10d68" userProvider="AD" userName="Jack Diamond"/>
            </cr:reactionInfo>
          </cr:reaction>
        </cr:reactions>
      </w16:ext>
    </w16cex:extLst>
  </w16cex:commentExtensible>
  <w16cex:commentExtensible w16cex:durableId="0E54434A" w16cex:dateUtc="2025-01-06T17:00:00Z">
    <w16cex:extLst>
      <w16:ext w16:uri="{CE6994B0-6A32-4C9F-8C6B-6E91EDA988CE}">
        <cr:reactions xmlns:cr="http://schemas.microsoft.com/office/comments/2020/reactions">
          <cr:reaction reactionType="1">
            <cr:reactionInfo dateUtc="2025-01-07T11:21:27Z">
              <cr:user userId="S::jdv5330@springernature.com::4b4916b7-7728-4885-8c09-e9bd03d10d68" userProvider="AD" userName="Jack Diamond"/>
            </cr:reactionInfo>
          </cr:reaction>
        </cr:reactions>
      </w16:ext>
    </w16cex:extLst>
  </w16cex:commentExtensible>
  <w16cex:commentExtensible w16cex:durableId="545FBF22" w16cex:dateUtc="2025-01-24T10:19:00Z"/>
  <w16cex:commentExtensible w16cex:durableId="40C6A3E4" w16cex:dateUtc="2025-01-31T11:05:00Z"/>
  <w16cex:commentExtensible w16cex:durableId="04AECC75" w16cex:dateUtc="2024-12-17T16:59:00Z"/>
  <w16cex:commentExtensible w16cex:durableId="2B2FA290" w16cex:dateUtc="2025-01-13T14:32:00Z"/>
  <w16cex:commentExtensible w16cex:durableId="55AC3D79" w16cex:dateUtc="2025-01-06T10:40:00Z"/>
  <w16cex:commentExtensible w16cex:durableId="2B2FA298" w16cex:dateUtc="2025-01-13T14:32:00Z"/>
  <w16cex:commentExtensible w16cex:durableId="7BC9252E" w16cex:dateUtc="2025-01-10T10:51:00Z"/>
  <w16cex:commentExtensible w16cex:durableId="2B2FA2A7" w16cex:dateUtc="2025-01-13T14:33:00Z"/>
  <w16cex:commentExtensible w16cex:durableId="57BE950C" w16cex:dateUtc="2024-12-30T12:31:00Z"/>
  <w16cex:commentExtensible w16cex:durableId="2B2FA2C1" w16cex:dateUtc="2025-01-13T14:33:00Z"/>
  <w16cex:commentExtensible w16cex:durableId="39D2E930" w16cex:dateUtc="2025-01-17T11:58:00Z"/>
  <w16cex:commentExtensible w16cex:durableId="69E2E1CE" w16cex:dateUtc="2025-01-24T10:20:00Z"/>
  <w16cex:commentExtensible w16cex:durableId="3E89AEFC" w16cex:dateUtc="2025-01-24T10:21:00Z"/>
  <w16cex:commentExtensible w16cex:durableId="0B58E839" w16cex:dateUtc="2025-01-24T10:21:00Z"/>
  <w16cex:commentExtensible w16cex:durableId="74CE060D" w16cex:dateUtc="2025-01-24T10:21:00Z"/>
  <w16cex:commentExtensible w16cex:durableId="04D6BE93" w16cex:dateUtc="2025-01-06T10:40:00Z"/>
  <w16cex:commentExtensible w16cex:durableId="2B2FA2E5" w16cex:dateUtc="2025-01-13T14:34:00Z"/>
  <w16cex:commentExtensible w16cex:durableId="46D2BFA9" w16cex:dateUtc="2024-12-18T17:00:00Z"/>
  <w16cex:commentExtensible w16cex:durableId="2B2FA2F4" w16cex:dateUtc="2025-01-13T14:34:00Z"/>
  <w16cex:commentExtensible w16cex:durableId="789D74C0" w16cex:dateUtc="2025-01-24T10:21:00Z"/>
  <w16cex:commentExtensible w16cex:durableId="75C26D8C" w16cex:dateUtc="2025-01-24T10:21:00Z"/>
  <w16cex:commentExtensible w16cex:durableId="707D371E" w16cex:dateUtc="2025-01-24T10:22:00Z"/>
  <w16cex:commentExtensible w16cex:durableId="3401E9C5" w16cex:dateUtc="2025-01-24T10:22:00Z"/>
  <w16cex:commentExtensible w16cex:durableId="0738046D" w16cex:dateUtc="2025-01-24T10:22:00Z"/>
  <w16cex:commentExtensible w16cex:durableId="25F63CA7" w16cex:dateUtc="2025-01-24T10:22:00Z"/>
  <w16cex:commentExtensible w16cex:durableId="4DA51522" w16cex:dateUtc="2025-01-24T10:22:00Z"/>
  <w16cex:commentExtensible w16cex:durableId="69AEE2D0" w16cex:dateUtc="2025-01-10T12:27:00Z"/>
  <w16cex:commentExtensible w16cex:durableId="2B2FA344" w16cex:dateUtc="2025-01-13T14:35:00Z"/>
  <w16cex:commentExtensible w16cex:durableId="67F13839" w16cex:dateUtc="2025-01-17T12:03:00Z"/>
  <w16cex:commentExtensible w16cex:durableId="2B2FA37C" w16cex:dateUtc="2025-01-13T14:36:00Z"/>
  <w16cex:commentExtensible w16cex:durableId="1618F37B" w16cex:dateUtc="2025-01-17T12:05:00Z"/>
  <w16cex:commentExtensible w16cex:durableId="50588B87" w16cex:dateUtc="2025-01-24T10:24:00Z"/>
  <w16cex:commentExtensible w16cex:durableId="042C9417" w16cex:dateUtc="2025-01-24T10:25:00Z"/>
  <w16cex:commentExtensible w16cex:durableId="5D0B92D1" w16cex:dateUtc="2025-01-02T11:53:00Z"/>
  <w16cex:commentExtensible w16cex:durableId="3CB0D188" w16cex:dateUtc="2025-01-06T10:29:00Z"/>
  <w16cex:commentExtensible w16cex:durableId="3AE7ECD0" w16cex:dateUtc="2025-01-06T10:41:00Z"/>
  <w16cex:commentExtensible w16cex:durableId="2B2FA3A6" w16cex:dateUtc="2025-01-13T14:37:00Z"/>
  <w16cex:commentExtensible w16cex:durableId="19A8C4D5" w16cex:dateUtc="2025-01-06T10:41:00Z"/>
  <w16cex:commentExtensible w16cex:durableId="2B2FA3B9" w16cex:dateUtc="2025-01-13T14:37:00Z"/>
  <w16cex:commentExtensible w16cex:durableId="5D41DBBE" w16cex:dateUtc="2025-01-10T12:43:00Z"/>
  <w16cex:commentExtensible w16cex:durableId="2B2FA45E" w16cex:dateUtc="2025-01-13T14:40:00Z"/>
  <w16cex:commentExtensible w16cex:durableId="650B2BE9" w16cex:dateUtc="2025-01-17T12:15:00Z"/>
  <w16cex:commentExtensible w16cex:durableId="1FCFE5BA" w16cex:dateUtc="2025-01-02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576D92" w16cid:durableId="1EC6BB98"/>
  <w16cid:commentId w16cid:paraId="4D132120" w16cid:durableId="5A70E48D"/>
  <w16cid:commentId w16cid:paraId="4F894D94" w16cid:durableId="708D2E98"/>
  <w16cid:commentId w16cid:paraId="61720C97" w16cid:durableId="2B2FA223"/>
  <w16cid:commentId w16cid:paraId="1BBE6797" w16cid:durableId="0E54434A"/>
  <w16cid:commentId w16cid:paraId="7CD1C1C5" w16cid:durableId="545FBF22"/>
  <w16cid:commentId w16cid:paraId="3B201239" w16cid:durableId="40C6A3E4"/>
  <w16cid:commentId w16cid:paraId="133DE0E4" w16cid:durableId="04AECC75"/>
  <w16cid:commentId w16cid:paraId="47E9340A" w16cid:durableId="2B2FA290"/>
  <w16cid:commentId w16cid:paraId="587E39B9" w16cid:durableId="55AC3D79"/>
  <w16cid:commentId w16cid:paraId="7D796317" w16cid:durableId="2B2FA298"/>
  <w16cid:commentId w16cid:paraId="34DB7758" w16cid:durableId="7BC9252E"/>
  <w16cid:commentId w16cid:paraId="627E4CE6" w16cid:durableId="2B2FA2A7"/>
  <w16cid:commentId w16cid:paraId="5BA064D7" w16cid:durableId="57BE950C"/>
  <w16cid:commentId w16cid:paraId="33497B86" w16cid:durableId="2B2FA2C1"/>
  <w16cid:commentId w16cid:paraId="2514A158" w16cid:durableId="39D2E930"/>
  <w16cid:commentId w16cid:paraId="3005F0CB" w16cid:durableId="69E2E1CE"/>
  <w16cid:commentId w16cid:paraId="14760ADE" w16cid:durableId="3E89AEFC"/>
  <w16cid:commentId w16cid:paraId="18CEE1FB" w16cid:durableId="0B58E839"/>
  <w16cid:commentId w16cid:paraId="16981BF5" w16cid:durableId="74CE060D"/>
  <w16cid:commentId w16cid:paraId="092EC913" w16cid:durableId="04D6BE93"/>
  <w16cid:commentId w16cid:paraId="62E4A635" w16cid:durableId="2B2FA2E5"/>
  <w16cid:commentId w16cid:paraId="330E6DBA" w16cid:durableId="46D2BFA9"/>
  <w16cid:commentId w16cid:paraId="4B943CAE" w16cid:durableId="2B2FA2F4"/>
  <w16cid:commentId w16cid:paraId="0FC45439" w16cid:durableId="789D74C0"/>
  <w16cid:commentId w16cid:paraId="3A7A9B44" w16cid:durableId="75C26D8C"/>
  <w16cid:commentId w16cid:paraId="7A5DE661" w16cid:durableId="707D371E"/>
  <w16cid:commentId w16cid:paraId="6C325DE4" w16cid:durableId="3401E9C5"/>
  <w16cid:commentId w16cid:paraId="4948675B" w16cid:durableId="0738046D"/>
  <w16cid:commentId w16cid:paraId="5500F0E6" w16cid:durableId="25F63CA7"/>
  <w16cid:commentId w16cid:paraId="46311D53" w16cid:durableId="4DA51522"/>
  <w16cid:commentId w16cid:paraId="55D809D9" w16cid:durableId="69AEE2D0"/>
  <w16cid:commentId w16cid:paraId="5BFEB4FA" w16cid:durableId="2B2FA344"/>
  <w16cid:commentId w16cid:paraId="5571D148" w16cid:durableId="67F13839"/>
  <w16cid:commentId w16cid:paraId="3B5BDBC7" w16cid:durableId="2B2FA37C"/>
  <w16cid:commentId w16cid:paraId="4E0B3164" w16cid:durableId="1618F37B"/>
  <w16cid:commentId w16cid:paraId="5A9C71E6" w16cid:durableId="50588B87"/>
  <w16cid:commentId w16cid:paraId="0FE437A3" w16cid:durableId="042C9417"/>
  <w16cid:commentId w16cid:paraId="1496CD5D" w16cid:durableId="5D0B92D1"/>
  <w16cid:commentId w16cid:paraId="44691954" w16cid:durableId="3CB0D188"/>
  <w16cid:commentId w16cid:paraId="6EAC7EBC" w16cid:durableId="3AE7ECD0"/>
  <w16cid:commentId w16cid:paraId="6A86E370" w16cid:durableId="2B2FA3A6"/>
  <w16cid:commentId w16cid:paraId="10E61BF3" w16cid:durableId="19A8C4D5"/>
  <w16cid:commentId w16cid:paraId="66CAED0D" w16cid:durableId="2B2FA3B9"/>
  <w16cid:commentId w16cid:paraId="5AFE8681" w16cid:durableId="5D41DBBE"/>
  <w16cid:commentId w16cid:paraId="717ADBE0" w16cid:durableId="2B2FA45E"/>
  <w16cid:commentId w16cid:paraId="1152187D" w16cid:durableId="650B2BE9"/>
  <w16cid:commentId w16cid:paraId="4CFB7A22" w16cid:durableId="1FCFE5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11B58" w14:textId="77777777" w:rsidR="001347BF" w:rsidRDefault="001347BF" w:rsidP="00A100BB">
      <w:pPr>
        <w:spacing w:after="0" w:line="240" w:lineRule="auto"/>
      </w:pPr>
      <w:r>
        <w:separator/>
      </w:r>
    </w:p>
  </w:endnote>
  <w:endnote w:type="continuationSeparator" w:id="0">
    <w:p w14:paraId="4EE1901B" w14:textId="77777777" w:rsidR="001347BF" w:rsidRDefault="001347BF" w:rsidP="00A100BB">
      <w:pPr>
        <w:spacing w:after="0" w:line="240" w:lineRule="auto"/>
      </w:pPr>
      <w:r>
        <w:continuationSeparator/>
      </w:r>
    </w:p>
  </w:endnote>
  <w:endnote w:type="continuationNotice" w:id="1">
    <w:p w14:paraId="5C1DAB88" w14:textId="77777777" w:rsidR="001347BF" w:rsidRDefault="001347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11334" w14:textId="77777777" w:rsidR="001347BF" w:rsidRDefault="001347BF" w:rsidP="00A100BB">
      <w:pPr>
        <w:spacing w:after="0" w:line="240" w:lineRule="auto"/>
      </w:pPr>
      <w:r>
        <w:separator/>
      </w:r>
    </w:p>
  </w:footnote>
  <w:footnote w:type="continuationSeparator" w:id="0">
    <w:p w14:paraId="7A73F83A" w14:textId="77777777" w:rsidR="001347BF" w:rsidRDefault="001347BF" w:rsidP="00A100BB">
      <w:pPr>
        <w:spacing w:after="0" w:line="240" w:lineRule="auto"/>
      </w:pPr>
      <w:r>
        <w:continuationSeparator/>
      </w:r>
    </w:p>
  </w:footnote>
  <w:footnote w:type="continuationNotice" w:id="1">
    <w:p w14:paraId="74EB999B" w14:textId="77777777" w:rsidR="001347BF" w:rsidRDefault="001347B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1E97"/>
    <w:multiLevelType w:val="hybridMultilevel"/>
    <w:tmpl w:val="91F032E8"/>
    <w:lvl w:ilvl="0" w:tplc="3F088942">
      <w:start w:val="1"/>
      <w:numFmt w:val="decimal"/>
      <w:lvlText w:val="%1."/>
      <w:lvlJc w:val="left"/>
      <w:pPr>
        <w:tabs>
          <w:tab w:val="num" w:pos="720"/>
        </w:tabs>
        <w:ind w:left="720" w:hanging="360"/>
      </w:pPr>
    </w:lvl>
    <w:lvl w:ilvl="1" w:tplc="3E329402" w:tentative="1">
      <w:start w:val="1"/>
      <w:numFmt w:val="decimal"/>
      <w:lvlText w:val="%2."/>
      <w:lvlJc w:val="left"/>
      <w:pPr>
        <w:tabs>
          <w:tab w:val="num" w:pos="1440"/>
        </w:tabs>
        <w:ind w:left="1440" w:hanging="360"/>
      </w:pPr>
    </w:lvl>
    <w:lvl w:ilvl="2" w:tplc="7E86654C" w:tentative="1">
      <w:start w:val="1"/>
      <w:numFmt w:val="decimal"/>
      <w:lvlText w:val="%3."/>
      <w:lvlJc w:val="left"/>
      <w:pPr>
        <w:tabs>
          <w:tab w:val="num" w:pos="2160"/>
        </w:tabs>
        <w:ind w:left="2160" w:hanging="360"/>
      </w:pPr>
    </w:lvl>
    <w:lvl w:ilvl="3" w:tplc="94D07C3C" w:tentative="1">
      <w:start w:val="1"/>
      <w:numFmt w:val="decimal"/>
      <w:lvlText w:val="%4."/>
      <w:lvlJc w:val="left"/>
      <w:pPr>
        <w:tabs>
          <w:tab w:val="num" w:pos="2880"/>
        </w:tabs>
        <w:ind w:left="2880" w:hanging="360"/>
      </w:pPr>
    </w:lvl>
    <w:lvl w:ilvl="4" w:tplc="9DDA5D00" w:tentative="1">
      <w:start w:val="1"/>
      <w:numFmt w:val="decimal"/>
      <w:lvlText w:val="%5."/>
      <w:lvlJc w:val="left"/>
      <w:pPr>
        <w:tabs>
          <w:tab w:val="num" w:pos="3600"/>
        </w:tabs>
        <w:ind w:left="3600" w:hanging="360"/>
      </w:pPr>
    </w:lvl>
    <w:lvl w:ilvl="5" w:tplc="2C32FFAC" w:tentative="1">
      <w:start w:val="1"/>
      <w:numFmt w:val="decimal"/>
      <w:lvlText w:val="%6."/>
      <w:lvlJc w:val="left"/>
      <w:pPr>
        <w:tabs>
          <w:tab w:val="num" w:pos="4320"/>
        </w:tabs>
        <w:ind w:left="4320" w:hanging="360"/>
      </w:pPr>
    </w:lvl>
    <w:lvl w:ilvl="6" w:tplc="132A7B44" w:tentative="1">
      <w:start w:val="1"/>
      <w:numFmt w:val="decimal"/>
      <w:lvlText w:val="%7."/>
      <w:lvlJc w:val="left"/>
      <w:pPr>
        <w:tabs>
          <w:tab w:val="num" w:pos="5040"/>
        </w:tabs>
        <w:ind w:left="5040" w:hanging="360"/>
      </w:pPr>
    </w:lvl>
    <w:lvl w:ilvl="7" w:tplc="4A9220D0" w:tentative="1">
      <w:start w:val="1"/>
      <w:numFmt w:val="decimal"/>
      <w:lvlText w:val="%8."/>
      <w:lvlJc w:val="left"/>
      <w:pPr>
        <w:tabs>
          <w:tab w:val="num" w:pos="5760"/>
        </w:tabs>
        <w:ind w:left="5760" w:hanging="360"/>
      </w:pPr>
    </w:lvl>
    <w:lvl w:ilvl="8" w:tplc="4C4ED540" w:tentative="1">
      <w:start w:val="1"/>
      <w:numFmt w:val="decimal"/>
      <w:lvlText w:val="%9."/>
      <w:lvlJc w:val="left"/>
      <w:pPr>
        <w:tabs>
          <w:tab w:val="num" w:pos="6480"/>
        </w:tabs>
        <w:ind w:left="6480" w:hanging="360"/>
      </w:pPr>
    </w:lvl>
  </w:abstractNum>
  <w:abstractNum w:abstractNumId="1" w15:restartNumberingAfterBreak="0">
    <w:nsid w:val="072B223F"/>
    <w:multiLevelType w:val="multilevel"/>
    <w:tmpl w:val="EB90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956D7"/>
    <w:multiLevelType w:val="hybridMultilevel"/>
    <w:tmpl w:val="97785C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367D23"/>
    <w:multiLevelType w:val="hybridMultilevel"/>
    <w:tmpl w:val="EEBC3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96087"/>
    <w:multiLevelType w:val="multilevel"/>
    <w:tmpl w:val="E796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F706D"/>
    <w:multiLevelType w:val="hybridMultilevel"/>
    <w:tmpl w:val="ED44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1729"/>
    <w:multiLevelType w:val="hybridMultilevel"/>
    <w:tmpl w:val="49FC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0455E"/>
    <w:multiLevelType w:val="hybridMultilevel"/>
    <w:tmpl w:val="B822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D66D1"/>
    <w:multiLevelType w:val="hybridMultilevel"/>
    <w:tmpl w:val="59F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4388B"/>
    <w:multiLevelType w:val="hybridMultilevel"/>
    <w:tmpl w:val="97785C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EA11AF"/>
    <w:multiLevelType w:val="hybridMultilevel"/>
    <w:tmpl w:val="4492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CC7D8F"/>
    <w:multiLevelType w:val="multilevel"/>
    <w:tmpl w:val="14EE6E0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F46AE"/>
    <w:multiLevelType w:val="multilevel"/>
    <w:tmpl w:val="14EE6E0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D2670"/>
    <w:multiLevelType w:val="hybridMultilevel"/>
    <w:tmpl w:val="A6D49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57292"/>
    <w:multiLevelType w:val="multilevel"/>
    <w:tmpl w:val="14EE6E0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12082"/>
    <w:multiLevelType w:val="hybridMultilevel"/>
    <w:tmpl w:val="A4B6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F10F9"/>
    <w:multiLevelType w:val="hybridMultilevel"/>
    <w:tmpl w:val="97785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BF677B"/>
    <w:multiLevelType w:val="hybridMultilevel"/>
    <w:tmpl w:val="3F86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6368CC"/>
    <w:multiLevelType w:val="hybridMultilevel"/>
    <w:tmpl w:val="2D5A5AF8"/>
    <w:lvl w:ilvl="0" w:tplc="3BC68FA0">
      <w:start w:val="1"/>
      <w:numFmt w:val="bullet"/>
      <w:lvlText w:val="•"/>
      <w:lvlJc w:val="left"/>
      <w:pPr>
        <w:tabs>
          <w:tab w:val="num" w:pos="720"/>
        </w:tabs>
        <w:ind w:left="720" w:hanging="360"/>
      </w:pPr>
      <w:rPr>
        <w:rFonts w:ascii="Arial" w:hAnsi="Arial" w:hint="default"/>
      </w:rPr>
    </w:lvl>
    <w:lvl w:ilvl="1" w:tplc="6CB03E44">
      <w:start w:val="1"/>
      <w:numFmt w:val="bullet"/>
      <w:lvlText w:val="•"/>
      <w:lvlJc w:val="left"/>
      <w:pPr>
        <w:tabs>
          <w:tab w:val="num" w:pos="1440"/>
        </w:tabs>
        <w:ind w:left="1440" w:hanging="360"/>
      </w:pPr>
      <w:rPr>
        <w:rFonts w:ascii="Arial" w:hAnsi="Arial" w:hint="default"/>
      </w:rPr>
    </w:lvl>
    <w:lvl w:ilvl="2" w:tplc="3168D0FE" w:tentative="1">
      <w:start w:val="1"/>
      <w:numFmt w:val="bullet"/>
      <w:lvlText w:val="•"/>
      <w:lvlJc w:val="left"/>
      <w:pPr>
        <w:tabs>
          <w:tab w:val="num" w:pos="2160"/>
        </w:tabs>
        <w:ind w:left="2160" w:hanging="360"/>
      </w:pPr>
      <w:rPr>
        <w:rFonts w:ascii="Arial" w:hAnsi="Arial" w:hint="default"/>
      </w:rPr>
    </w:lvl>
    <w:lvl w:ilvl="3" w:tplc="40AEC2B2" w:tentative="1">
      <w:start w:val="1"/>
      <w:numFmt w:val="bullet"/>
      <w:lvlText w:val="•"/>
      <w:lvlJc w:val="left"/>
      <w:pPr>
        <w:tabs>
          <w:tab w:val="num" w:pos="2880"/>
        </w:tabs>
        <w:ind w:left="2880" w:hanging="360"/>
      </w:pPr>
      <w:rPr>
        <w:rFonts w:ascii="Arial" w:hAnsi="Arial" w:hint="default"/>
      </w:rPr>
    </w:lvl>
    <w:lvl w:ilvl="4" w:tplc="CC486C52" w:tentative="1">
      <w:start w:val="1"/>
      <w:numFmt w:val="bullet"/>
      <w:lvlText w:val="•"/>
      <w:lvlJc w:val="left"/>
      <w:pPr>
        <w:tabs>
          <w:tab w:val="num" w:pos="3600"/>
        </w:tabs>
        <w:ind w:left="3600" w:hanging="360"/>
      </w:pPr>
      <w:rPr>
        <w:rFonts w:ascii="Arial" w:hAnsi="Arial" w:hint="default"/>
      </w:rPr>
    </w:lvl>
    <w:lvl w:ilvl="5" w:tplc="DEC4846E" w:tentative="1">
      <w:start w:val="1"/>
      <w:numFmt w:val="bullet"/>
      <w:lvlText w:val="•"/>
      <w:lvlJc w:val="left"/>
      <w:pPr>
        <w:tabs>
          <w:tab w:val="num" w:pos="4320"/>
        </w:tabs>
        <w:ind w:left="4320" w:hanging="360"/>
      </w:pPr>
      <w:rPr>
        <w:rFonts w:ascii="Arial" w:hAnsi="Arial" w:hint="default"/>
      </w:rPr>
    </w:lvl>
    <w:lvl w:ilvl="6" w:tplc="0F86FB18" w:tentative="1">
      <w:start w:val="1"/>
      <w:numFmt w:val="bullet"/>
      <w:lvlText w:val="•"/>
      <w:lvlJc w:val="left"/>
      <w:pPr>
        <w:tabs>
          <w:tab w:val="num" w:pos="5040"/>
        </w:tabs>
        <w:ind w:left="5040" w:hanging="360"/>
      </w:pPr>
      <w:rPr>
        <w:rFonts w:ascii="Arial" w:hAnsi="Arial" w:hint="default"/>
      </w:rPr>
    </w:lvl>
    <w:lvl w:ilvl="7" w:tplc="4C48DE58" w:tentative="1">
      <w:start w:val="1"/>
      <w:numFmt w:val="bullet"/>
      <w:lvlText w:val="•"/>
      <w:lvlJc w:val="left"/>
      <w:pPr>
        <w:tabs>
          <w:tab w:val="num" w:pos="5760"/>
        </w:tabs>
        <w:ind w:left="5760" w:hanging="360"/>
      </w:pPr>
      <w:rPr>
        <w:rFonts w:ascii="Arial" w:hAnsi="Arial" w:hint="default"/>
      </w:rPr>
    </w:lvl>
    <w:lvl w:ilvl="8" w:tplc="8EE8C8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D4D7528"/>
    <w:multiLevelType w:val="hybridMultilevel"/>
    <w:tmpl w:val="A6DEFB4C"/>
    <w:lvl w:ilvl="0" w:tplc="31780E90">
      <w:start w:val="1"/>
      <w:numFmt w:val="bullet"/>
      <w:lvlText w:val="•"/>
      <w:lvlJc w:val="left"/>
      <w:pPr>
        <w:tabs>
          <w:tab w:val="num" w:pos="776"/>
        </w:tabs>
        <w:ind w:left="776" w:hanging="360"/>
      </w:pPr>
      <w:rPr>
        <w:rFonts w:ascii="Arial" w:hAnsi="Aria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0" w15:restartNumberingAfterBreak="0">
    <w:nsid w:val="3DBA4EE5"/>
    <w:multiLevelType w:val="hybridMultilevel"/>
    <w:tmpl w:val="C286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60512"/>
    <w:multiLevelType w:val="hybridMultilevel"/>
    <w:tmpl w:val="7520E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B013E"/>
    <w:multiLevelType w:val="hybridMultilevel"/>
    <w:tmpl w:val="8AD0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F1B35"/>
    <w:multiLevelType w:val="multilevel"/>
    <w:tmpl w:val="12242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8724C"/>
    <w:multiLevelType w:val="hybridMultilevel"/>
    <w:tmpl w:val="5CFA3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495449"/>
    <w:multiLevelType w:val="multilevel"/>
    <w:tmpl w:val="7998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364D42"/>
    <w:multiLevelType w:val="hybridMultilevel"/>
    <w:tmpl w:val="E3106E42"/>
    <w:lvl w:ilvl="0" w:tplc="31780E90">
      <w:start w:val="1"/>
      <w:numFmt w:val="bullet"/>
      <w:lvlText w:val="•"/>
      <w:lvlJc w:val="left"/>
      <w:pPr>
        <w:tabs>
          <w:tab w:val="num" w:pos="720"/>
        </w:tabs>
        <w:ind w:left="720" w:hanging="360"/>
      </w:pPr>
      <w:rPr>
        <w:rFonts w:ascii="Arial" w:hAnsi="Arial" w:hint="default"/>
      </w:rPr>
    </w:lvl>
    <w:lvl w:ilvl="1" w:tplc="12966998" w:tentative="1">
      <w:start w:val="1"/>
      <w:numFmt w:val="bullet"/>
      <w:lvlText w:val="•"/>
      <w:lvlJc w:val="left"/>
      <w:pPr>
        <w:tabs>
          <w:tab w:val="num" w:pos="1440"/>
        </w:tabs>
        <w:ind w:left="1440" w:hanging="360"/>
      </w:pPr>
      <w:rPr>
        <w:rFonts w:ascii="Arial" w:hAnsi="Arial" w:hint="default"/>
      </w:rPr>
    </w:lvl>
    <w:lvl w:ilvl="2" w:tplc="6C3EF52A" w:tentative="1">
      <w:start w:val="1"/>
      <w:numFmt w:val="bullet"/>
      <w:lvlText w:val="•"/>
      <w:lvlJc w:val="left"/>
      <w:pPr>
        <w:tabs>
          <w:tab w:val="num" w:pos="2160"/>
        </w:tabs>
        <w:ind w:left="2160" w:hanging="360"/>
      </w:pPr>
      <w:rPr>
        <w:rFonts w:ascii="Arial" w:hAnsi="Arial" w:hint="default"/>
      </w:rPr>
    </w:lvl>
    <w:lvl w:ilvl="3" w:tplc="F3603988" w:tentative="1">
      <w:start w:val="1"/>
      <w:numFmt w:val="bullet"/>
      <w:lvlText w:val="•"/>
      <w:lvlJc w:val="left"/>
      <w:pPr>
        <w:tabs>
          <w:tab w:val="num" w:pos="2880"/>
        </w:tabs>
        <w:ind w:left="2880" w:hanging="360"/>
      </w:pPr>
      <w:rPr>
        <w:rFonts w:ascii="Arial" w:hAnsi="Arial" w:hint="default"/>
      </w:rPr>
    </w:lvl>
    <w:lvl w:ilvl="4" w:tplc="7A8E2F0A" w:tentative="1">
      <w:start w:val="1"/>
      <w:numFmt w:val="bullet"/>
      <w:lvlText w:val="•"/>
      <w:lvlJc w:val="left"/>
      <w:pPr>
        <w:tabs>
          <w:tab w:val="num" w:pos="3600"/>
        </w:tabs>
        <w:ind w:left="3600" w:hanging="360"/>
      </w:pPr>
      <w:rPr>
        <w:rFonts w:ascii="Arial" w:hAnsi="Arial" w:hint="default"/>
      </w:rPr>
    </w:lvl>
    <w:lvl w:ilvl="5" w:tplc="FE8A9DA8" w:tentative="1">
      <w:start w:val="1"/>
      <w:numFmt w:val="bullet"/>
      <w:lvlText w:val="•"/>
      <w:lvlJc w:val="left"/>
      <w:pPr>
        <w:tabs>
          <w:tab w:val="num" w:pos="4320"/>
        </w:tabs>
        <w:ind w:left="4320" w:hanging="360"/>
      </w:pPr>
      <w:rPr>
        <w:rFonts w:ascii="Arial" w:hAnsi="Arial" w:hint="default"/>
      </w:rPr>
    </w:lvl>
    <w:lvl w:ilvl="6" w:tplc="BF7CA1E0" w:tentative="1">
      <w:start w:val="1"/>
      <w:numFmt w:val="bullet"/>
      <w:lvlText w:val="•"/>
      <w:lvlJc w:val="left"/>
      <w:pPr>
        <w:tabs>
          <w:tab w:val="num" w:pos="5040"/>
        </w:tabs>
        <w:ind w:left="5040" w:hanging="360"/>
      </w:pPr>
      <w:rPr>
        <w:rFonts w:ascii="Arial" w:hAnsi="Arial" w:hint="default"/>
      </w:rPr>
    </w:lvl>
    <w:lvl w:ilvl="7" w:tplc="86DE7B46" w:tentative="1">
      <w:start w:val="1"/>
      <w:numFmt w:val="bullet"/>
      <w:lvlText w:val="•"/>
      <w:lvlJc w:val="left"/>
      <w:pPr>
        <w:tabs>
          <w:tab w:val="num" w:pos="5760"/>
        </w:tabs>
        <w:ind w:left="5760" w:hanging="360"/>
      </w:pPr>
      <w:rPr>
        <w:rFonts w:ascii="Arial" w:hAnsi="Arial" w:hint="default"/>
      </w:rPr>
    </w:lvl>
    <w:lvl w:ilvl="8" w:tplc="88C0ABE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0B66BEA"/>
    <w:multiLevelType w:val="hybridMultilevel"/>
    <w:tmpl w:val="71729168"/>
    <w:lvl w:ilvl="0" w:tplc="B8005A70">
      <w:start w:val="1"/>
      <w:numFmt w:val="bullet"/>
      <w:lvlText w:val="•"/>
      <w:lvlJc w:val="left"/>
      <w:pPr>
        <w:tabs>
          <w:tab w:val="num" w:pos="720"/>
        </w:tabs>
        <w:ind w:left="720" w:hanging="360"/>
      </w:pPr>
      <w:rPr>
        <w:rFonts w:ascii="Arial" w:hAnsi="Arial" w:hint="default"/>
      </w:rPr>
    </w:lvl>
    <w:lvl w:ilvl="1" w:tplc="E6D4D1C2">
      <w:start w:val="1"/>
      <w:numFmt w:val="bullet"/>
      <w:lvlText w:val="•"/>
      <w:lvlJc w:val="left"/>
      <w:pPr>
        <w:tabs>
          <w:tab w:val="num" w:pos="1440"/>
        </w:tabs>
        <w:ind w:left="1440" w:hanging="360"/>
      </w:pPr>
      <w:rPr>
        <w:rFonts w:ascii="Arial" w:hAnsi="Arial" w:hint="default"/>
      </w:rPr>
    </w:lvl>
    <w:lvl w:ilvl="2" w:tplc="8D58056E" w:tentative="1">
      <w:start w:val="1"/>
      <w:numFmt w:val="bullet"/>
      <w:lvlText w:val="•"/>
      <w:lvlJc w:val="left"/>
      <w:pPr>
        <w:tabs>
          <w:tab w:val="num" w:pos="2160"/>
        </w:tabs>
        <w:ind w:left="2160" w:hanging="360"/>
      </w:pPr>
      <w:rPr>
        <w:rFonts w:ascii="Arial" w:hAnsi="Arial" w:hint="default"/>
      </w:rPr>
    </w:lvl>
    <w:lvl w:ilvl="3" w:tplc="CE260F14" w:tentative="1">
      <w:start w:val="1"/>
      <w:numFmt w:val="bullet"/>
      <w:lvlText w:val="•"/>
      <w:lvlJc w:val="left"/>
      <w:pPr>
        <w:tabs>
          <w:tab w:val="num" w:pos="2880"/>
        </w:tabs>
        <w:ind w:left="2880" w:hanging="360"/>
      </w:pPr>
      <w:rPr>
        <w:rFonts w:ascii="Arial" w:hAnsi="Arial" w:hint="default"/>
      </w:rPr>
    </w:lvl>
    <w:lvl w:ilvl="4" w:tplc="CE66D242" w:tentative="1">
      <w:start w:val="1"/>
      <w:numFmt w:val="bullet"/>
      <w:lvlText w:val="•"/>
      <w:lvlJc w:val="left"/>
      <w:pPr>
        <w:tabs>
          <w:tab w:val="num" w:pos="3600"/>
        </w:tabs>
        <w:ind w:left="3600" w:hanging="360"/>
      </w:pPr>
      <w:rPr>
        <w:rFonts w:ascii="Arial" w:hAnsi="Arial" w:hint="default"/>
      </w:rPr>
    </w:lvl>
    <w:lvl w:ilvl="5" w:tplc="C62612CC" w:tentative="1">
      <w:start w:val="1"/>
      <w:numFmt w:val="bullet"/>
      <w:lvlText w:val="•"/>
      <w:lvlJc w:val="left"/>
      <w:pPr>
        <w:tabs>
          <w:tab w:val="num" w:pos="4320"/>
        </w:tabs>
        <w:ind w:left="4320" w:hanging="360"/>
      </w:pPr>
      <w:rPr>
        <w:rFonts w:ascii="Arial" w:hAnsi="Arial" w:hint="default"/>
      </w:rPr>
    </w:lvl>
    <w:lvl w:ilvl="6" w:tplc="61768A78" w:tentative="1">
      <w:start w:val="1"/>
      <w:numFmt w:val="bullet"/>
      <w:lvlText w:val="•"/>
      <w:lvlJc w:val="left"/>
      <w:pPr>
        <w:tabs>
          <w:tab w:val="num" w:pos="5040"/>
        </w:tabs>
        <w:ind w:left="5040" w:hanging="360"/>
      </w:pPr>
      <w:rPr>
        <w:rFonts w:ascii="Arial" w:hAnsi="Arial" w:hint="default"/>
      </w:rPr>
    </w:lvl>
    <w:lvl w:ilvl="7" w:tplc="B324DFBA" w:tentative="1">
      <w:start w:val="1"/>
      <w:numFmt w:val="bullet"/>
      <w:lvlText w:val="•"/>
      <w:lvlJc w:val="left"/>
      <w:pPr>
        <w:tabs>
          <w:tab w:val="num" w:pos="5760"/>
        </w:tabs>
        <w:ind w:left="5760" w:hanging="360"/>
      </w:pPr>
      <w:rPr>
        <w:rFonts w:ascii="Arial" w:hAnsi="Arial" w:hint="default"/>
      </w:rPr>
    </w:lvl>
    <w:lvl w:ilvl="8" w:tplc="94D42CB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1C7013"/>
    <w:multiLevelType w:val="hybridMultilevel"/>
    <w:tmpl w:val="C56A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CD4AD8"/>
    <w:multiLevelType w:val="multilevel"/>
    <w:tmpl w:val="20D61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2951EA"/>
    <w:multiLevelType w:val="multilevel"/>
    <w:tmpl w:val="6884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E28FD"/>
    <w:multiLevelType w:val="hybridMultilevel"/>
    <w:tmpl w:val="7F183B5E"/>
    <w:lvl w:ilvl="0" w:tplc="DD4EA866">
      <w:start w:val="1"/>
      <w:numFmt w:val="decimal"/>
      <w:lvlText w:val="%1."/>
      <w:lvlJc w:val="left"/>
      <w:pPr>
        <w:tabs>
          <w:tab w:val="num" w:pos="720"/>
        </w:tabs>
        <w:ind w:left="720" w:hanging="360"/>
      </w:pPr>
    </w:lvl>
    <w:lvl w:ilvl="1" w:tplc="DF9E361A" w:tentative="1">
      <w:start w:val="1"/>
      <w:numFmt w:val="decimal"/>
      <w:lvlText w:val="%2."/>
      <w:lvlJc w:val="left"/>
      <w:pPr>
        <w:tabs>
          <w:tab w:val="num" w:pos="1440"/>
        </w:tabs>
        <w:ind w:left="1440" w:hanging="360"/>
      </w:pPr>
    </w:lvl>
    <w:lvl w:ilvl="2" w:tplc="FCD6250A" w:tentative="1">
      <w:start w:val="1"/>
      <w:numFmt w:val="decimal"/>
      <w:lvlText w:val="%3."/>
      <w:lvlJc w:val="left"/>
      <w:pPr>
        <w:tabs>
          <w:tab w:val="num" w:pos="2160"/>
        </w:tabs>
        <w:ind w:left="2160" w:hanging="360"/>
      </w:pPr>
    </w:lvl>
    <w:lvl w:ilvl="3" w:tplc="633C598C" w:tentative="1">
      <w:start w:val="1"/>
      <w:numFmt w:val="decimal"/>
      <w:lvlText w:val="%4."/>
      <w:lvlJc w:val="left"/>
      <w:pPr>
        <w:tabs>
          <w:tab w:val="num" w:pos="2880"/>
        </w:tabs>
        <w:ind w:left="2880" w:hanging="360"/>
      </w:pPr>
    </w:lvl>
    <w:lvl w:ilvl="4" w:tplc="CF464054" w:tentative="1">
      <w:start w:val="1"/>
      <w:numFmt w:val="decimal"/>
      <w:lvlText w:val="%5."/>
      <w:lvlJc w:val="left"/>
      <w:pPr>
        <w:tabs>
          <w:tab w:val="num" w:pos="3600"/>
        </w:tabs>
        <w:ind w:left="3600" w:hanging="360"/>
      </w:pPr>
    </w:lvl>
    <w:lvl w:ilvl="5" w:tplc="6136D704" w:tentative="1">
      <w:start w:val="1"/>
      <w:numFmt w:val="decimal"/>
      <w:lvlText w:val="%6."/>
      <w:lvlJc w:val="left"/>
      <w:pPr>
        <w:tabs>
          <w:tab w:val="num" w:pos="4320"/>
        </w:tabs>
        <w:ind w:left="4320" w:hanging="360"/>
      </w:pPr>
    </w:lvl>
    <w:lvl w:ilvl="6" w:tplc="761C9526" w:tentative="1">
      <w:start w:val="1"/>
      <w:numFmt w:val="decimal"/>
      <w:lvlText w:val="%7."/>
      <w:lvlJc w:val="left"/>
      <w:pPr>
        <w:tabs>
          <w:tab w:val="num" w:pos="5040"/>
        </w:tabs>
        <w:ind w:left="5040" w:hanging="360"/>
      </w:pPr>
    </w:lvl>
    <w:lvl w:ilvl="7" w:tplc="5FEEC3F2" w:tentative="1">
      <w:start w:val="1"/>
      <w:numFmt w:val="decimal"/>
      <w:lvlText w:val="%8."/>
      <w:lvlJc w:val="left"/>
      <w:pPr>
        <w:tabs>
          <w:tab w:val="num" w:pos="5760"/>
        </w:tabs>
        <w:ind w:left="5760" w:hanging="360"/>
      </w:pPr>
    </w:lvl>
    <w:lvl w:ilvl="8" w:tplc="C0D8C718" w:tentative="1">
      <w:start w:val="1"/>
      <w:numFmt w:val="decimal"/>
      <w:lvlText w:val="%9."/>
      <w:lvlJc w:val="left"/>
      <w:pPr>
        <w:tabs>
          <w:tab w:val="num" w:pos="6480"/>
        </w:tabs>
        <w:ind w:left="6480" w:hanging="360"/>
      </w:pPr>
    </w:lvl>
  </w:abstractNum>
  <w:abstractNum w:abstractNumId="32" w15:restartNumberingAfterBreak="0">
    <w:nsid w:val="6C566959"/>
    <w:multiLevelType w:val="multilevel"/>
    <w:tmpl w:val="7750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2A4270"/>
    <w:multiLevelType w:val="multilevel"/>
    <w:tmpl w:val="FBEE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B32CBD"/>
    <w:multiLevelType w:val="hybridMultilevel"/>
    <w:tmpl w:val="F4C0E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D9167A"/>
    <w:multiLevelType w:val="multilevel"/>
    <w:tmpl w:val="99DCF1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286991">
    <w:abstractNumId w:val="10"/>
  </w:num>
  <w:num w:numId="2" w16cid:durableId="1684362340">
    <w:abstractNumId w:val="21"/>
  </w:num>
  <w:num w:numId="3" w16cid:durableId="688026311">
    <w:abstractNumId w:val="7"/>
  </w:num>
  <w:num w:numId="4" w16cid:durableId="1986936073">
    <w:abstractNumId w:val="20"/>
  </w:num>
  <w:num w:numId="5" w16cid:durableId="27028416">
    <w:abstractNumId w:val="34"/>
  </w:num>
  <w:num w:numId="6" w16cid:durableId="1059282787">
    <w:abstractNumId w:val="17"/>
  </w:num>
  <w:num w:numId="7" w16cid:durableId="1010255718">
    <w:abstractNumId w:val="0"/>
  </w:num>
  <w:num w:numId="8" w16cid:durableId="202525287">
    <w:abstractNumId w:val="6"/>
  </w:num>
  <w:num w:numId="9" w16cid:durableId="909390520">
    <w:abstractNumId w:val="3"/>
  </w:num>
  <w:num w:numId="10" w16cid:durableId="1352144588">
    <w:abstractNumId w:val="31"/>
  </w:num>
  <w:num w:numId="11" w16cid:durableId="191693473">
    <w:abstractNumId w:val="8"/>
  </w:num>
  <w:num w:numId="12" w16cid:durableId="1056051218">
    <w:abstractNumId w:val="1"/>
  </w:num>
  <w:num w:numId="13" w16cid:durableId="1508254482">
    <w:abstractNumId w:val="4"/>
  </w:num>
  <w:num w:numId="14" w16cid:durableId="272589850">
    <w:abstractNumId w:val="32"/>
  </w:num>
  <w:num w:numId="15" w16cid:durableId="725496043">
    <w:abstractNumId w:val="28"/>
  </w:num>
  <w:num w:numId="16" w16cid:durableId="312417682">
    <w:abstractNumId w:val="27"/>
  </w:num>
  <w:num w:numId="17" w16cid:durableId="582833415">
    <w:abstractNumId w:val="22"/>
  </w:num>
  <w:num w:numId="18" w16cid:durableId="1641763661">
    <w:abstractNumId w:val="18"/>
  </w:num>
  <w:num w:numId="19" w16cid:durableId="616454168">
    <w:abstractNumId w:val="24"/>
  </w:num>
  <w:num w:numId="20" w16cid:durableId="573710792">
    <w:abstractNumId w:val="16"/>
  </w:num>
  <w:num w:numId="21" w16cid:durableId="874124533">
    <w:abstractNumId w:val="13"/>
  </w:num>
  <w:num w:numId="22" w16cid:durableId="1843545298">
    <w:abstractNumId w:val="29"/>
  </w:num>
  <w:num w:numId="23" w16cid:durableId="1977830540">
    <w:abstractNumId w:val="35"/>
  </w:num>
  <w:num w:numId="24" w16cid:durableId="1213466816">
    <w:abstractNumId w:val="23"/>
  </w:num>
  <w:num w:numId="25" w16cid:durableId="1960188045">
    <w:abstractNumId w:val="25"/>
  </w:num>
  <w:num w:numId="26" w16cid:durableId="1601839780">
    <w:abstractNumId w:val="14"/>
  </w:num>
  <w:num w:numId="27" w16cid:durableId="1844201444">
    <w:abstractNumId w:val="9"/>
  </w:num>
  <w:num w:numId="28" w16cid:durableId="87426382">
    <w:abstractNumId w:val="30"/>
  </w:num>
  <w:num w:numId="29" w16cid:durableId="1191647091">
    <w:abstractNumId w:val="33"/>
  </w:num>
  <w:num w:numId="30" w16cid:durableId="268123520">
    <w:abstractNumId w:val="26"/>
  </w:num>
  <w:num w:numId="31" w16cid:durableId="1625840904">
    <w:abstractNumId w:val="19"/>
  </w:num>
  <w:num w:numId="32" w16cid:durableId="1175145934">
    <w:abstractNumId w:val="15"/>
  </w:num>
  <w:num w:numId="33" w16cid:durableId="254242840">
    <w:abstractNumId w:val="5"/>
  </w:num>
  <w:num w:numId="34" w16cid:durableId="1307471724">
    <w:abstractNumId w:val="2"/>
  </w:num>
  <w:num w:numId="35" w16cid:durableId="1933080090">
    <w:abstractNumId w:val="12"/>
  </w:num>
  <w:num w:numId="36" w16cid:durableId="49800870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ck Diamond">
    <w15:presenceInfo w15:providerId="AD" w15:userId="S::jdv5330@springernature.com::4b4916b7-7728-4885-8c09-e9bd03d10d68"/>
  </w15:person>
  <w15:person w15:author="Rebecca Cox">
    <w15:presenceInfo w15:providerId="AD" w15:userId="S::rco2766@springernature.com::58d4a608-1d35-4afd-95d8-dca5add5b198"/>
  </w15:person>
  <w15:person w15:author="GRIFFIN, Morag (LEEDS TEACHING HOSPITALS NHS TRUST)">
    <w15:presenceInfo w15:providerId="AD" w15:userId="S::m.griffin@nhs.net::c2fd61a7-ced8-432f-8e53-e4d71110e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BE"/>
    <w:rsid w:val="00001092"/>
    <w:rsid w:val="00001CCF"/>
    <w:rsid w:val="000046D8"/>
    <w:rsid w:val="00004DEE"/>
    <w:rsid w:val="00007125"/>
    <w:rsid w:val="00010C23"/>
    <w:rsid w:val="000168E8"/>
    <w:rsid w:val="00017332"/>
    <w:rsid w:val="00017C61"/>
    <w:rsid w:val="00017EBB"/>
    <w:rsid w:val="00020DBC"/>
    <w:rsid w:val="00022087"/>
    <w:rsid w:val="00030723"/>
    <w:rsid w:val="0003100D"/>
    <w:rsid w:val="00032F28"/>
    <w:rsid w:val="00034AF8"/>
    <w:rsid w:val="00035878"/>
    <w:rsid w:val="0004198B"/>
    <w:rsid w:val="00041EAD"/>
    <w:rsid w:val="000440CA"/>
    <w:rsid w:val="00044701"/>
    <w:rsid w:val="00047986"/>
    <w:rsid w:val="00047D75"/>
    <w:rsid w:val="000503F8"/>
    <w:rsid w:val="00051D0B"/>
    <w:rsid w:val="00051FAA"/>
    <w:rsid w:val="00053FC8"/>
    <w:rsid w:val="000549EF"/>
    <w:rsid w:val="00054F89"/>
    <w:rsid w:val="000601E5"/>
    <w:rsid w:val="00060643"/>
    <w:rsid w:val="00060D96"/>
    <w:rsid w:val="000616A7"/>
    <w:rsid w:val="000636FB"/>
    <w:rsid w:val="000638B2"/>
    <w:rsid w:val="00067925"/>
    <w:rsid w:val="00070997"/>
    <w:rsid w:val="000732EA"/>
    <w:rsid w:val="00074081"/>
    <w:rsid w:val="00075DE1"/>
    <w:rsid w:val="0007627E"/>
    <w:rsid w:val="00076D30"/>
    <w:rsid w:val="00080C7B"/>
    <w:rsid w:val="00085E6D"/>
    <w:rsid w:val="00086040"/>
    <w:rsid w:val="00087F37"/>
    <w:rsid w:val="000901FF"/>
    <w:rsid w:val="0009344C"/>
    <w:rsid w:val="00094EDD"/>
    <w:rsid w:val="00095E31"/>
    <w:rsid w:val="000A4708"/>
    <w:rsid w:val="000A5FBF"/>
    <w:rsid w:val="000B45EB"/>
    <w:rsid w:val="000B6B88"/>
    <w:rsid w:val="000B79C8"/>
    <w:rsid w:val="000C36AF"/>
    <w:rsid w:val="000C61D6"/>
    <w:rsid w:val="000D0503"/>
    <w:rsid w:val="000D1209"/>
    <w:rsid w:val="000D294B"/>
    <w:rsid w:val="000D4A08"/>
    <w:rsid w:val="000D5488"/>
    <w:rsid w:val="000E0FE4"/>
    <w:rsid w:val="000E2D99"/>
    <w:rsid w:val="000E3375"/>
    <w:rsid w:val="000F733D"/>
    <w:rsid w:val="00101C1C"/>
    <w:rsid w:val="001022B8"/>
    <w:rsid w:val="001023B8"/>
    <w:rsid w:val="0010366F"/>
    <w:rsid w:val="00105175"/>
    <w:rsid w:val="0010669A"/>
    <w:rsid w:val="00106714"/>
    <w:rsid w:val="00107B20"/>
    <w:rsid w:val="00107EA9"/>
    <w:rsid w:val="0011196D"/>
    <w:rsid w:val="00111FAC"/>
    <w:rsid w:val="0011395D"/>
    <w:rsid w:val="00115CFE"/>
    <w:rsid w:val="00116FF2"/>
    <w:rsid w:val="001210FC"/>
    <w:rsid w:val="0012179A"/>
    <w:rsid w:val="001219E5"/>
    <w:rsid w:val="0012249F"/>
    <w:rsid w:val="00122568"/>
    <w:rsid w:val="0012265D"/>
    <w:rsid w:val="00125491"/>
    <w:rsid w:val="00126C3B"/>
    <w:rsid w:val="00132975"/>
    <w:rsid w:val="00132D0C"/>
    <w:rsid w:val="001347BF"/>
    <w:rsid w:val="001348DB"/>
    <w:rsid w:val="001361C7"/>
    <w:rsid w:val="00141F9E"/>
    <w:rsid w:val="001436C7"/>
    <w:rsid w:val="00144A89"/>
    <w:rsid w:val="00150105"/>
    <w:rsid w:val="001513B6"/>
    <w:rsid w:val="00152C3F"/>
    <w:rsid w:val="00154C45"/>
    <w:rsid w:val="00155874"/>
    <w:rsid w:val="00157DE8"/>
    <w:rsid w:val="001606D9"/>
    <w:rsid w:val="001611FE"/>
    <w:rsid w:val="001632EF"/>
    <w:rsid w:val="00164814"/>
    <w:rsid w:val="0016673A"/>
    <w:rsid w:val="001676C1"/>
    <w:rsid w:val="00167FB9"/>
    <w:rsid w:val="001713EB"/>
    <w:rsid w:val="0017251A"/>
    <w:rsid w:val="0017474B"/>
    <w:rsid w:val="00177E3D"/>
    <w:rsid w:val="001815CD"/>
    <w:rsid w:val="001815F3"/>
    <w:rsid w:val="00182A8D"/>
    <w:rsid w:val="00184957"/>
    <w:rsid w:val="0018497A"/>
    <w:rsid w:val="00184BE1"/>
    <w:rsid w:val="00184FC4"/>
    <w:rsid w:val="00186D07"/>
    <w:rsid w:val="001872BC"/>
    <w:rsid w:val="001969C0"/>
    <w:rsid w:val="001A246E"/>
    <w:rsid w:val="001A2CC3"/>
    <w:rsid w:val="001A4C2B"/>
    <w:rsid w:val="001A53A2"/>
    <w:rsid w:val="001A5B3C"/>
    <w:rsid w:val="001A62A8"/>
    <w:rsid w:val="001A749F"/>
    <w:rsid w:val="001B134C"/>
    <w:rsid w:val="001B2FD4"/>
    <w:rsid w:val="001B4763"/>
    <w:rsid w:val="001B485D"/>
    <w:rsid w:val="001B6173"/>
    <w:rsid w:val="001C2692"/>
    <w:rsid w:val="001C3FB1"/>
    <w:rsid w:val="001D75ED"/>
    <w:rsid w:val="001D7AB0"/>
    <w:rsid w:val="001D7FE2"/>
    <w:rsid w:val="001E3013"/>
    <w:rsid w:val="001E5846"/>
    <w:rsid w:val="001F1F23"/>
    <w:rsid w:val="001F2264"/>
    <w:rsid w:val="001F414D"/>
    <w:rsid w:val="001F4516"/>
    <w:rsid w:val="002018FC"/>
    <w:rsid w:val="00201E9F"/>
    <w:rsid w:val="002030A9"/>
    <w:rsid w:val="00204DC4"/>
    <w:rsid w:val="00207BB2"/>
    <w:rsid w:val="00213C0C"/>
    <w:rsid w:val="0021407E"/>
    <w:rsid w:val="00217C7B"/>
    <w:rsid w:val="002302B3"/>
    <w:rsid w:val="00230486"/>
    <w:rsid w:val="002304B9"/>
    <w:rsid w:val="00231312"/>
    <w:rsid w:val="002315AA"/>
    <w:rsid w:val="00235210"/>
    <w:rsid w:val="00235269"/>
    <w:rsid w:val="00235286"/>
    <w:rsid w:val="0023541E"/>
    <w:rsid w:val="00235711"/>
    <w:rsid w:val="00240D4C"/>
    <w:rsid w:val="002418A9"/>
    <w:rsid w:val="00243A94"/>
    <w:rsid w:val="0024476B"/>
    <w:rsid w:val="0024776C"/>
    <w:rsid w:val="00250010"/>
    <w:rsid w:val="0025262C"/>
    <w:rsid w:val="00252A8E"/>
    <w:rsid w:val="00252F45"/>
    <w:rsid w:val="0025645E"/>
    <w:rsid w:val="00256F57"/>
    <w:rsid w:val="002707B4"/>
    <w:rsid w:val="00270AAC"/>
    <w:rsid w:val="00270E1E"/>
    <w:rsid w:val="00274297"/>
    <w:rsid w:val="00274AD1"/>
    <w:rsid w:val="00274E46"/>
    <w:rsid w:val="00276DF4"/>
    <w:rsid w:val="00280DA7"/>
    <w:rsid w:val="002825A2"/>
    <w:rsid w:val="00283228"/>
    <w:rsid w:val="00284E7A"/>
    <w:rsid w:val="00284EF7"/>
    <w:rsid w:val="00291247"/>
    <w:rsid w:val="002930D7"/>
    <w:rsid w:val="00294C88"/>
    <w:rsid w:val="00295CF2"/>
    <w:rsid w:val="00296239"/>
    <w:rsid w:val="002968CC"/>
    <w:rsid w:val="00297439"/>
    <w:rsid w:val="002A0BF3"/>
    <w:rsid w:val="002A17FD"/>
    <w:rsid w:val="002A6310"/>
    <w:rsid w:val="002A71FA"/>
    <w:rsid w:val="002B2BCF"/>
    <w:rsid w:val="002B6B11"/>
    <w:rsid w:val="002B7579"/>
    <w:rsid w:val="002C40D1"/>
    <w:rsid w:val="002C68A9"/>
    <w:rsid w:val="002C77EA"/>
    <w:rsid w:val="002D1086"/>
    <w:rsid w:val="002D3BA5"/>
    <w:rsid w:val="002D48D9"/>
    <w:rsid w:val="002D7419"/>
    <w:rsid w:val="002D7A9D"/>
    <w:rsid w:val="002D7F1F"/>
    <w:rsid w:val="002E0A7D"/>
    <w:rsid w:val="002E20A9"/>
    <w:rsid w:val="002E495E"/>
    <w:rsid w:val="002E5CF9"/>
    <w:rsid w:val="002E79B2"/>
    <w:rsid w:val="002F1303"/>
    <w:rsid w:val="002F2F93"/>
    <w:rsid w:val="002F3631"/>
    <w:rsid w:val="002F40CE"/>
    <w:rsid w:val="002F5316"/>
    <w:rsid w:val="002F5F25"/>
    <w:rsid w:val="002F650D"/>
    <w:rsid w:val="002F72CE"/>
    <w:rsid w:val="002F7E34"/>
    <w:rsid w:val="00300164"/>
    <w:rsid w:val="00302511"/>
    <w:rsid w:val="003057C5"/>
    <w:rsid w:val="00305CB0"/>
    <w:rsid w:val="0030660B"/>
    <w:rsid w:val="00306AA4"/>
    <w:rsid w:val="00313EAA"/>
    <w:rsid w:val="00317EDE"/>
    <w:rsid w:val="00321F08"/>
    <w:rsid w:val="0032294F"/>
    <w:rsid w:val="00325FDD"/>
    <w:rsid w:val="0033022C"/>
    <w:rsid w:val="00332AD4"/>
    <w:rsid w:val="00336F31"/>
    <w:rsid w:val="003373F5"/>
    <w:rsid w:val="003375F8"/>
    <w:rsid w:val="00337E94"/>
    <w:rsid w:val="00337FBE"/>
    <w:rsid w:val="00341BBC"/>
    <w:rsid w:val="00342C41"/>
    <w:rsid w:val="0034369C"/>
    <w:rsid w:val="00346515"/>
    <w:rsid w:val="00350D3C"/>
    <w:rsid w:val="003513EA"/>
    <w:rsid w:val="00360E69"/>
    <w:rsid w:val="0036106D"/>
    <w:rsid w:val="00364830"/>
    <w:rsid w:val="00366593"/>
    <w:rsid w:val="00367091"/>
    <w:rsid w:val="003705D8"/>
    <w:rsid w:val="0037071E"/>
    <w:rsid w:val="0037337A"/>
    <w:rsid w:val="00375577"/>
    <w:rsid w:val="00377740"/>
    <w:rsid w:val="00381790"/>
    <w:rsid w:val="00384EE3"/>
    <w:rsid w:val="00387E8F"/>
    <w:rsid w:val="00390E59"/>
    <w:rsid w:val="00393461"/>
    <w:rsid w:val="00394571"/>
    <w:rsid w:val="003947D5"/>
    <w:rsid w:val="00396041"/>
    <w:rsid w:val="00396BE9"/>
    <w:rsid w:val="0039765F"/>
    <w:rsid w:val="003A11BC"/>
    <w:rsid w:val="003B2460"/>
    <w:rsid w:val="003B2DCF"/>
    <w:rsid w:val="003B30B8"/>
    <w:rsid w:val="003B3281"/>
    <w:rsid w:val="003B5EF8"/>
    <w:rsid w:val="003C018D"/>
    <w:rsid w:val="003C020F"/>
    <w:rsid w:val="003C2C70"/>
    <w:rsid w:val="003C2CD8"/>
    <w:rsid w:val="003C3650"/>
    <w:rsid w:val="003C3B29"/>
    <w:rsid w:val="003C7EF6"/>
    <w:rsid w:val="003D1F01"/>
    <w:rsid w:val="003D3221"/>
    <w:rsid w:val="003D49BC"/>
    <w:rsid w:val="003D4B9D"/>
    <w:rsid w:val="003D7F17"/>
    <w:rsid w:val="003E0528"/>
    <w:rsid w:val="003E2758"/>
    <w:rsid w:val="003E3F82"/>
    <w:rsid w:val="003E5179"/>
    <w:rsid w:val="003E6C6D"/>
    <w:rsid w:val="003E747E"/>
    <w:rsid w:val="003F265A"/>
    <w:rsid w:val="003F30AB"/>
    <w:rsid w:val="003F498A"/>
    <w:rsid w:val="003F531E"/>
    <w:rsid w:val="003F6E14"/>
    <w:rsid w:val="00402F31"/>
    <w:rsid w:val="004042C9"/>
    <w:rsid w:val="0041108B"/>
    <w:rsid w:val="00411740"/>
    <w:rsid w:val="004124F2"/>
    <w:rsid w:val="00412649"/>
    <w:rsid w:val="004129F2"/>
    <w:rsid w:val="00412AA2"/>
    <w:rsid w:val="004172C7"/>
    <w:rsid w:val="004221A0"/>
    <w:rsid w:val="00422997"/>
    <w:rsid w:val="00423C1D"/>
    <w:rsid w:val="00423F14"/>
    <w:rsid w:val="00425EFE"/>
    <w:rsid w:val="00425F1D"/>
    <w:rsid w:val="00426823"/>
    <w:rsid w:val="00430C9F"/>
    <w:rsid w:val="00432E8C"/>
    <w:rsid w:val="0043574D"/>
    <w:rsid w:val="00435B8D"/>
    <w:rsid w:val="00436110"/>
    <w:rsid w:val="00436C54"/>
    <w:rsid w:val="00436E03"/>
    <w:rsid w:val="00436FD8"/>
    <w:rsid w:val="00442F84"/>
    <w:rsid w:val="00444F36"/>
    <w:rsid w:val="004450F0"/>
    <w:rsid w:val="0045125D"/>
    <w:rsid w:val="00451E7F"/>
    <w:rsid w:val="004524E3"/>
    <w:rsid w:val="004528F8"/>
    <w:rsid w:val="00453305"/>
    <w:rsid w:val="004546B5"/>
    <w:rsid w:val="00455156"/>
    <w:rsid w:val="0045596A"/>
    <w:rsid w:val="00455B2E"/>
    <w:rsid w:val="0046055C"/>
    <w:rsid w:val="00460757"/>
    <w:rsid w:val="00460BE3"/>
    <w:rsid w:val="00461B2D"/>
    <w:rsid w:val="00462DA7"/>
    <w:rsid w:val="004647EF"/>
    <w:rsid w:val="00464BFE"/>
    <w:rsid w:val="00465F2E"/>
    <w:rsid w:val="00470297"/>
    <w:rsid w:val="00471B7E"/>
    <w:rsid w:val="0047234B"/>
    <w:rsid w:val="00472D2E"/>
    <w:rsid w:val="004746F4"/>
    <w:rsid w:val="00477144"/>
    <w:rsid w:val="004815E7"/>
    <w:rsid w:val="0048209F"/>
    <w:rsid w:val="00485955"/>
    <w:rsid w:val="004904B0"/>
    <w:rsid w:val="0049133E"/>
    <w:rsid w:val="00493C52"/>
    <w:rsid w:val="00493CF4"/>
    <w:rsid w:val="0049424A"/>
    <w:rsid w:val="00496B50"/>
    <w:rsid w:val="00497DF6"/>
    <w:rsid w:val="004A2B2D"/>
    <w:rsid w:val="004A5854"/>
    <w:rsid w:val="004A5BD3"/>
    <w:rsid w:val="004A6590"/>
    <w:rsid w:val="004A6A55"/>
    <w:rsid w:val="004A7337"/>
    <w:rsid w:val="004B1154"/>
    <w:rsid w:val="004B144C"/>
    <w:rsid w:val="004B1E93"/>
    <w:rsid w:val="004B651D"/>
    <w:rsid w:val="004B7C5D"/>
    <w:rsid w:val="004C00A5"/>
    <w:rsid w:val="004C0C86"/>
    <w:rsid w:val="004C2E4E"/>
    <w:rsid w:val="004C358F"/>
    <w:rsid w:val="004C7669"/>
    <w:rsid w:val="004D2157"/>
    <w:rsid w:val="004D3321"/>
    <w:rsid w:val="004D5CFF"/>
    <w:rsid w:val="004D71E8"/>
    <w:rsid w:val="004E2625"/>
    <w:rsid w:val="004E3188"/>
    <w:rsid w:val="004E35BD"/>
    <w:rsid w:val="004E364B"/>
    <w:rsid w:val="004E496E"/>
    <w:rsid w:val="004E5242"/>
    <w:rsid w:val="004E56A8"/>
    <w:rsid w:val="004F4540"/>
    <w:rsid w:val="004F5389"/>
    <w:rsid w:val="00502D92"/>
    <w:rsid w:val="005033FF"/>
    <w:rsid w:val="005106D2"/>
    <w:rsid w:val="00511F50"/>
    <w:rsid w:val="00513361"/>
    <w:rsid w:val="00515063"/>
    <w:rsid w:val="00517F56"/>
    <w:rsid w:val="00521E97"/>
    <w:rsid w:val="00522BF6"/>
    <w:rsid w:val="00524456"/>
    <w:rsid w:val="005246FA"/>
    <w:rsid w:val="00530FDC"/>
    <w:rsid w:val="005320D7"/>
    <w:rsid w:val="00532281"/>
    <w:rsid w:val="0053460B"/>
    <w:rsid w:val="00537A78"/>
    <w:rsid w:val="00540E51"/>
    <w:rsid w:val="005413ED"/>
    <w:rsid w:val="0054279D"/>
    <w:rsid w:val="00543160"/>
    <w:rsid w:val="00544B08"/>
    <w:rsid w:val="005478CE"/>
    <w:rsid w:val="00547BF4"/>
    <w:rsid w:val="00550C70"/>
    <w:rsid w:val="00551036"/>
    <w:rsid w:val="00554C63"/>
    <w:rsid w:val="00555B15"/>
    <w:rsid w:val="00561B58"/>
    <w:rsid w:val="00561CB8"/>
    <w:rsid w:val="00562E03"/>
    <w:rsid w:val="00567096"/>
    <w:rsid w:val="00570975"/>
    <w:rsid w:val="00572B4B"/>
    <w:rsid w:val="00575086"/>
    <w:rsid w:val="00575476"/>
    <w:rsid w:val="00577560"/>
    <w:rsid w:val="00581032"/>
    <w:rsid w:val="00581ADD"/>
    <w:rsid w:val="005824AB"/>
    <w:rsid w:val="00583AAF"/>
    <w:rsid w:val="00584C81"/>
    <w:rsid w:val="005874D8"/>
    <w:rsid w:val="0058786C"/>
    <w:rsid w:val="00590105"/>
    <w:rsid w:val="005928A1"/>
    <w:rsid w:val="00593607"/>
    <w:rsid w:val="00593A5E"/>
    <w:rsid w:val="005961FA"/>
    <w:rsid w:val="005A112F"/>
    <w:rsid w:val="005A206B"/>
    <w:rsid w:val="005A3E7D"/>
    <w:rsid w:val="005A5E9E"/>
    <w:rsid w:val="005A663D"/>
    <w:rsid w:val="005A715F"/>
    <w:rsid w:val="005B3CE6"/>
    <w:rsid w:val="005B45E7"/>
    <w:rsid w:val="005B715C"/>
    <w:rsid w:val="005C0D63"/>
    <w:rsid w:val="005C27AB"/>
    <w:rsid w:val="005C2F06"/>
    <w:rsid w:val="005C4AE2"/>
    <w:rsid w:val="005C603B"/>
    <w:rsid w:val="005C6EE2"/>
    <w:rsid w:val="005C7739"/>
    <w:rsid w:val="005D03EC"/>
    <w:rsid w:val="005D19CE"/>
    <w:rsid w:val="005D404B"/>
    <w:rsid w:val="005E17CE"/>
    <w:rsid w:val="005E18CA"/>
    <w:rsid w:val="005E42FA"/>
    <w:rsid w:val="005E7677"/>
    <w:rsid w:val="005F6541"/>
    <w:rsid w:val="005F68AF"/>
    <w:rsid w:val="005F7ED4"/>
    <w:rsid w:val="00602827"/>
    <w:rsid w:val="00606117"/>
    <w:rsid w:val="00606A21"/>
    <w:rsid w:val="0060796E"/>
    <w:rsid w:val="006102B7"/>
    <w:rsid w:val="00610611"/>
    <w:rsid w:val="0061525D"/>
    <w:rsid w:val="006204F0"/>
    <w:rsid w:val="006211CF"/>
    <w:rsid w:val="00621677"/>
    <w:rsid w:val="00624EB8"/>
    <w:rsid w:val="006278E4"/>
    <w:rsid w:val="00631231"/>
    <w:rsid w:val="0063301D"/>
    <w:rsid w:val="006333E7"/>
    <w:rsid w:val="00633516"/>
    <w:rsid w:val="006347F1"/>
    <w:rsid w:val="006349B8"/>
    <w:rsid w:val="006374FB"/>
    <w:rsid w:val="006400E0"/>
    <w:rsid w:val="00640DDB"/>
    <w:rsid w:val="00642F1E"/>
    <w:rsid w:val="00643792"/>
    <w:rsid w:val="00645325"/>
    <w:rsid w:val="00646FF6"/>
    <w:rsid w:val="00647E82"/>
    <w:rsid w:val="0065054D"/>
    <w:rsid w:val="0065095A"/>
    <w:rsid w:val="00652890"/>
    <w:rsid w:val="00655996"/>
    <w:rsid w:val="00661C65"/>
    <w:rsid w:val="0066241E"/>
    <w:rsid w:val="006625B9"/>
    <w:rsid w:val="00663215"/>
    <w:rsid w:val="006647CF"/>
    <w:rsid w:val="00665BEE"/>
    <w:rsid w:val="006716BF"/>
    <w:rsid w:val="00671B34"/>
    <w:rsid w:val="00672351"/>
    <w:rsid w:val="006747C4"/>
    <w:rsid w:val="0068275C"/>
    <w:rsid w:val="00682DE8"/>
    <w:rsid w:val="00683488"/>
    <w:rsid w:val="00683BA1"/>
    <w:rsid w:val="00684C2A"/>
    <w:rsid w:val="00685292"/>
    <w:rsid w:val="006858E4"/>
    <w:rsid w:val="00685F09"/>
    <w:rsid w:val="00692438"/>
    <w:rsid w:val="00692E90"/>
    <w:rsid w:val="00694A31"/>
    <w:rsid w:val="00694ED3"/>
    <w:rsid w:val="00694FFF"/>
    <w:rsid w:val="00695028"/>
    <w:rsid w:val="0069720B"/>
    <w:rsid w:val="006972D2"/>
    <w:rsid w:val="006A0A87"/>
    <w:rsid w:val="006A0B71"/>
    <w:rsid w:val="006A4EF5"/>
    <w:rsid w:val="006A663E"/>
    <w:rsid w:val="006B2A68"/>
    <w:rsid w:val="006B2FF2"/>
    <w:rsid w:val="006B4CAA"/>
    <w:rsid w:val="006B4EB7"/>
    <w:rsid w:val="006B683D"/>
    <w:rsid w:val="006B7905"/>
    <w:rsid w:val="006C01E9"/>
    <w:rsid w:val="006C1B88"/>
    <w:rsid w:val="006C44E8"/>
    <w:rsid w:val="006C7FFB"/>
    <w:rsid w:val="006D0AE4"/>
    <w:rsid w:val="006D0E59"/>
    <w:rsid w:val="006D0FD4"/>
    <w:rsid w:val="006D4581"/>
    <w:rsid w:val="006D5BF7"/>
    <w:rsid w:val="006D76BE"/>
    <w:rsid w:val="006E09F4"/>
    <w:rsid w:val="006E0DA9"/>
    <w:rsid w:val="006E2DE1"/>
    <w:rsid w:val="006E3C77"/>
    <w:rsid w:val="006E41F5"/>
    <w:rsid w:val="006E4EFF"/>
    <w:rsid w:val="006E5E0C"/>
    <w:rsid w:val="006E6DF8"/>
    <w:rsid w:val="006F56ED"/>
    <w:rsid w:val="007007B1"/>
    <w:rsid w:val="00700AB9"/>
    <w:rsid w:val="00701571"/>
    <w:rsid w:val="00701C2B"/>
    <w:rsid w:val="007042DB"/>
    <w:rsid w:val="007060F0"/>
    <w:rsid w:val="00706DCF"/>
    <w:rsid w:val="007079ED"/>
    <w:rsid w:val="0071036C"/>
    <w:rsid w:val="007124FD"/>
    <w:rsid w:val="007168EA"/>
    <w:rsid w:val="007219E6"/>
    <w:rsid w:val="00723873"/>
    <w:rsid w:val="0072473B"/>
    <w:rsid w:val="00724FD9"/>
    <w:rsid w:val="007257F2"/>
    <w:rsid w:val="00726D97"/>
    <w:rsid w:val="0072707D"/>
    <w:rsid w:val="0073040B"/>
    <w:rsid w:val="00731162"/>
    <w:rsid w:val="00731536"/>
    <w:rsid w:val="00732A68"/>
    <w:rsid w:val="007345CE"/>
    <w:rsid w:val="00735B34"/>
    <w:rsid w:val="00735E9C"/>
    <w:rsid w:val="00740834"/>
    <w:rsid w:val="007410F1"/>
    <w:rsid w:val="00741821"/>
    <w:rsid w:val="00742755"/>
    <w:rsid w:val="00743E17"/>
    <w:rsid w:val="00743F89"/>
    <w:rsid w:val="00745370"/>
    <w:rsid w:val="0074545A"/>
    <w:rsid w:val="0074602D"/>
    <w:rsid w:val="00746AA1"/>
    <w:rsid w:val="00747884"/>
    <w:rsid w:val="00747FF7"/>
    <w:rsid w:val="00751109"/>
    <w:rsid w:val="00751133"/>
    <w:rsid w:val="007525C1"/>
    <w:rsid w:val="0075268A"/>
    <w:rsid w:val="00752A86"/>
    <w:rsid w:val="00757248"/>
    <w:rsid w:val="007577D1"/>
    <w:rsid w:val="007646E6"/>
    <w:rsid w:val="00765F93"/>
    <w:rsid w:val="00771629"/>
    <w:rsid w:val="00771EBB"/>
    <w:rsid w:val="00777616"/>
    <w:rsid w:val="00781A79"/>
    <w:rsid w:val="00784E86"/>
    <w:rsid w:val="00786EB2"/>
    <w:rsid w:val="00793F96"/>
    <w:rsid w:val="007957E5"/>
    <w:rsid w:val="007A04A1"/>
    <w:rsid w:val="007A49B6"/>
    <w:rsid w:val="007A6FD6"/>
    <w:rsid w:val="007A7642"/>
    <w:rsid w:val="007C2B8B"/>
    <w:rsid w:val="007D2BAA"/>
    <w:rsid w:val="007D4B4B"/>
    <w:rsid w:val="007D652C"/>
    <w:rsid w:val="007E1DD3"/>
    <w:rsid w:val="007E4817"/>
    <w:rsid w:val="007E4EBB"/>
    <w:rsid w:val="007E7CFB"/>
    <w:rsid w:val="007F1CD1"/>
    <w:rsid w:val="007F23CC"/>
    <w:rsid w:val="007F3471"/>
    <w:rsid w:val="007F5369"/>
    <w:rsid w:val="007F6146"/>
    <w:rsid w:val="00801D74"/>
    <w:rsid w:val="00802E4C"/>
    <w:rsid w:val="00804C19"/>
    <w:rsid w:val="0080611D"/>
    <w:rsid w:val="008065FC"/>
    <w:rsid w:val="00806C4A"/>
    <w:rsid w:val="008070C7"/>
    <w:rsid w:val="00807728"/>
    <w:rsid w:val="008079FD"/>
    <w:rsid w:val="00807A75"/>
    <w:rsid w:val="00810C28"/>
    <w:rsid w:val="008138A1"/>
    <w:rsid w:val="0081410D"/>
    <w:rsid w:val="00814AD9"/>
    <w:rsid w:val="00815EF2"/>
    <w:rsid w:val="00816452"/>
    <w:rsid w:val="008207AF"/>
    <w:rsid w:val="00820D2D"/>
    <w:rsid w:val="00821B42"/>
    <w:rsid w:val="008221F1"/>
    <w:rsid w:val="008239F7"/>
    <w:rsid w:val="00824EEC"/>
    <w:rsid w:val="008304E2"/>
    <w:rsid w:val="008324CD"/>
    <w:rsid w:val="00833406"/>
    <w:rsid w:val="0083444C"/>
    <w:rsid w:val="00835462"/>
    <w:rsid w:val="00840D68"/>
    <w:rsid w:val="00843867"/>
    <w:rsid w:val="008439CC"/>
    <w:rsid w:val="00850736"/>
    <w:rsid w:val="00857435"/>
    <w:rsid w:val="00861E28"/>
    <w:rsid w:val="00862003"/>
    <w:rsid w:val="00862269"/>
    <w:rsid w:val="00863E18"/>
    <w:rsid w:val="0086427A"/>
    <w:rsid w:val="00865651"/>
    <w:rsid w:val="008660CD"/>
    <w:rsid w:val="008669EF"/>
    <w:rsid w:val="00867784"/>
    <w:rsid w:val="00870E4C"/>
    <w:rsid w:val="00871399"/>
    <w:rsid w:val="00871958"/>
    <w:rsid w:val="008727F7"/>
    <w:rsid w:val="0087338B"/>
    <w:rsid w:val="00873867"/>
    <w:rsid w:val="00873CFB"/>
    <w:rsid w:val="008756A0"/>
    <w:rsid w:val="00883B40"/>
    <w:rsid w:val="00884805"/>
    <w:rsid w:val="0088539E"/>
    <w:rsid w:val="00893EFE"/>
    <w:rsid w:val="00897452"/>
    <w:rsid w:val="008A07A7"/>
    <w:rsid w:val="008A0881"/>
    <w:rsid w:val="008A2501"/>
    <w:rsid w:val="008A486C"/>
    <w:rsid w:val="008A7BC6"/>
    <w:rsid w:val="008B1A47"/>
    <w:rsid w:val="008B2609"/>
    <w:rsid w:val="008B2660"/>
    <w:rsid w:val="008B4012"/>
    <w:rsid w:val="008B5927"/>
    <w:rsid w:val="008B5BB6"/>
    <w:rsid w:val="008B6A86"/>
    <w:rsid w:val="008B7D9B"/>
    <w:rsid w:val="008C3C67"/>
    <w:rsid w:val="008C5144"/>
    <w:rsid w:val="008C78FB"/>
    <w:rsid w:val="008D2970"/>
    <w:rsid w:val="008D4321"/>
    <w:rsid w:val="008D5B31"/>
    <w:rsid w:val="008E4868"/>
    <w:rsid w:val="008E515A"/>
    <w:rsid w:val="008E55D5"/>
    <w:rsid w:val="008E7F0E"/>
    <w:rsid w:val="008F1E11"/>
    <w:rsid w:val="008F2E6C"/>
    <w:rsid w:val="008F5ED7"/>
    <w:rsid w:val="008F77A9"/>
    <w:rsid w:val="0090328A"/>
    <w:rsid w:val="009043B0"/>
    <w:rsid w:val="00904A76"/>
    <w:rsid w:val="00904E92"/>
    <w:rsid w:val="00905295"/>
    <w:rsid w:val="009065D9"/>
    <w:rsid w:val="00911DC0"/>
    <w:rsid w:val="00912392"/>
    <w:rsid w:val="00913A53"/>
    <w:rsid w:val="00915918"/>
    <w:rsid w:val="00924D01"/>
    <w:rsid w:val="00926461"/>
    <w:rsid w:val="00926560"/>
    <w:rsid w:val="00930762"/>
    <w:rsid w:val="00931AAC"/>
    <w:rsid w:val="0094123C"/>
    <w:rsid w:val="00945B0E"/>
    <w:rsid w:val="009505CD"/>
    <w:rsid w:val="00950E10"/>
    <w:rsid w:val="009521E8"/>
    <w:rsid w:val="009529B0"/>
    <w:rsid w:val="00952A8E"/>
    <w:rsid w:val="00953A8C"/>
    <w:rsid w:val="00953C98"/>
    <w:rsid w:val="009545E4"/>
    <w:rsid w:val="009545F1"/>
    <w:rsid w:val="009600A6"/>
    <w:rsid w:val="00961580"/>
    <w:rsid w:val="00962D72"/>
    <w:rsid w:val="009634BD"/>
    <w:rsid w:val="00966E47"/>
    <w:rsid w:val="00975552"/>
    <w:rsid w:val="00977C40"/>
    <w:rsid w:val="009804C6"/>
    <w:rsid w:val="009808B7"/>
    <w:rsid w:val="00980B1A"/>
    <w:rsid w:val="00980EB9"/>
    <w:rsid w:val="00981670"/>
    <w:rsid w:val="00981C25"/>
    <w:rsid w:val="00981D5F"/>
    <w:rsid w:val="00984149"/>
    <w:rsid w:val="009843CD"/>
    <w:rsid w:val="009848A4"/>
    <w:rsid w:val="009860D6"/>
    <w:rsid w:val="00987258"/>
    <w:rsid w:val="0098735E"/>
    <w:rsid w:val="00992233"/>
    <w:rsid w:val="0099293C"/>
    <w:rsid w:val="00993CB5"/>
    <w:rsid w:val="009971B7"/>
    <w:rsid w:val="009A1745"/>
    <w:rsid w:val="009A4B9E"/>
    <w:rsid w:val="009B1CAB"/>
    <w:rsid w:val="009B29C6"/>
    <w:rsid w:val="009B2D4A"/>
    <w:rsid w:val="009B6768"/>
    <w:rsid w:val="009D0175"/>
    <w:rsid w:val="009D1904"/>
    <w:rsid w:val="009D2857"/>
    <w:rsid w:val="009D46ED"/>
    <w:rsid w:val="009D4781"/>
    <w:rsid w:val="009D4E35"/>
    <w:rsid w:val="009D69A4"/>
    <w:rsid w:val="009D6E98"/>
    <w:rsid w:val="009E113F"/>
    <w:rsid w:val="009E3213"/>
    <w:rsid w:val="009E7D4C"/>
    <w:rsid w:val="009F2F52"/>
    <w:rsid w:val="009F344B"/>
    <w:rsid w:val="009F6AE2"/>
    <w:rsid w:val="00A01F82"/>
    <w:rsid w:val="00A07BF9"/>
    <w:rsid w:val="00A100BB"/>
    <w:rsid w:val="00A12974"/>
    <w:rsid w:val="00A13AE0"/>
    <w:rsid w:val="00A15247"/>
    <w:rsid w:val="00A157DF"/>
    <w:rsid w:val="00A16687"/>
    <w:rsid w:val="00A17ABC"/>
    <w:rsid w:val="00A22F87"/>
    <w:rsid w:val="00A247B9"/>
    <w:rsid w:val="00A24D8F"/>
    <w:rsid w:val="00A27EBE"/>
    <w:rsid w:val="00A30535"/>
    <w:rsid w:val="00A30E87"/>
    <w:rsid w:val="00A34F2E"/>
    <w:rsid w:val="00A37A5F"/>
    <w:rsid w:val="00A407F9"/>
    <w:rsid w:val="00A41326"/>
    <w:rsid w:val="00A418FA"/>
    <w:rsid w:val="00A41CFE"/>
    <w:rsid w:val="00A44372"/>
    <w:rsid w:val="00A44AC4"/>
    <w:rsid w:val="00A44F44"/>
    <w:rsid w:val="00A46333"/>
    <w:rsid w:val="00A46557"/>
    <w:rsid w:val="00A500AD"/>
    <w:rsid w:val="00A51DD3"/>
    <w:rsid w:val="00A5273B"/>
    <w:rsid w:val="00A53002"/>
    <w:rsid w:val="00A566C2"/>
    <w:rsid w:val="00A60FD0"/>
    <w:rsid w:val="00A65AFD"/>
    <w:rsid w:val="00A666C7"/>
    <w:rsid w:val="00A72A38"/>
    <w:rsid w:val="00A74530"/>
    <w:rsid w:val="00A75E91"/>
    <w:rsid w:val="00A75FE1"/>
    <w:rsid w:val="00A766EF"/>
    <w:rsid w:val="00A76791"/>
    <w:rsid w:val="00A76F2B"/>
    <w:rsid w:val="00A81BDF"/>
    <w:rsid w:val="00A837CF"/>
    <w:rsid w:val="00A84030"/>
    <w:rsid w:val="00A8445D"/>
    <w:rsid w:val="00A84705"/>
    <w:rsid w:val="00A86570"/>
    <w:rsid w:val="00A94DDC"/>
    <w:rsid w:val="00A97D89"/>
    <w:rsid w:val="00AA0CA0"/>
    <w:rsid w:val="00AA253D"/>
    <w:rsid w:val="00AA27F2"/>
    <w:rsid w:val="00AA6694"/>
    <w:rsid w:val="00AB065B"/>
    <w:rsid w:val="00AB10F4"/>
    <w:rsid w:val="00AB2158"/>
    <w:rsid w:val="00AB5F05"/>
    <w:rsid w:val="00AB63B7"/>
    <w:rsid w:val="00AB77EF"/>
    <w:rsid w:val="00AC3C52"/>
    <w:rsid w:val="00AC580E"/>
    <w:rsid w:val="00AC65C4"/>
    <w:rsid w:val="00AC6D11"/>
    <w:rsid w:val="00AD0E97"/>
    <w:rsid w:val="00AD18F8"/>
    <w:rsid w:val="00AD1F5B"/>
    <w:rsid w:val="00AD353B"/>
    <w:rsid w:val="00AD3CA3"/>
    <w:rsid w:val="00AD3EC1"/>
    <w:rsid w:val="00AD48EA"/>
    <w:rsid w:val="00AD4901"/>
    <w:rsid w:val="00AD5510"/>
    <w:rsid w:val="00AD6B00"/>
    <w:rsid w:val="00AD7AB9"/>
    <w:rsid w:val="00AD7BB0"/>
    <w:rsid w:val="00AE0CC6"/>
    <w:rsid w:val="00AE150E"/>
    <w:rsid w:val="00AE3718"/>
    <w:rsid w:val="00AE3D77"/>
    <w:rsid w:val="00AE441D"/>
    <w:rsid w:val="00AE5ED5"/>
    <w:rsid w:val="00AF10E8"/>
    <w:rsid w:val="00AF1461"/>
    <w:rsid w:val="00AF556F"/>
    <w:rsid w:val="00AF5FF1"/>
    <w:rsid w:val="00AF694F"/>
    <w:rsid w:val="00AF7133"/>
    <w:rsid w:val="00B03173"/>
    <w:rsid w:val="00B033BA"/>
    <w:rsid w:val="00B03B68"/>
    <w:rsid w:val="00B03FC1"/>
    <w:rsid w:val="00B06C25"/>
    <w:rsid w:val="00B0735B"/>
    <w:rsid w:val="00B07618"/>
    <w:rsid w:val="00B13663"/>
    <w:rsid w:val="00B1544E"/>
    <w:rsid w:val="00B162B2"/>
    <w:rsid w:val="00B16768"/>
    <w:rsid w:val="00B17683"/>
    <w:rsid w:val="00B2458D"/>
    <w:rsid w:val="00B279FF"/>
    <w:rsid w:val="00B322D3"/>
    <w:rsid w:val="00B3373E"/>
    <w:rsid w:val="00B352F1"/>
    <w:rsid w:val="00B3710A"/>
    <w:rsid w:val="00B4066D"/>
    <w:rsid w:val="00B41CA9"/>
    <w:rsid w:val="00B438AF"/>
    <w:rsid w:val="00B45A17"/>
    <w:rsid w:val="00B47289"/>
    <w:rsid w:val="00B47EB5"/>
    <w:rsid w:val="00B47FCF"/>
    <w:rsid w:val="00B51F1E"/>
    <w:rsid w:val="00B538B8"/>
    <w:rsid w:val="00B54218"/>
    <w:rsid w:val="00B56300"/>
    <w:rsid w:val="00B5734A"/>
    <w:rsid w:val="00B636EB"/>
    <w:rsid w:val="00B6388C"/>
    <w:rsid w:val="00B649F4"/>
    <w:rsid w:val="00B64D65"/>
    <w:rsid w:val="00B65B17"/>
    <w:rsid w:val="00B65BF3"/>
    <w:rsid w:val="00B6637B"/>
    <w:rsid w:val="00B67235"/>
    <w:rsid w:val="00B674F3"/>
    <w:rsid w:val="00B675DA"/>
    <w:rsid w:val="00B677BA"/>
    <w:rsid w:val="00B70D10"/>
    <w:rsid w:val="00B717F2"/>
    <w:rsid w:val="00B719CE"/>
    <w:rsid w:val="00B7214B"/>
    <w:rsid w:val="00B722F8"/>
    <w:rsid w:val="00B727CA"/>
    <w:rsid w:val="00B73D50"/>
    <w:rsid w:val="00B7402B"/>
    <w:rsid w:val="00B74F4E"/>
    <w:rsid w:val="00B75FAD"/>
    <w:rsid w:val="00B7654E"/>
    <w:rsid w:val="00B76645"/>
    <w:rsid w:val="00B76BDD"/>
    <w:rsid w:val="00B779C2"/>
    <w:rsid w:val="00B802E3"/>
    <w:rsid w:val="00B82635"/>
    <w:rsid w:val="00B835DD"/>
    <w:rsid w:val="00B83613"/>
    <w:rsid w:val="00B84238"/>
    <w:rsid w:val="00B853A7"/>
    <w:rsid w:val="00B87031"/>
    <w:rsid w:val="00B875CF"/>
    <w:rsid w:val="00B92197"/>
    <w:rsid w:val="00B953DE"/>
    <w:rsid w:val="00B975CD"/>
    <w:rsid w:val="00BA0333"/>
    <w:rsid w:val="00BA08A3"/>
    <w:rsid w:val="00BA44DC"/>
    <w:rsid w:val="00BA48DA"/>
    <w:rsid w:val="00BA7E1D"/>
    <w:rsid w:val="00BB0888"/>
    <w:rsid w:val="00BB198C"/>
    <w:rsid w:val="00BB2646"/>
    <w:rsid w:val="00BB4497"/>
    <w:rsid w:val="00BB5944"/>
    <w:rsid w:val="00BC0683"/>
    <w:rsid w:val="00BC0B55"/>
    <w:rsid w:val="00BC1B40"/>
    <w:rsid w:val="00BC5B12"/>
    <w:rsid w:val="00BC6B18"/>
    <w:rsid w:val="00BD0305"/>
    <w:rsid w:val="00BD0F77"/>
    <w:rsid w:val="00BD1683"/>
    <w:rsid w:val="00BD20F3"/>
    <w:rsid w:val="00BD251F"/>
    <w:rsid w:val="00BD2AB6"/>
    <w:rsid w:val="00BD3AD0"/>
    <w:rsid w:val="00BD5EBA"/>
    <w:rsid w:val="00BD6CB1"/>
    <w:rsid w:val="00BD70A4"/>
    <w:rsid w:val="00BE19B8"/>
    <w:rsid w:val="00BE1D68"/>
    <w:rsid w:val="00BE3A9E"/>
    <w:rsid w:val="00BE45BE"/>
    <w:rsid w:val="00BE6758"/>
    <w:rsid w:val="00BE7F7F"/>
    <w:rsid w:val="00BF03AA"/>
    <w:rsid w:val="00BF22E4"/>
    <w:rsid w:val="00BF257B"/>
    <w:rsid w:val="00BF2E06"/>
    <w:rsid w:val="00BF5592"/>
    <w:rsid w:val="00BF7A90"/>
    <w:rsid w:val="00C0120F"/>
    <w:rsid w:val="00C03287"/>
    <w:rsid w:val="00C04462"/>
    <w:rsid w:val="00C04DCC"/>
    <w:rsid w:val="00C06104"/>
    <w:rsid w:val="00C106C5"/>
    <w:rsid w:val="00C128DA"/>
    <w:rsid w:val="00C1313F"/>
    <w:rsid w:val="00C13D2A"/>
    <w:rsid w:val="00C14A32"/>
    <w:rsid w:val="00C15E76"/>
    <w:rsid w:val="00C218E6"/>
    <w:rsid w:val="00C22AB4"/>
    <w:rsid w:val="00C22ADB"/>
    <w:rsid w:val="00C252CA"/>
    <w:rsid w:val="00C257B0"/>
    <w:rsid w:val="00C259D7"/>
    <w:rsid w:val="00C27358"/>
    <w:rsid w:val="00C275D9"/>
    <w:rsid w:val="00C27774"/>
    <w:rsid w:val="00C31D98"/>
    <w:rsid w:val="00C326B5"/>
    <w:rsid w:val="00C33E0E"/>
    <w:rsid w:val="00C34D3E"/>
    <w:rsid w:val="00C3514E"/>
    <w:rsid w:val="00C356D8"/>
    <w:rsid w:val="00C35929"/>
    <w:rsid w:val="00C35EED"/>
    <w:rsid w:val="00C37B0D"/>
    <w:rsid w:val="00C4066A"/>
    <w:rsid w:val="00C40B30"/>
    <w:rsid w:val="00C419BA"/>
    <w:rsid w:val="00C43B83"/>
    <w:rsid w:val="00C44B3D"/>
    <w:rsid w:val="00C454F2"/>
    <w:rsid w:val="00C45A7F"/>
    <w:rsid w:val="00C542B5"/>
    <w:rsid w:val="00C60337"/>
    <w:rsid w:val="00C609D2"/>
    <w:rsid w:val="00C611BF"/>
    <w:rsid w:val="00C61521"/>
    <w:rsid w:val="00C64191"/>
    <w:rsid w:val="00C673DB"/>
    <w:rsid w:val="00C70E86"/>
    <w:rsid w:val="00C73D78"/>
    <w:rsid w:val="00C76D49"/>
    <w:rsid w:val="00C778BA"/>
    <w:rsid w:val="00C82457"/>
    <w:rsid w:val="00C90F0E"/>
    <w:rsid w:val="00C91191"/>
    <w:rsid w:val="00C9290C"/>
    <w:rsid w:val="00C93BC6"/>
    <w:rsid w:val="00C93D36"/>
    <w:rsid w:val="00C95E85"/>
    <w:rsid w:val="00C969C0"/>
    <w:rsid w:val="00C971E8"/>
    <w:rsid w:val="00C978B8"/>
    <w:rsid w:val="00CA0304"/>
    <w:rsid w:val="00CA655F"/>
    <w:rsid w:val="00CB0189"/>
    <w:rsid w:val="00CB2EAA"/>
    <w:rsid w:val="00CB5FBB"/>
    <w:rsid w:val="00CB7DA6"/>
    <w:rsid w:val="00CC3A3F"/>
    <w:rsid w:val="00CD01EA"/>
    <w:rsid w:val="00CD04B1"/>
    <w:rsid w:val="00CD3493"/>
    <w:rsid w:val="00CD4ED2"/>
    <w:rsid w:val="00CD5819"/>
    <w:rsid w:val="00CD79AB"/>
    <w:rsid w:val="00CE0EB6"/>
    <w:rsid w:val="00CE175C"/>
    <w:rsid w:val="00CE2311"/>
    <w:rsid w:val="00CF01E1"/>
    <w:rsid w:val="00CF0B57"/>
    <w:rsid w:val="00CF3A7B"/>
    <w:rsid w:val="00CF5F51"/>
    <w:rsid w:val="00CF6CE1"/>
    <w:rsid w:val="00CF6DAD"/>
    <w:rsid w:val="00CF7D20"/>
    <w:rsid w:val="00D00C68"/>
    <w:rsid w:val="00D015CD"/>
    <w:rsid w:val="00D02D3B"/>
    <w:rsid w:val="00D032F6"/>
    <w:rsid w:val="00D06FF7"/>
    <w:rsid w:val="00D072A3"/>
    <w:rsid w:val="00D10E01"/>
    <w:rsid w:val="00D13716"/>
    <w:rsid w:val="00D14742"/>
    <w:rsid w:val="00D15564"/>
    <w:rsid w:val="00D1608D"/>
    <w:rsid w:val="00D17A96"/>
    <w:rsid w:val="00D206C2"/>
    <w:rsid w:val="00D21A61"/>
    <w:rsid w:val="00D21C74"/>
    <w:rsid w:val="00D25237"/>
    <w:rsid w:val="00D25826"/>
    <w:rsid w:val="00D25878"/>
    <w:rsid w:val="00D3150B"/>
    <w:rsid w:val="00D316C5"/>
    <w:rsid w:val="00D3213D"/>
    <w:rsid w:val="00D32D01"/>
    <w:rsid w:val="00D37160"/>
    <w:rsid w:val="00D433A6"/>
    <w:rsid w:val="00D438EC"/>
    <w:rsid w:val="00D451BB"/>
    <w:rsid w:val="00D52B26"/>
    <w:rsid w:val="00D55AB8"/>
    <w:rsid w:val="00D57C1B"/>
    <w:rsid w:val="00D57DC9"/>
    <w:rsid w:val="00D608DC"/>
    <w:rsid w:val="00D6295B"/>
    <w:rsid w:val="00D66436"/>
    <w:rsid w:val="00D70261"/>
    <w:rsid w:val="00D707CA"/>
    <w:rsid w:val="00D72058"/>
    <w:rsid w:val="00D74AD2"/>
    <w:rsid w:val="00D76908"/>
    <w:rsid w:val="00D7755F"/>
    <w:rsid w:val="00D800BB"/>
    <w:rsid w:val="00D828F6"/>
    <w:rsid w:val="00D857CA"/>
    <w:rsid w:val="00D86EB2"/>
    <w:rsid w:val="00D91B48"/>
    <w:rsid w:val="00D923C8"/>
    <w:rsid w:val="00D9357A"/>
    <w:rsid w:val="00D965B6"/>
    <w:rsid w:val="00D973D4"/>
    <w:rsid w:val="00DA0916"/>
    <w:rsid w:val="00DA12DD"/>
    <w:rsid w:val="00DA2353"/>
    <w:rsid w:val="00DA24F3"/>
    <w:rsid w:val="00DA4887"/>
    <w:rsid w:val="00DA4DBD"/>
    <w:rsid w:val="00DA6EA9"/>
    <w:rsid w:val="00DB1511"/>
    <w:rsid w:val="00DB3470"/>
    <w:rsid w:val="00DB4FBC"/>
    <w:rsid w:val="00DB5015"/>
    <w:rsid w:val="00DB5AAC"/>
    <w:rsid w:val="00DB5EF5"/>
    <w:rsid w:val="00DB63AF"/>
    <w:rsid w:val="00DB73AE"/>
    <w:rsid w:val="00DC0470"/>
    <w:rsid w:val="00DC22BE"/>
    <w:rsid w:val="00DC3F0D"/>
    <w:rsid w:val="00DD017D"/>
    <w:rsid w:val="00DD0FDD"/>
    <w:rsid w:val="00DD1691"/>
    <w:rsid w:val="00DD199B"/>
    <w:rsid w:val="00DD4868"/>
    <w:rsid w:val="00DD664A"/>
    <w:rsid w:val="00DE023C"/>
    <w:rsid w:val="00DE22E8"/>
    <w:rsid w:val="00DF0507"/>
    <w:rsid w:val="00DF200F"/>
    <w:rsid w:val="00E00714"/>
    <w:rsid w:val="00E01FC2"/>
    <w:rsid w:val="00E03BE4"/>
    <w:rsid w:val="00E043E4"/>
    <w:rsid w:val="00E046C0"/>
    <w:rsid w:val="00E135F1"/>
    <w:rsid w:val="00E14AFB"/>
    <w:rsid w:val="00E14D95"/>
    <w:rsid w:val="00E14FCC"/>
    <w:rsid w:val="00E20883"/>
    <w:rsid w:val="00E20DDD"/>
    <w:rsid w:val="00E218E9"/>
    <w:rsid w:val="00E23E95"/>
    <w:rsid w:val="00E240B1"/>
    <w:rsid w:val="00E30321"/>
    <w:rsid w:val="00E3112B"/>
    <w:rsid w:val="00E328DB"/>
    <w:rsid w:val="00E32DFE"/>
    <w:rsid w:val="00E35D54"/>
    <w:rsid w:val="00E40235"/>
    <w:rsid w:val="00E4242C"/>
    <w:rsid w:val="00E424E3"/>
    <w:rsid w:val="00E45B7F"/>
    <w:rsid w:val="00E471CE"/>
    <w:rsid w:val="00E475EF"/>
    <w:rsid w:val="00E505B1"/>
    <w:rsid w:val="00E5734A"/>
    <w:rsid w:val="00E60041"/>
    <w:rsid w:val="00E623A3"/>
    <w:rsid w:val="00E630A4"/>
    <w:rsid w:val="00E67124"/>
    <w:rsid w:val="00E70513"/>
    <w:rsid w:val="00E70F63"/>
    <w:rsid w:val="00E73E9E"/>
    <w:rsid w:val="00E75AB9"/>
    <w:rsid w:val="00E818C9"/>
    <w:rsid w:val="00E82333"/>
    <w:rsid w:val="00E829CB"/>
    <w:rsid w:val="00E83DC2"/>
    <w:rsid w:val="00E83E8C"/>
    <w:rsid w:val="00E8437A"/>
    <w:rsid w:val="00E846AD"/>
    <w:rsid w:val="00E84C17"/>
    <w:rsid w:val="00E85ED6"/>
    <w:rsid w:val="00E865CA"/>
    <w:rsid w:val="00E87A0E"/>
    <w:rsid w:val="00E907AB"/>
    <w:rsid w:val="00E9266F"/>
    <w:rsid w:val="00E92D44"/>
    <w:rsid w:val="00E93C56"/>
    <w:rsid w:val="00E94DC3"/>
    <w:rsid w:val="00E955DE"/>
    <w:rsid w:val="00EA09B8"/>
    <w:rsid w:val="00EA2B9D"/>
    <w:rsid w:val="00EA3CCD"/>
    <w:rsid w:val="00EA4579"/>
    <w:rsid w:val="00EA6544"/>
    <w:rsid w:val="00EA668E"/>
    <w:rsid w:val="00EA67C5"/>
    <w:rsid w:val="00EA6DEF"/>
    <w:rsid w:val="00EB305E"/>
    <w:rsid w:val="00EB31BE"/>
    <w:rsid w:val="00EC3D20"/>
    <w:rsid w:val="00EC6523"/>
    <w:rsid w:val="00ED0C76"/>
    <w:rsid w:val="00ED0D67"/>
    <w:rsid w:val="00ED1F31"/>
    <w:rsid w:val="00ED294A"/>
    <w:rsid w:val="00ED2F8C"/>
    <w:rsid w:val="00ED3CB7"/>
    <w:rsid w:val="00ED6CF3"/>
    <w:rsid w:val="00EE0D7A"/>
    <w:rsid w:val="00EE16EB"/>
    <w:rsid w:val="00EE2BD6"/>
    <w:rsid w:val="00EE7C95"/>
    <w:rsid w:val="00EF1F2F"/>
    <w:rsid w:val="00EF2A35"/>
    <w:rsid w:val="00EF3F82"/>
    <w:rsid w:val="00EF44D8"/>
    <w:rsid w:val="00EF71E0"/>
    <w:rsid w:val="00EF761C"/>
    <w:rsid w:val="00F00DF1"/>
    <w:rsid w:val="00F014A8"/>
    <w:rsid w:val="00F02957"/>
    <w:rsid w:val="00F05429"/>
    <w:rsid w:val="00F11025"/>
    <w:rsid w:val="00F12071"/>
    <w:rsid w:val="00F12E5D"/>
    <w:rsid w:val="00F13858"/>
    <w:rsid w:val="00F159BB"/>
    <w:rsid w:val="00F17097"/>
    <w:rsid w:val="00F175B0"/>
    <w:rsid w:val="00F20F37"/>
    <w:rsid w:val="00F235D4"/>
    <w:rsid w:val="00F263B4"/>
    <w:rsid w:val="00F26647"/>
    <w:rsid w:val="00F26D52"/>
    <w:rsid w:val="00F31BE1"/>
    <w:rsid w:val="00F33956"/>
    <w:rsid w:val="00F341A2"/>
    <w:rsid w:val="00F34CAA"/>
    <w:rsid w:val="00F420D4"/>
    <w:rsid w:val="00F43AEF"/>
    <w:rsid w:val="00F4F451"/>
    <w:rsid w:val="00F50450"/>
    <w:rsid w:val="00F52389"/>
    <w:rsid w:val="00F52646"/>
    <w:rsid w:val="00F53D21"/>
    <w:rsid w:val="00F54DBE"/>
    <w:rsid w:val="00F55101"/>
    <w:rsid w:val="00F5593D"/>
    <w:rsid w:val="00F55DB1"/>
    <w:rsid w:val="00F56E9E"/>
    <w:rsid w:val="00F56F0E"/>
    <w:rsid w:val="00F57DC1"/>
    <w:rsid w:val="00F624B0"/>
    <w:rsid w:val="00F640E4"/>
    <w:rsid w:val="00F64635"/>
    <w:rsid w:val="00F67054"/>
    <w:rsid w:val="00F673C8"/>
    <w:rsid w:val="00F763AA"/>
    <w:rsid w:val="00F81BF8"/>
    <w:rsid w:val="00F82001"/>
    <w:rsid w:val="00F8301D"/>
    <w:rsid w:val="00F8386D"/>
    <w:rsid w:val="00F83FC9"/>
    <w:rsid w:val="00F9176A"/>
    <w:rsid w:val="00F936DD"/>
    <w:rsid w:val="00F962C2"/>
    <w:rsid w:val="00FA026B"/>
    <w:rsid w:val="00FA05A3"/>
    <w:rsid w:val="00FA128C"/>
    <w:rsid w:val="00FA3770"/>
    <w:rsid w:val="00FA4083"/>
    <w:rsid w:val="00FA437A"/>
    <w:rsid w:val="00FA4FCC"/>
    <w:rsid w:val="00FA5B0D"/>
    <w:rsid w:val="00FA5F94"/>
    <w:rsid w:val="00FA64BF"/>
    <w:rsid w:val="00FB473E"/>
    <w:rsid w:val="00FB5EF3"/>
    <w:rsid w:val="00FB6BD0"/>
    <w:rsid w:val="00FB6FB1"/>
    <w:rsid w:val="00FB7C95"/>
    <w:rsid w:val="00FB7DDE"/>
    <w:rsid w:val="00FC0FE5"/>
    <w:rsid w:val="00FC2B05"/>
    <w:rsid w:val="00FC4281"/>
    <w:rsid w:val="00FC69C2"/>
    <w:rsid w:val="00FC6AA9"/>
    <w:rsid w:val="00FD0518"/>
    <w:rsid w:val="00FD0C9A"/>
    <w:rsid w:val="00FD2F41"/>
    <w:rsid w:val="00FD7D07"/>
    <w:rsid w:val="00FE0C83"/>
    <w:rsid w:val="00FE2C60"/>
    <w:rsid w:val="00FE3D10"/>
    <w:rsid w:val="00FE4F3E"/>
    <w:rsid w:val="00FE4FEA"/>
    <w:rsid w:val="00FF08BB"/>
    <w:rsid w:val="00FF0FF9"/>
    <w:rsid w:val="00FF1C6C"/>
    <w:rsid w:val="00FF6787"/>
    <w:rsid w:val="025E3344"/>
    <w:rsid w:val="02757EFD"/>
    <w:rsid w:val="02E3C197"/>
    <w:rsid w:val="04900FA2"/>
    <w:rsid w:val="055C1618"/>
    <w:rsid w:val="05DDB024"/>
    <w:rsid w:val="06111936"/>
    <w:rsid w:val="06AB4F62"/>
    <w:rsid w:val="06E7D752"/>
    <w:rsid w:val="075C488F"/>
    <w:rsid w:val="07B634FA"/>
    <w:rsid w:val="08BA9044"/>
    <w:rsid w:val="0903D94A"/>
    <w:rsid w:val="09B018F4"/>
    <w:rsid w:val="0A011187"/>
    <w:rsid w:val="0CF83AF0"/>
    <w:rsid w:val="0D5F2232"/>
    <w:rsid w:val="0EBA31FF"/>
    <w:rsid w:val="0ECE02A5"/>
    <w:rsid w:val="0EF6DF0D"/>
    <w:rsid w:val="0F09CC77"/>
    <w:rsid w:val="0F44B028"/>
    <w:rsid w:val="0FBA551D"/>
    <w:rsid w:val="1009A518"/>
    <w:rsid w:val="121948A9"/>
    <w:rsid w:val="1328EBAA"/>
    <w:rsid w:val="136B4146"/>
    <w:rsid w:val="1373186E"/>
    <w:rsid w:val="14260A9D"/>
    <w:rsid w:val="14C90D0D"/>
    <w:rsid w:val="1589E7C5"/>
    <w:rsid w:val="15A5D086"/>
    <w:rsid w:val="15FBEB39"/>
    <w:rsid w:val="1672AB83"/>
    <w:rsid w:val="17274127"/>
    <w:rsid w:val="1776AA41"/>
    <w:rsid w:val="18645F7B"/>
    <w:rsid w:val="188903F0"/>
    <w:rsid w:val="18AF0A4E"/>
    <w:rsid w:val="1988CB39"/>
    <w:rsid w:val="1A249D99"/>
    <w:rsid w:val="1A2FE87B"/>
    <w:rsid w:val="1A61D9E7"/>
    <w:rsid w:val="1AB7EDC6"/>
    <w:rsid w:val="1ACC086C"/>
    <w:rsid w:val="1CDF17E1"/>
    <w:rsid w:val="1D38ED14"/>
    <w:rsid w:val="1D65DAD6"/>
    <w:rsid w:val="1DCC72A3"/>
    <w:rsid w:val="1E0948C9"/>
    <w:rsid w:val="1E1CB55C"/>
    <w:rsid w:val="1EAFC70A"/>
    <w:rsid w:val="1EDC90FB"/>
    <w:rsid w:val="1EEA231B"/>
    <w:rsid w:val="1F2271C5"/>
    <w:rsid w:val="1FFDFBF3"/>
    <w:rsid w:val="209ECA31"/>
    <w:rsid w:val="21C59FE0"/>
    <w:rsid w:val="23407DFC"/>
    <w:rsid w:val="236787DD"/>
    <w:rsid w:val="24CA05F3"/>
    <w:rsid w:val="24CB0409"/>
    <w:rsid w:val="2695A65A"/>
    <w:rsid w:val="2698F2DB"/>
    <w:rsid w:val="270A81EB"/>
    <w:rsid w:val="287D2E1C"/>
    <w:rsid w:val="298E6A33"/>
    <w:rsid w:val="29B24E96"/>
    <w:rsid w:val="2AC2AE9B"/>
    <w:rsid w:val="2D4A52DF"/>
    <w:rsid w:val="2E3DF545"/>
    <w:rsid w:val="2E7FF692"/>
    <w:rsid w:val="2ECAF4E1"/>
    <w:rsid w:val="2EF439E4"/>
    <w:rsid w:val="2F401FA3"/>
    <w:rsid w:val="3002ABE0"/>
    <w:rsid w:val="30A219EE"/>
    <w:rsid w:val="30B28ADE"/>
    <w:rsid w:val="311B1A45"/>
    <w:rsid w:val="3344A108"/>
    <w:rsid w:val="334CE389"/>
    <w:rsid w:val="343BC4DA"/>
    <w:rsid w:val="347E6D7A"/>
    <w:rsid w:val="34A0A0D3"/>
    <w:rsid w:val="34F0D7BE"/>
    <w:rsid w:val="362FC162"/>
    <w:rsid w:val="377FA38F"/>
    <w:rsid w:val="37D202D1"/>
    <w:rsid w:val="38E9D27F"/>
    <w:rsid w:val="38F1BE1E"/>
    <w:rsid w:val="38FFA2F2"/>
    <w:rsid w:val="398E9775"/>
    <w:rsid w:val="3A0BF66E"/>
    <w:rsid w:val="3A6DF6CD"/>
    <w:rsid w:val="3BAE69AD"/>
    <w:rsid w:val="3C8E65B4"/>
    <w:rsid w:val="3CA26F1A"/>
    <w:rsid w:val="3D68A91B"/>
    <w:rsid w:val="3DC25EDF"/>
    <w:rsid w:val="3DD66FD9"/>
    <w:rsid w:val="3E981A5B"/>
    <w:rsid w:val="3EC7416F"/>
    <w:rsid w:val="3F7C81E1"/>
    <w:rsid w:val="408B78CE"/>
    <w:rsid w:val="408E809A"/>
    <w:rsid w:val="409434EE"/>
    <w:rsid w:val="40AFB168"/>
    <w:rsid w:val="40E3B8EB"/>
    <w:rsid w:val="41360655"/>
    <w:rsid w:val="417B8356"/>
    <w:rsid w:val="41A069A9"/>
    <w:rsid w:val="425228AE"/>
    <w:rsid w:val="426AE038"/>
    <w:rsid w:val="42A7E364"/>
    <w:rsid w:val="42C6D4F6"/>
    <w:rsid w:val="42FBC9B5"/>
    <w:rsid w:val="443DA476"/>
    <w:rsid w:val="4519A06E"/>
    <w:rsid w:val="4534C66A"/>
    <w:rsid w:val="458CB73E"/>
    <w:rsid w:val="45F6AB20"/>
    <w:rsid w:val="460B0081"/>
    <w:rsid w:val="476101AB"/>
    <w:rsid w:val="47F04613"/>
    <w:rsid w:val="48874DB7"/>
    <w:rsid w:val="48C70921"/>
    <w:rsid w:val="49F1F2DC"/>
    <w:rsid w:val="4AB17E8F"/>
    <w:rsid w:val="4B01B28E"/>
    <w:rsid w:val="4B362D15"/>
    <w:rsid w:val="4B37D04F"/>
    <w:rsid w:val="4C4D160F"/>
    <w:rsid w:val="4C57DA18"/>
    <w:rsid w:val="4D1041D6"/>
    <w:rsid w:val="4D77CBE3"/>
    <w:rsid w:val="4E6DADEC"/>
    <w:rsid w:val="4E815982"/>
    <w:rsid w:val="4E8D51C9"/>
    <w:rsid w:val="4EDB5E2B"/>
    <w:rsid w:val="4F8D83A6"/>
    <w:rsid w:val="4FA98559"/>
    <w:rsid w:val="4FCEC52C"/>
    <w:rsid w:val="4FEED04E"/>
    <w:rsid w:val="5021B0D7"/>
    <w:rsid w:val="505183B4"/>
    <w:rsid w:val="5061DFED"/>
    <w:rsid w:val="51814F86"/>
    <w:rsid w:val="527CAE79"/>
    <w:rsid w:val="53514B0D"/>
    <w:rsid w:val="53989D57"/>
    <w:rsid w:val="53CE455F"/>
    <w:rsid w:val="5460CF58"/>
    <w:rsid w:val="54C777D3"/>
    <w:rsid w:val="5657F561"/>
    <w:rsid w:val="5792B172"/>
    <w:rsid w:val="58641F54"/>
    <w:rsid w:val="5881FC28"/>
    <w:rsid w:val="59382CD8"/>
    <w:rsid w:val="59FD2B07"/>
    <w:rsid w:val="5AA22232"/>
    <w:rsid w:val="5AA2BC30"/>
    <w:rsid w:val="5AD62B1F"/>
    <w:rsid w:val="5B9F599D"/>
    <w:rsid w:val="5BC7F2C4"/>
    <w:rsid w:val="5C0A709E"/>
    <w:rsid w:val="5D22E7ED"/>
    <w:rsid w:val="5D4F744E"/>
    <w:rsid w:val="5E51EC70"/>
    <w:rsid w:val="5F089F0D"/>
    <w:rsid w:val="5F123D36"/>
    <w:rsid w:val="5F80870F"/>
    <w:rsid w:val="5F88AF90"/>
    <w:rsid w:val="6043F1BF"/>
    <w:rsid w:val="6092459B"/>
    <w:rsid w:val="613AAB7D"/>
    <w:rsid w:val="6186D811"/>
    <w:rsid w:val="619AF9F0"/>
    <w:rsid w:val="633EC5E5"/>
    <w:rsid w:val="63B7501D"/>
    <w:rsid w:val="64770442"/>
    <w:rsid w:val="655FC7E6"/>
    <w:rsid w:val="65CE6519"/>
    <w:rsid w:val="66867B63"/>
    <w:rsid w:val="668E49F3"/>
    <w:rsid w:val="69254778"/>
    <w:rsid w:val="6AC154D5"/>
    <w:rsid w:val="6C0B81F3"/>
    <w:rsid w:val="6C74EEC1"/>
    <w:rsid w:val="6C90FEE1"/>
    <w:rsid w:val="6FFE410B"/>
    <w:rsid w:val="7008931E"/>
    <w:rsid w:val="705FD903"/>
    <w:rsid w:val="7156EF10"/>
    <w:rsid w:val="71683B89"/>
    <w:rsid w:val="7190E0EE"/>
    <w:rsid w:val="72489E60"/>
    <w:rsid w:val="726A2A5F"/>
    <w:rsid w:val="733F0DCF"/>
    <w:rsid w:val="7344C138"/>
    <w:rsid w:val="737FBE3E"/>
    <w:rsid w:val="73B99610"/>
    <w:rsid w:val="73F9A8E5"/>
    <w:rsid w:val="74CFC061"/>
    <w:rsid w:val="76576877"/>
    <w:rsid w:val="769A106F"/>
    <w:rsid w:val="76E55579"/>
    <w:rsid w:val="795DF4A7"/>
    <w:rsid w:val="7AFF2015"/>
    <w:rsid w:val="7BB9FD84"/>
    <w:rsid w:val="7C01B586"/>
    <w:rsid w:val="7CC761E4"/>
    <w:rsid w:val="7E4F8543"/>
    <w:rsid w:val="7E71E523"/>
    <w:rsid w:val="7EB6F6F2"/>
    <w:rsid w:val="7EDBD2C7"/>
    <w:rsid w:val="7F4FB921"/>
    <w:rsid w:val="7F6B694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2E2DF"/>
  <w15:chartTrackingRefBased/>
  <w15:docId w15:val="{E144FC99-F4D3-4CB1-99E2-70B2A435D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7C4"/>
    <w:pPr>
      <w:spacing w:line="259" w:lineRule="auto"/>
    </w:pPr>
    <w:rPr>
      <w:kern w:val="0"/>
      <w:sz w:val="22"/>
      <w:szCs w:val="22"/>
      <w14:ligatures w14:val="none"/>
    </w:rPr>
  </w:style>
  <w:style w:type="paragraph" w:styleId="Heading1">
    <w:name w:val="heading 1"/>
    <w:basedOn w:val="Normal"/>
    <w:next w:val="Normal"/>
    <w:link w:val="Heading1Char"/>
    <w:uiPriority w:val="9"/>
    <w:qFormat/>
    <w:rsid w:val="00337F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7F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7F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7F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7F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7F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F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F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F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F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7F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7F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7F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7F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7F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F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F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FBE"/>
    <w:rPr>
      <w:rFonts w:eastAsiaTheme="majorEastAsia" w:cstheme="majorBidi"/>
      <w:color w:val="272727" w:themeColor="text1" w:themeTint="D8"/>
    </w:rPr>
  </w:style>
  <w:style w:type="paragraph" w:styleId="Title">
    <w:name w:val="Title"/>
    <w:basedOn w:val="Normal"/>
    <w:next w:val="Normal"/>
    <w:link w:val="TitleChar"/>
    <w:uiPriority w:val="10"/>
    <w:qFormat/>
    <w:rsid w:val="00337F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F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7F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7F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FBE"/>
    <w:pPr>
      <w:spacing w:before="160"/>
      <w:jc w:val="center"/>
    </w:pPr>
    <w:rPr>
      <w:i/>
      <w:iCs/>
      <w:color w:val="404040" w:themeColor="text1" w:themeTint="BF"/>
    </w:rPr>
  </w:style>
  <w:style w:type="character" w:customStyle="1" w:styleId="QuoteChar">
    <w:name w:val="Quote Char"/>
    <w:basedOn w:val="DefaultParagraphFont"/>
    <w:link w:val="Quote"/>
    <w:uiPriority w:val="29"/>
    <w:rsid w:val="00337FBE"/>
    <w:rPr>
      <w:i/>
      <w:iCs/>
      <w:color w:val="404040" w:themeColor="text1" w:themeTint="BF"/>
    </w:rPr>
  </w:style>
  <w:style w:type="paragraph" w:styleId="ListParagraph">
    <w:name w:val="List Paragraph"/>
    <w:basedOn w:val="Normal"/>
    <w:uiPriority w:val="34"/>
    <w:qFormat/>
    <w:rsid w:val="00337FBE"/>
    <w:pPr>
      <w:ind w:left="720"/>
      <w:contextualSpacing/>
    </w:pPr>
  </w:style>
  <w:style w:type="character" w:styleId="IntenseEmphasis">
    <w:name w:val="Intense Emphasis"/>
    <w:basedOn w:val="DefaultParagraphFont"/>
    <w:uiPriority w:val="21"/>
    <w:qFormat/>
    <w:rsid w:val="00337FBE"/>
    <w:rPr>
      <w:i/>
      <w:iCs/>
      <w:color w:val="0F4761" w:themeColor="accent1" w:themeShade="BF"/>
    </w:rPr>
  </w:style>
  <w:style w:type="paragraph" w:styleId="IntenseQuote">
    <w:name w:val="Intense Quote"/>
    <w:basedOn w:val="Normal"/>
    <w:next w:val="Normal"/>
    <w:link w:val="IntenseQuoteChar"/>
    <w:uiPriority w:val="30"/>
    <w:qFormat/>
    <w:rsid w:val="00337F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7FBE"/>
    <w:rPr>
      <w:i/>
      <w:iCs/>
      <w:color w:val="0F4761" w:themeColor="accent1" w:themeShade="BF"/>
    </w:rPr>
  </w:style>
  <w:style w:type="character" w:styleId="IntenseReference">
    <w:name w:val="Intense Reference"/>
    <w:basedOn w:val="DefaultParagraphFont"/>
    <w:uiPriority w:val="32"/>
    <w:qFormat/>
    <w:rsid w:val="00337FBE"/>
    <w:rPr>
      <w:b/>
      <w:bCs/>
      <w:smallCaps/>
      <w:color w:val="0F4761" w:themeColor="accent1" w:themeShade="BF"/>
      <w:spacing w:val="5"/>
    </w:rPr>
  </w:style>
  <w:style w:type="table" w:styleId="TableGrid">
    <w:name w:val="Table Grid"/>
    <w:basedOn w:val="TableNormal"/>
    <w:uiPriority w:val="39"/>
    <w:rsid w:val="006747C4"/>
    <w:pPr>
      <w:spacing w:after="0" w:line="240" w:lineRule="auto"/>
    </w:pPr>
    <w:rPr>
      <w:kern w:val="0"/>
      <w:sz w:val="22"/>
      <w:szCs w:val="22"/>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A100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00BB"/>
    <w:rPr>
      <w:kern w:val="0"/>
      <w:sz w:val="22"/>
      <w:szCs w:val="22"/>
      <w14:ligatures w14:val="none"/>
    </w:rPr>
  </w:style>
  <w:style w:type="paragraph" w:styleId="Footer">
    <w:name w:val="footer"/>
    <w:basedOn w:val="Normal"/>
    <w:link w:val="FooterChar"/>
    <w:uiPriority w:val="99"/>
    <w:semiHidden/>
    <w:unhideWhenUsed/>
    <w:rsid w:val="00A100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100BB"/>
    <w:rPr>
      <w:kern w:val="0"/>
      <w:sz w:val="22"/>
      <w:szCs w:val="22"/>
      <w14:ligatures w14:val="none"/>
    </w:rPr>
  </w:style>
  <w:style w:type="character" w:styleId="CommentReference">
    <w:name w:val="annotation reference"/>
    <w:basedOn w:val="DefaultParagraphFont"/>
    <w:uiPriority w:val="99"/>
    <w:semiHidden/>
    <w:unhideWhenUsed/>
    <w:rsid w:val="00BF2E06"/>
    <w:rPr>
      <w:sz w:val="16"/>
      <w:szCs w:val="16"/>
    </w:rPr>
  </w:style>
  <w:style w:type="paragraph" w:styleId="CommentText">
    <w:name w:val="annotation text"/>
    <w:basedOn w:val="Normal"/>
    <w:link w:val="CommentTextChar"/>
    <w:uiPriority w:val="99"/>
    <w:unhideWhenUsed/>
    <w:rsid w:val="00BF2E06"/>
    <w:pPr>
      <w:spacing w:line="240" w:lineRule="auto"/>
    </w:pPr>
    <w:rPr>
      <w:sz w:val="20"/>
      <w:szCs w:val="20"/>
    </w:rPr>
  </w:style>
  <w:style w:type="character" w:customStyle="1" w:styleId="CommentTextChar">
    <w:name w:val="Comment Text Char"/>
    <w:basedOn w:val="DefaultParagraphFont"/>
    <w:link w:val="CommentText"/>
    <w:uiPriority w:val="99"/>
    <w:rsid w:val="00BF2E0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F2E06"/>
    <w:rPr>
      <w:b/>
      <w:bCs/>
    </w:rPr>
  </w:style>
  <w:style w:type="character" w:customStyle="1" w:styleId="CommentSubjectChar">
    <w:name w:val="Comment Subject Char"/>
    <w:basedOn w:val="CommentTextChar"/>
    <w:link w:val="CommentSubject"/>
    <w:uiPriority w:val="99"/>
    <w:semiHidden/>
    <w:rsid w:val="00BF2E06"/>
    <w:rPr>
      <w:b/>
      <w:bCs/>
      <w:kern w:val="0"/>
      <w:sz w:val="20"/>
      <w:szCs w:val="20"/>
      <w14:ligatures w14:val="none"/>
    </w:rPr>
  </w:style>
  <w:style w:type="character" w:styleId="Hyperlink">
    <w:name w:val="Hyperlink"/>
    <w:basedOn w:val="DefaultParagraphFont"/>
    <w:uiPriority w:val="99"/>
    <w:unhideWhenUsed/>
    <w:rsid w:val="00D923C8"/>
    <w:rPr>
      <w:color w:val="467886" w:themeColor="hyperlink"/>
      <w:u w:val="single"/>
    </w:rPr>
  </w:style>
  <w:style w:type="character" w:styleId="UnresolvedMention">
    <w:name w:val="Unresolved Mention"/>
    <w:basedOn w:val="DefaultParagraphFont"/>
    <w:uiPriority w:val="99"/>
    <w:semiHidden/>
    <w:unhideWhenUsed/>
    <w:rsid w:val="00D923C8"/>
    <w:rPr>
      <w:color w:val="605E5C"/>
      <w:shd w:val="clear" w:color="auto" w:fill="E1DFDD"/>
    </w:rPr>
  </w:style>
  <w:style w:type="character" w:styleId="FollowedHyperlink">
    <w:name w:val="FollowedHyperlink"/>
    <w:basedOn w:val="DefaultParagraphFont"/>
    <w:uiPriority w:val="99"/>
    <w:semiHidden/>
    <w:unhideWhenUsed/>
    <w:rsid w:val="00FE4FEA"/>
    <w:rPr>
      <w:color w:val="96607D" w:themeColor="followedHyperlink"/>
      <w:u w:val="single"/>
    </w:rPr>
  </w:style>
  <w:style w:type="paragraph" w:styleId="NormalWeb">
    <w:name w:val="Normal (Web)"/>
    <w:basedOn w:val="Normal"/>
    <w:uiPriority w:val="99"/>
    <w:semiHidden/>
    <w:unhideWhenUsed/>
    <w:rsid w:val="00577560"/>
    <w:rPr>
      <w:rFonts w:ascii="Times New Roman" w:hAnsi="Times New Roman" w:cs="Times New Roman"/>
      <w:sz w:val="24"/>
      <w:szCs w:val="24"/>
    </w:rPr>
  </w:style>
  <w:style w:type="character" w:styleId="Strong">
    <w:name w:val="Strong"/>
    <w:basedOn w:val="DefaultParagraphFont"/>
    <w:uiPriority w:val="22"/>
    <w:qFormat/>
    <w:rsid w:val="006834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0576">
      <w:bodyDiv w:val="1"/>
      <w:marLeft w:val="0"/>
      <w:marRight w:val="0"/>
      <w:marTop w:val="0"/>
      <w:marBottom w:val="0"/>
      <w:divBdr>
        <w:top w:val="none" w:sz="0" w:space="0" w:color="auto"/>
        <w:left w:val="none" w:sz="0" w:space="0" w:color="auto"/>
        <w:bottom w:val="none" w:sz="0" w:space="0" w:color="auto"/>
        <w:right w:val="none" w:sz="0" w:space="0" w:color="auto"/>
      </w:divBdr>
      <w:divsChild>
        <w:div w:id="350884181">
          <w:marLeft w:val="0"/>
          <w:marRight w:val="0"/>
          <w:marTop w:val="0"/>
          <w:marBottom w:val="0"/>
          <w:divBdr>
            <w:top w:val="none" w:sz="0" w:space="0" w:color="auto"/>
            <w:left w:val="none" w:sz="0" w:space="0" w:color="auto"/>
            <w:bottom w:val="none" w:sz="0" w:space="0" w:color="auto"/>
            <w:right w:val="none" w:sz="0" w:space="0" w:color="auto"/>
          </w:divBdr>
          <w:divsChild>
            <w:div w:id="1370107952">
              <w:marLeft w:val="0"/>
              <w:marRight w:val="0"/>
              <w:marTop w:val="0"/>
              <w:marBottom w:val="0"/>
              <w:divBdr>
                <w:top w:val="none" w:sz="0" w:space="0" w:color="auto"/>
                <w:left w:val="none" w:sz="0" w:space="0" w:color="auto"/>
                <w:bottom w:val="none" w:sz="0" w:space="0" w:color="auto"/>
                <w:right w:val="none" w:sz="0" w:space="0" w:color="auto"/>
              </w:divBdr>
              <w:divsChild>
                <w:div w:id="97408712">
                  <w:marLeft w:val="0"/>
                  <w:marRight w:val="0"/>
                  <w:marTop w:val="0"/>
                  <w:marBottom w:val="0"/>
                  <w:divBdr>
                    <w:top w:val="none" w:sz="0" w:space="0" w:color="auto"/>
                    <w:left w:val="none" w:sz="0" w:space="0" w:color="auto"/>
                    <w:bottom w:val="none" w:sz="0" w:space="0" w:color="auto"/>
                    <w:right w:val="none" w:sz="0" w:space="0" w:color="auto"/>
                  </w:divBdr>
                </w:div>
              </w:divsChild>
            </w:div>
            <w:div w:id="1935432074">
              <w:marLeft w:val="0"/>
              <w:marRight w:val="0"/>
              <w:marTop w:val="0"/>
              <w:marBottom w:val="0"/>
              <w:divBdr>
                <w:top w:val="none" w:sz="0" w:space="0" w:color="auto"/>
                <w:left w:val="none" w:sz="0" w:space="0" w:color="auto"/>
                <w:bottom w:val="none" w:sz="0" w:space="0" w:color="auto"/>
                <w:right w:val="none" w:sz="0" w:space="0" w:color="auto"/>
              </w:divBdr>
              <w:divsChild>
                <w:div w:id="6204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276">
      <w:bodyDiv w:val="1"/>
      <w:marLeft w:val="0"/>
      <w:marRight w:val="0"/>
      <w:marTop w:val="0"/>
      <w:marBottom w:val="0"/>
      <w:divBdr>
        <w:top w:val="none" w:sz="0" w:space="0" w:color="auto"/>
        <w:left w:val="none" w:sz="0" w:space="0" w:color="auto"/>
        <w:bottom w:val="none" w:sz="0" w:space="0" w:color="auto"/>
        <w:right w:val="none" w:sz="0" w:space="0" w:color="auto"/>
      </w:divBdr>
      <w:divsChild>
        <w:div w:id="575558542">
          <w:marLeft w:val="0"/>
          <w:marRight w:val="0"/>
          <w:marTop w:val="0"/>
          <w:marBottom w:val="0"/>
          <w:divBdr>
            <w:top w:val="none" w:sz="0" w:space="0" w:color="auto"/>
            <w:left w:val="none" w:sz="0" w:space="0" w:color="auto"/>
            <w:bottom w:val="none" w:sz="0" w:space="0" w:color="auto"/>
            <w:right w:val="none" w:sz="0" w:space="0" w:color="auto"/>
          </w:divBdr>
        </w:div>
      </w:divsChild>
    </w:div>
    <w:div w:id="23362956">
      <w:bodyDiv w:val="1"/>
      <w:marLeft w:val="0"/>
      <w:marRight w:val="0"/>
      <w:marTop w:val="0"/>
      <w:marBottom w:val="0"/>
      <w:divBdr>
        <w:top w:val="none" w:sz="0" w:space="0" w:color="auto"/>
        <w:left w:val="none" w:sz="0" w:space="0" w:color="auto"/>
        <w:bottom w:val="none" w:sz="0" w:space="0" w:color="auto"/>
        <w:right w:val="none" w:sz="0" w:space="0" w:color="auto"/>
      </w:divBdr>
    </w:div>
    <w:div w:id="23873102">
      <w:bodyDiv w:val="1"/>
      <w:marLeft w:val="0"/>
      <w:marRight w:val="0"/>
      <w:marTop w:val="0"/>
      <w:marBottom w:val="0"/>
      <w:divBdr>
        <w:top w:val="none" w:sz="0" w:space="0" w:color="auto"/>
        <w:left w:val="none" w:sz="0" w:space="0" w:color="auto"/>
        <w:bottom w:val="none" w:sz="0" w:space="0" w:color="auto"/>
        <w:right w:val="none" w:sz="0" w:space="0" w:color="auto"/>
      </w:divBdr>
    </w:div>
    <w:div w:id="37319900">
      <w:bodyDiv w:val="1"/>
      <w:marLeft w:val="0"/>
      <w:marRight w:val="0"/>
      <w:marTop w:val="0"/>
      <w:marBottom w:val="0"/>
      <w:divBdr>
        <w:top w:val="none" w:sz="0" w:space="0" w:color="auto"/>
        <w:left w:val="none" w:sz="0" w:space="0" w:color="auto"/>
        <w:bottom w:val="none" w:sz="0" w:space="0" w:color="auto"/>
        <w:right w:val="none" w:sz="0" w:space="0" w:color="auto"/>
      </w:divBdr>
      <w:divsChild>
        <w:div w:id="500704756">
          <w:marLeft w:val="0"/>
          <w:marRight w:val="0"/>
          <w:marTop w:val="0"/>
          <w:marBottom w:val="0"/>
          <w:divBdr>
            <w:top w:val="none" w:sz="0" w:space="0" w:color="auto"/>
            <w:left w:val="none" w:sz="0" w:space="0" w:color="auto"/>
            <w:bottom w:val="none" w:sz="0" w:space="0" w:color="auto"/>
            <w:right w:val="none" w:sz="0" w:space="0" w:color="auto"/>
          </w:divBdr>
        </w:div>
      </w:divsChild>
    </w:div>
    <w:div w:id="90666485">
      <w:bodyDiv w:val="1"/>
      <w:marLeft w:val="0"/>
      <w:marRight w:val="0"/>
      <w:marTop w:val="0"/>
      <w:marBottom w:val="0"/>
      <w:divBdr>
        <w:top w:val="none" w:sz="0" w:space="0" w:color="auto"/>
        <w:left w:val="none" w:sz="0" w:space="0" w:color="auto"/>
        <w:bottom w:val="none" w:sz="0" w:space="0" w:color="auto"/>
        <w:right w:val="none" w:sz="0" w:space="0" w:color="auto"/>
      </w:divBdr>
      <w:divsChild>
        <w:div w:id="640965940">
          <w:marLeft w:val="360"/>
          <w:marRight w:val="0"/>
          <w:marTop w:val="200"/>
          <w:marBottom w:val="0"/>
          <w:divBdr>
            <w:top w:val="none" w:sz="0" w:space="0" w:color="auto"/>
            <w:left w:val="none" w:sz="0" w:space="0" w:color="auto"/>
            <w:bottom w:val="none" w:sz="0" w:space="0" w:color="auto"/>
            <w:right w:val="none" w:sz="0" w:space="0" w:color="auto"/>
          </w:divBdr>
        </w:div>
        <w:div w:id="1900482040">
          <w:marLeft w:val="360"/>
          <w:marRight w:val="0"/>
          <w:marTop w:val="200"/>
          <w:marBottom w:val="0"/>
          <w:divBdr>
            <w:top w:val="none" w:sz="0" w:space="0" w:color="auto"/>
            <w:left w:val="none" w:sz="0" w:space="0" w:color="auto"/>
            <w:bottom w:val="none" w:sz="0" w:space="0" w:color="auto"/>
            <w:right w:val="none" w:sz="0" w:space="0" w:color="auto"/>
          </w:divBdr>
        </w:div>
        <w:div w:id="370614263">
          <w:marLeft w:val="360"/>
          <w:marRight w:val="0"/>
          <w:marTop w:val="200"/>
          <w:marBottom w:val="0"/>
          <w:divBdr>
            <w:top w:val="none" w:sz="0" w:space="0" w:color="auto"/>
            <w:left w:val="none" w:sz="0" w:space="0" w:color="auto"/>
            <w:bottom w:val="none" w:sz="0" w:space="0" w:color="auto"/>
            <w:right w:val="none" w:sz="0" w:space="0" w:color="auto"/>
          </w:divBdr>
        </w:div>
        <w:div w:id="153647373">
          <w:marLeft w:val="360"/>
          <w:marRight w:val="0"/>
          <w:marTop w:val="200"/>
          <w:marBottom w:val="0"/>
          <w:divBdr>
            <w:top w:val="none" w:sz="0" w:space="0" w:color="auto"/>
            <w:left w:val="none" w:sz="0" w:space="0" w:color="auto"/>
            <w:bottom w:val="none" w:sz="0" w:space="0" w:color="auto"/>
            <w:right w:val="none" w:sz="0" w:space="0" w:color="auto"/>
          </w:divBdr>
        </w:div>
        <w:div w:id="586572880">
          <w:marLeft w:val="360"/>
          <w:marRight w:val="0"/>
          <w:marTop w:val="200"/>
          <w:marBottom w:val="0"/>
          <w:divBdr>
            <w:top w:val="none" w:sz="0" w:space="0" w:color="auto"/>
            <w:left w:val="none" w:sz="0" w:space="0" w:color="auto"/>
            <w:bottom w:val="none" w:sz="0" w:space="0" w:color="auto"/>
            <w:right w:val="none" w:sz="0" w:space="0" w:color="auto"/>
          </w:divBdr>
        </w:div>
      </w:divsChild>
    </w:div>
    <w:div w:id="118646529">
      <w:bodyDiv w:val="1"/>
      <w:marLeft w:val="0"/>
      <w:marRight w:val="0"/>
      <w:marTop w:val="0"/>
      <w:marBottom w:val="0"/>
      <w:divBdr>
        <w:top w:val="none" w:sz="0" w:space="0" w:color="auto"/>
        <w:left w:val="none" w:sz="0" w:space="0" w:color="auto"/>
        <w:bottom w:val="none" w:sz="0" w:space="0" w:color="auto"/>
        <w:right w:val="none" w:sz="0" w:space="0" w:color="auto"/>
      </w:divBdr>
      <w:divsChild>
        <w:div w:id="815804730">
          <w:marLeft w:val="0"/>
          <w:marRight w:val="0"/>
          <w:marTop w:val="0"/>
          <w:marBottom w:val="0"/>
          <w:divBdr>
            <w:top w:val="none" w:sz="0" w:space="0" w:color="auto"/>
            <w:left w:val="none" w:sz="0" w:space="0" w:color="auto"/>
            <w:bottom w:val="none" w:sz="0" w:space="0" w:color="auto"/>
            <w:right w:val="none" w:sz="0" w:space="0" w:color="auto"/>
          </w:divBdr>
          <w:divsChild>
            <w:div w:id="759300722">
              <w:marLeft w:val="0"/>
              <w:marRight w:val="0"/>
              <w:marTop w:val="0"/>
              <w:marBottom w:val="0"/>
              <w:divBdr>
                <w:top w:val="none" w:sz="0" w:space="0" w:color="auto"/>
                <w:left w:val="none" w:sz="0" w:space="0" w:color="auto"/>
                <w:bottom w:val="none" w:sz="0" w:space="0" w:color="auto"/>
                <w:right w:val="none" w:sz="0" w:space="0" w:color="auto"/>
              </w:divBdr>
              <w:divsChild>
                <w:div w:id="333806712">
                  <w:marLeft w:val="0"/>
                  <w:marRight w:val="0"/>
                  <w:marTop w:val="0"/>
                  <w:marBottom w:val="0"/>
                  <w:divBdr>
                    <w:top w:val="none" w:sz="0" w:space="0" w:color="auto"/>
                    <w:left w:val="none" w:sz="0" w:space="0" w:color="auto"/>
                    <w:bottom w:val="none" w:sz="0" w:space="0" w:color="auto"/>
                    <w:right w:val="none" w:sz="0" w:space="0" w:color="auto"/>
                  </w:divBdr>
                </w:div>
              </w:divsChild>
            </w:div>
            <w:div w:id="405960530">
              <w:marLeft w:val="0"/>
              <w:marRight w:val="0"/>
              <w:marTop w:val="0"/>
              <w:marBottom w:val="0"/>
              <w:divBdr>
                <w:top w:val="none" w:sz="0" w:space="0" w:color="auto"/>
                <w:left w:val="none" w:sz="0" w:space="0" w:color="auto"/>
                <w:bottom w:val="none" w:sz="0" w:space="0" w:color="auto"/>
                <w:right w:val="none" w:sz="0" w:space="0" w:color="auto"/>
              </w:divBdr>
              <w:divsChild>
                <w:div w:id="14164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8569">
      <w:bodyDiv w:val="1"/>
      <w:marLeft w:val="0"/>
      <w:marRight w:val="0"/>
      <w:marTop w:val="0"/>
      <w:marBottom w:val="0"/>
      <w:divBdr>
        <w:top w:val="none" w:sz="0" w:space="0" w:color="auto"/>
        <w:left w:val="none" w:sz="0" w:space="0" w:color="auto"/>
        <w:bottom w:val="none" w:sz="0" w:space="0" w:color="auto"/>
        <w:right w:val="none" w:sz="0" w:space="0" w:color="auto"/>
      </w:divBdr>
      <w:divsChild>
        <w:div w:id="95492484">
          <w:marLeft w:val="360"/>
          <w:marRight w:val="0"/>
          <w:marTop w:val="200"/>
          <w:marBottom w:val="0"/>
          <w:divBdr>
            <w:top w:val="none" w:sz="0" w:space="0" w:color="auto"/>
            <w:left w:val="none" w:sz="0" w:space="0" w:color="auto"/>
            <w:bottom w:val="none" w:sz="0" w:space="0" w:color="auto"/>
            <w:right w:val="none" w:sz="0" w:space="0" w:color="auto"/>
          </w:divBdr>
        </w:div>
        <w:div w:id="540869298">
          <w:marLeft w:val="1080"/>
          <w:marRight w:val="0"/>
          <w:marTop w:val="100"/>
          <w:marBottom w:val="0"/>
          <w:divBdr>
            <w:top w:val="none" w:sz="0" w:space="0" w:color="auto"/>
            <w:left w:val="none" w:sz="0" w:space="0" w:color="auto"/>
            <w:bottom w:val="none" w:sz="0" w:space="0" w:color="auto"/>
            <w:right w:val="none" w:sz="0" w:space="0" w:color="auto"/>
          </w:divBdr>
        </w:div>
        <w:div w:id="1737432283">
          <w:marLeft w:val="1080"/>
          <w:marRight w:val="0"/>
          <w:marTop w:val="100"/>
          <w:marBottom w:val="0"/>
          <w:divBdr>
            <w:top w:val="none" w:sz="0" w:space="0" w:color="auto"/>
            <w:left w:val="none" w:sz="0" w:space="0" w:color="auto"/>
            <w:bottom w:val="none" w:sz="0" w:space="0" w:color="auto"/>
            <w:right w:val="none" w:sz="0" w:space="0" w:color="auto"/>
          </w:divBdr>
        </w:div>
      </w:divsChild>
    </w:div>
    <w:div w:id="218824831">
      <w:bodyDiv w:val="1"/>
      <w:marLeft w:val="0"/>
      <w:marRight w:val="0"/>
      <w:marTop w:val="0"/>
      <w:marBottom w:val="0"/>
      <w:divBdr>
        <w:top w:val="none" w:sz="0" w:space="0" w:color="auto"/>
        <w:left w:val="none" w:sz="0" w:space="0" w:color="auto"/>
        <w:bottom w:val="none" w:sz="0" w:space="0" w:color="auto"/>
        <w:right w:val="none" w:sz="0" w:space="0" w:color="auto"/>
      </w:divBdr>
      <w:divsChild>
        <w:div w:id="1734965261">
          <w:marLeft w:val="360"/>
          <w:marRight w:val="0"/>
          <w:marTop w:val="200"/>
          <w:marBottom w:val="0"/>
          <w:divBdr>
            <w:top w:val="none" w:sz="0" w:space="0" w:color="auto"/>
            <w:left w:val="none" w:sz="0" w:space="0" w:color="auto"/>
            <w:bottom w:val="none" w:sz="0" w:space="0" w:color="auto"/>
            <w:right w:val="none" w:sz="0" w:space="0" w:color="auto"/>
          </w:divBdr>
        </w:div>
        <w:div w:id="1702049387">
          <w:marLeft w:val="360"/>
          <w:marRight w:val="0"/>
          <w:marTop w:val="200"/>
          <w:marBottom w:val="0"/>
          <w:divBdr>
            <w:top w:val="none" w:sz="0" w:space="0" w:color="auto"/>
            <w:left w:val="none" w:sz="0" w:space="0" w:color="auto"/>
            <w:bottom w:val="none" w:sz="0" w:space="0" w:color="auto"/>
            <w:right w:val="none" w:sz="0" w:space="0" w:color="auto"/>
          </w:divBdr>
        </w:div>
        <w:div w:id="104276853">
          <w:marLeft w:val="360"/>
          <w:marRight w:val="0"/>
          <w:marTop w:val="200"/>
          <w:marBottom w:val="0"/>
          <w:divBdr>
            <w:top w:val="none" w:sz="0" w:space="0" w:color="auto"/>
            <w:left w:val="none" w:sz="0" w:space="0" w:color="auto"/>
            <w:bottom w:val="none" w:sz="0" w:space="0" w:color="auto"/>
            <w:right w:val="none" w:sz="0" w:space="0" w:color="auto"/>
          </w:divBdr>
        </w:div>
        <w:div w:id="1054309049">
          <w:marLeft w:val="360"/>
          <w:marRight w:val="0"/>
          <w:marTop w:val="200"/>
          <w:marBottom w:val="0"/>
          <w:divBdr>
            <w:top w:val="none" w:sz="0" w:space="0" w:color="auto"/>
            <w:left w:val="none" w:sz="0" w:space="0" w:color="auto"/>
            <w:bottom w:val="none" w:sz="0" w:space="0" w:color="auto"/>
            <w:right w:val="none" w:sz="0" w:space="0" w:color="auto"/>
          </w:divBdr>
        </w:div>
        <w:div w:id="338629333">
          <w:marLeft w:val="360"/>
          <w:marRight w:val="0"/>
          <w:marTop w:val="200"/>
          <w:marBottom w:val="0"/>
          <w:divBdr>
            <w:top w:val="none" w:sz="0" w:space="0" w:color="auto"/>
            <w:left w:val="none" w:sz="0" w:space="0" w:color="auto"/>
            <w:bottom w:val="none" w:sz="0" w:space="0" w:color="auto"/>
            <w:right w:val="none" w:sz="0" w:space="0" w:color="auto"/>
          </w:divBdr>
        </w:div>
      </w:divsChild>
    </w:div>
    <w:div w:id="219680120">
      <w:bodyDiv w:val="1"/>
      <w:marLeft w:val="0"/>
      <w:marRight w:val="0"/>
      <w:marTop w:val="0"/>
      <w:marBottom w:val="0"/>
      <w:divBdr>
        <w:top w:val="none" w:sz="0" w:space="0" w:color="auto"/>
        <w:left w:val="none" w:sz="0" w:space="0" w:color="auto"/>
        <w:bottom w:val="none" w:sz="0" w:space="0" w:color="auto"/>
        <w:right w:val="none" w:sz="0" w:space="0" w:color="auto"/>
      </w:divBdr>
      <w:divsChild>
        <w:div w:id="1533493359">
          <w:marLeft w:val="0"/>
          <w:marRight w:val="0"/>
          <w:marTop w:val="0"/>
          <w:marBottom w:val="0"/>
          <w:divBdr>
            <w:top w:val="none" w:sz="0" w:space="0" w:color="auto"/>
            <w:left w:val="none" w:sz="0" w:space="0" w:color="auto"/>
            <w:bottom w:val="none" w:sz="0" w:space="0" w:color="auto"/>
            <w:right w:val="none" w:sz="0" w:space="0" w:color="auto"/>
          </w:divBdr>
        </w:div>
      </w:divsChild>
    </w:div>
    <w:div w:id="256718333">
      <w:bodyDiv w:val="1"/>
      <w:marLeft w:val="0"/>
      <w:marRight w:val="0"/>
      <w:marTop w:val="0"/>
      <w:marBottom w:val="0"/>
      <w:divBdr>
        <w:top w:val="none" w:sz="0" w:space="0" w:color="auto"/>
        <w:left w:val="none" w:sz="0" w:space="0" w:color="auto"/>
        <w:bottom w:val="none" w:sz="0" w:space="0" w:color="auto"/>
        <w:right w:val="none" w:sz="0" w:space="0" w:color="auto"/>
      </w:divBdr>
      <w:divsChild>
        <w:div w:id="2135514069">
          <w:marLeft w:val="0"/>
          <w:marRight w:val="0"/>
          <w:marTop w:val="0"/>
          <w:marBottom w:val="0"/>
          <w:divBdr>
            <w:top w:val="none" w:sz="0" w:space="0" w:color="auto"/>
            <w:left w:val="none" w:sz="0" w:space="0" w:color="auto"/>
            <w:bottom w:val="none" w:sz="0" w:space="0" w:color="auto"/>
            <w:right w:val="none" w:sz="0" w:space="0" w:color="auto"/>
          </w:divBdr>
          <w:divsChild>
            <w:div w:id="562059053">
              <w:marLeft w:val="0"/>
              <w:marRight w:val="0"/>
              <w:marTop w:val="0"/>
              <w:marBottom w:val="0"/>
              <w:divBdr>
                <w:top w:val="none" w:sz="0" w:space="0" w:color="auto"/>
                <w:left w:val="none" w:sz="0" w:space="0" w:color="auto"/>
                <w:bottom w:val="none" w:sz="0" w:space="0" w:color="auto"/>
                <w:right w:val="none" w:sz="0" w:space="0" w:color="auto"/>
              </w:divBdr>
              <w:divsChild>
                <w:div w:id="156188807">
                  <w:marLeft w:val="0"/>
                  <w:marRight w:val="0"/>
                  <w:marTop w:val="0"/>
                  <w:marBottom w:val="0"/>
                  <w:divBdr>
                    <w:top w:val="none" w:sz="0" w:space="0" w:color="auto"/>
                    <w:left w:val="none" w:sz="0" w:space="0" w:color="auto"/>
                    <w:bottom w:val="none" w:sz="0" w:space="0" w:color="auto"/>
                    <w:right w:val="none" w:sz="0" w:space="0" w:color="auto"/>
                  </w:divBdr>
                </w:div>
              </w:divsChild>
            </w:div>
            <w:div w:id="758601168">
              <w:marLeft w:val="0"/>
              <w:marRight w:val="0"/>
              <w:marTop w:val="0"/>
              <w:marBottom w:val="0"/>
              <w:divBdr>
                <w:top w:val="none" w:sz="0" w:space="0" w:color="auto"/>
                <w:left w:val="none" w:sz="0" w:space="0" w:color="auto"/>
                <w:bottom w:val="none" w:sz="0" w:space="0" w:color="auto"/>
                <w:right w:val="none" w:sz="0" w:space="0" w:color="auto"/>
              </w:divBdr>
            </w:div>
            <w:div w:id="959072659">
              <w:marLeft w:val="0"/>
              <w:marRight w:val="0"/>
              <w:marTop w:val="0"/>
              <w:marBottom w:val="0"/>
              <w:divBdr>
                <w:top w:val="none" w:sz="0" w:space="0" w:color="auto"/>
                <w:left w:val="none" w:sz="0" w:space="0" w:color="auto"/>
                <w:bottom w:val="none" w:sz="0" w:space="0" w:color="auto"/>
                <w:right w:val="none" w:sz="0" w:space="0" w:color="auto"/>
              </w:divBdr>
            </w:div>
            <w:div w:id="507060832">
              <w:marLeft w:val="0"/>
              <w:marRight w:val="0"/>
              <w:marTop w:val="0"/>
              <w:marBottom w:val="0"/>
              <w:divBdr>
                <w:top w:val="none" w:sz="0" w:space="0" w:color="auto"/>
                <w:left w:val="none" w:sz="0" w:space="0" w:color="auto"/>
                <w:bottom w:val="none" w:sz="0" w:space="0" w:color="auto"/>
                <w:right w:val="none" w:sz="0" w:space="0" w:color="auto"/>
              </w:divBdr>
            </w:div>
            <w:div w:id="1473327708">
              <w:marLeft w:val="0"/>
              <w:marRight w:val="0"/>
              <w:marTop w:val="0"/>
              <w:marBottom w:val="0"/>
              <w:divBdr>
                <w:top w:val="none" w:sz="0" w:space="0" w:color="auto"/>
                <w:left w:val="none" w:sz="0" w:space="0" w:color="auto"/>
                <w:bottom w:val="none" w:sz="0" w:space="0" w:color="auto"/>
                <w:right w:val="none" w:sz="0" w:space="0" w:color="auto"/>
              </w:divBdr>
            </w:div>
            <w:div w:id="232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5355">
      <w:bodyDiv w:val="1"/>
      <w:marLeft w:val="0"/>
      <w:marRight w:val="0"/>
      <w:marTop w:val="0"/>
      <w:marBottom w:val="0"/>
      <w:divBdr>
        <w:top w:val="none" w:sz="0" w:space="0" w:color="auto"/>
        <w:left w:val="none" w:sz="0" w:space="0" w:color="auto"/>
        <w:bottom w:val="none" w:sz="0" w:space="0" w:color="auto"/>
        <w:right w:val="none" w:sz="0" w:space="0" w:color="auto"/>
      </w:divBdr>
      <w:divsChild>
        <w:div w:id="501046893">
          <w:marLeft w:val="0"/>
          <w:marRight w:val="0"/>
          <w:marTop w:val="0"/>
          <w:marBottom w:val="0"/>
          <w:divBdr>
            <w:top w:val="none" w:sz="0" w:space="0" w:color="auto"/>
            <w:left w:val="none" w:sz="0" w:space="0" w:color="auto"/>
            <w:bottom w:val="none" w:sz="0" w:space="0" w:color="auto"/>
            <w:right w:val="none" w:sz="0" w:space="0" w:color="auto"/>
          </w:divBdr>
          <w:divsChild>
            <w:div w:id="1362245501">
              <w:marLeft w:val="0"/>
              <w:marRight w:val="0"/>
              <w:marTop w:val="0"/>
              <w:marBottom w:val="0"/>
              <w:divBdr>
                <w:top w:val="none" w:sz="0" w:space="0" w:color="auto"/>
                <w:left w:val="none" w:sz="0" w:space="0" w:color="auto"/>
                <w:bottom w:val="none" w:sz="0" w:space="0" w:color="auto"/>
                <w:right w:val="none" w:sz="0" w:space="0" w:color="auto"/>
              </w:divBdr>
            </w:div>
            <w:div w:id="613365295">
              <w:marLeft w:val="0"/>
              <w:marRight w:val="0"/>
              <w:marTop w:val="0"/>
              <w:marBottom w:val="0"/>
              <w:divBdr>
                <w:top w:val="none" w:sz="0" w:space="0" w:color="auto"/>
                <w:left w:val="none" w:sz="0" w:space="0" w:color="auto"/>
                <w:bottom w:val="none" w:sz="0" w:space="0" w:color="auto"/>
                <w:right w:val="none" w:sz="0" w:space="0" w:color="auto"/>
              </w:divBdr>
            </w:div>
            <w:div w:id="1041785035">
              <w:marLeft w:val="0"/>
              <w:marRight w:val="0"/>
              <w:marTop w:val="0"/>
              <w:marBottom w:val="0"/>
              <w:divBdr>
                <w:top w:val="none" w:sz="0" w:space="0" w:color="auto"/>
                <w:left w:val="none" w:sz="0" w:space="0" w:color="auto"/>
                <w:bottom w:val="none" w:sz="0" w:space="0" w:color="auto"/>
                <w:right w:val="none" w:sz="0" w:space="0" w:color="auto"/>
              </w:divBdr>
            </w:div>
            <w:div w:id="20746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4271">
      <w:bodyDiv w:val="1"/>
      <w:marLeft w:val="0"/>
      <w:marRight w:val="0"/>
      <w:marTop w:val="0"/>
      <w:marBottom w:val="0"/>
      <w:divBdr>
        <w:top w:val="none" w:sz="0" w:space="0" w:color="auto"/>
        <w:left w:val="none" w:sz="0" w:space="0" w:color="auto"/>
        <w:bottom w:val="none" w:sz="0" w:space="0" w:color="auto"/>
        <w:right w:val="none" w:sz="0" w:space="0" w:color="auto"/>
      </w:divBdr>
      <w:divsChild>
        <w:div w:id="1184048708">
          <w:marLeft w:val="0"/>
          <w:marRight w:val="0"/>
          <w:marTop w:val="0"/>
          <w:marBottom w:val="0"/>
          <w:divBdr>
            <w:top w:val="none" w:sz="0" w:space="0" w:color="auto"/>
            <w:left w:val="none" w:sz="0" w:space="0" w:color="auto"/>
            <w:bottom w:val="none" w:sz="0" w:space="0" w:color="auto"/>
            <w:right w:val="none" w:sz="0" w:space="0" w:color="auto"/>
          </w:divBdr>
          <w:divsChild>
            <w:div w:id="596988855">
              <w:marLeft w:val="0"/>
              <w:marRight w:val="0"/>
              <w:marTop w:val="0"/>
              <w:marBottom w:val="0"/>
              <w:divBdr>
                <w:top w:val="none" w:sz="0" w:space="0" w:color="auto"/>
                <w:left w:val="none" w:sz="0" w:space="0" w:color="auto"/>
                <w:bottom w:val="none" w:sz="0" w:space="0" w:color="auto"/>
                <w:right w:val="none" w:sz="0" w:space="0" w:color="auto"/>
              </w:divBdr>
              <w:divsChild>
                <w:div w:id="516358745">
                  <w:marLeft w:val="0"/>
                  <w:marRight w:val="0"/>
                  <w:marTop w:val="0"/>
                  <w:marBottom w:val="0"/>
                  <w:divBdr>
                    <w:top w:val="none" w:sz="0" w:space="0" w:color="auto"/>
                    <w:left w:val="none" w:sz="0" w:space="0" w:color="auto"/>
                    <w:bottom w:val="none" w:sz="0" w:space="0" w:color="auto"/>
                    <w:right w:val="none" w:sz="0" w:space="0" w:color="auto"/>
                  </w:divBdr>
                  <w:divsChild>
                    <w:div w:id="1655066320">
                      <w:marLeft w:val="0"/>
                      <w:marRight w:val="0"/>
                      <w:marTop w:val="0"/>
                      <w:marBottom w:val="0"/>
                      <w:divBdr>
                        <w:top w:val="none" w:sz="0" w:space="0" w:color="auto"/>
                        <w:left w:val="none" w:sz="0" w:space="0" w:color="auto"/>
                        <w:bottom w:val="none" w:sz="0" w:space="0" w:color="auto"/>
                        <w:right w:val="none" w:sz="0" w:space="0" w:color="auto"/>
                      </w:divBdr>
                      <w:divsChild>
                        <w:div w:id="2097550860">
                          <w:marLeft w:val="0"/>
                          <w:marRight w:val="0"/>
                          <w:marTop w:val="0"/>
                          <w:marBottom w:val="0"/>
                          <w:divBdr>
                            <w:top w:val="none" w:sz="0" w:space="0" w:color="auto"/>
                            <w:left w:val="none" w:sz="0" w:space="0" w:color="auto"/>
                            <w:bottom w:val="none" w:sz="0" w:space="0" w:color="auto"/>
                            <w:right w:val="none" w:sz="0" w:space="0" w:color="auto"/>
                          </w:divBdr>
                          <w:divsChild>
                            <w:div w:id="13448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845246">
      <w:bodyDiv w:val="1"/>
      <w:marLeft w:val="0"/>
      <w:marRight w:val="0"/>
      <w:marTop w:val="0"/>
      <w:marBottom w:val="0"/>
      <w:divBdr>
        <w:top w:val="none" w:sz="0" w:space="0" w:color="auto"/>
        <w:left w:val="none" w:sz="0" w:space="0" w:color="auto"/>
        <w:bottom w:val="none" w:sz="0" w:space="0" w:color="auto"/>
        <w:right w:val="none" w:sz="0" w:space="0" w:color="auto"/>
      </w:divBdr>
    </w:div>
    <w:div w:id="381713008">
      <w:bodyDiv w:val="1"/>
      <w:marLeft w:val="0"/>
      <w:marRight w:val="0"/>
      <w:marTop w:val="0"/>
      <w:marBottom w:val="0"/>
      <w:divBdr>
        <w:top w:val="none" w:sz="0" w:space="0" w:color="auto"/>
        <w:left w:val="none" w:sz="0" w:space="0" w:color="auto"/>
        <w:bottom w:val="none" w:sz="0" w:space="0" w:color="auto"/>
        <w:right w:val="none" w:sz="0" w:space="0" w:color="auto"/>
      </w:divBdr>
      <w:divsChild>
        <w:div w:id="616912891">
          <w:marLeft w:val="360"/>
          <w:marRight w:val="0"/>
          <w:marTop w:val="200"/>
          <w:marBottom w:val="0"/>
          <w:divBdr>
            <w:top w:val="none" w:sz="0" w:space="0" w:color="auto"/>
            <w:left w:val="none" w:sz="0" w:space="0" w:color="auto"/>
            <w:bottom w:val="none" w:sz="0" w:space="0" w:color="auto"/>
            <w:right w:val="none" w:sz="0" w:space="0" w:color="auto"/>
          </w:divBdr>
        </w:div>
        <w:div w:id="2060744783">
          <w:marLeft w:val="360"/>
          <w:marRight w:val="0"/>
          <w:marTop w:val="200"/>
          <w:marBottom w:val="0"/>
          <w:divBdr>
            <w:top w:val="none" w:sz="0" w:space="0" w:color="auto"/>
            <w:left w:val="none" w:sz="0" w:space="0" w:color="auto"/>
            <w:bottom w:val="none" w:sz="0" w:space="0" w:color="auto"/>
            <w:right w:val="none" w:sz="0" w:space="0" w:color="auto"/>
          </w:divBdr>
        </w:div>
        <w:div w:id="484709033">
          <w:marLeft w:val="360"/>
          <w:marRight w:val="0"/>
          <w:marTop w:val="200"/>
          <w:marBottom w:val="0"/>
          <w:divBdr>
            <w:top w:val="none" w:sz="0" w:space="0" w:color="auto"/>
            <w:left w:val="none" w:sz="0" w:space="0" w:color="auto"/>
            <w:bottom w:val="none" w:sz="0" w:space="0" w:color="auto"/>
            <w:right w:val="none" w:sz="0" w:space="0" w:color="auto"/>
          </w:divBdr>
        </w:div>
        <w:div w:id="1580140984">
          <w:marLeft w:val="360"/>
          <w:marRight w:val="0"/>
          <w:marTop w:val="200"/>
          <w:marBottom w:val="0"/>
          <w:divBdr>
            <w:top w:val="none" w:sz="0" w:space="0" w:color="auto"/>
            <w:left w:val="none" w:sz="0" w:space="0" w:color="auto"/>
            <w:bottom w:val="none" w:sz="0" w:space="0" w:color="auto"/>
            <w:right w:val="none" w:sz="0" w:space="0" w:color="auto"/>
          </w:divBdr>
        </w:div>
        <w:div w:id="964045047">
          <w:marLeft w:val="360"/>
          <w:marRight w:val="0"/>
          <w:marTop w:val="200"/>
          <w:marBottom w:val="0"/>
          <w:divBdr>
            <w:top w:val="none" w:sz="0" w:space="0" w:color="auto"/>
            <w:left w:val="none" w:sz="0" w:space="0" w:color="auto"/>
            <w:bottom w:val="none" w:sz="0" w:space="0" w:color="auto"/>
            <w:right w:val="none" w:sz="0" w:space="0" w:color="auto"/>
          </w:divBdr>
        </w:div>
      </w:divsChild>
    </w:div>
    <w:div w:id="433945652">
      <w:bodyDiv w:val="1"/>
      <w:marLeft w:val="0"/>
      <w:marRight w:val="0"/>
      <w:marTop w:val="0"/>
      <w:marBottom w:val="0"/>
      <w:divBdr>
        <w:top w:val="none" w:sz="0" w:space="0" w:color="auto"/>
        <w:left w:val="none" w:sz="0" w:space="0" w:color="auto"/>
        <w:bottom w:val="none" w:sz="0" w:space="0" w:color="auto"/>
        <w:right w:val="none" w:sz="0" w:space="0" w:color="auto"/>
      </w:divBdr>
      <w:divsChild>
        <w:div w:id="2003972584">
          <w:marLeft w:val="0"/>
          <w:marRight w:val="0"/>
          <w:marTop w:val="0"/>
          <w:marBottom w:val="0"/>
          <w:divBdr>
            <w:top w:val="none" w:sz="0" w:space="0" w:color="auto"/>
            <w:left w:val="none" w:sz="0" w:space="0" w:color="auto"/>
            <w:bottom w:val="none" w:sz="0" w:space="0" w:color="auto"/>
            <w:right w:val="none" w:sz="0" w:space="0" w:color="auto"/>
          </w:divBdr>
        </w:div>
      </w:divsChild>
    </w:div>
    <w:div w:id="483352866">
      <w:bodyDiv w:val="1"/>
      <w:marLeft w:val="0"/>
      <w:marRight w:val="0"/>
      <w:marTop w:val="0"/>
      <w:marBottom w:val="0"/>
      <w:divBdr>
        <w:top w:val="none" w:sz="0" w:space="0" w:color="auto"/>
        <w:left w:val="none" w:sz="0" w:space="0" w:color="auto"/>
        <w:bottom w:val="none" w:sz="0" w:space="0" w:color="auto"/>
        <w:right w:val="none" w:sz="0" w:space="0" w:color="auto"/>
      </w:divBdr>
      <w:divsChild>
        <w:div w:id="792215313">
          <w:marLeft w:val="0"/>
          <w:marRight w:val="0"/>
          <w:marTop w:val="0"/>
          <w:marBottom w:val="0"/>
          <w:divBdr>
            <w:top w:val="none" w:sz="0" w:space="0" w:color="auto"/>
            <w:left w:val="none" w:sz="0" w:space="0" w:color="auto"/>
            <w:bottom w:val="none" w:sz="0" w:space="0" w:color="auto"/>
            <w:right w:val="none" w:sz="0" w:space="0" w:color="auto"/>
          </w:divBdr>
        </w:div>
      </w:divsChild>
    </w:div>
    <w:div w:id="647441808">
      <w:bodyDiv w:val="1"/>
      <w:marLeft w:val="0"/>
      <w:marRight w:val="0"/>
      <w:marTop w:val="0"/>
      <w:marBottom w:val="0"/>
      <w:divBdr>
        <w:top w:val="none" w:sz="0" w:space="0" w:color="auto"/>
        <w:left w:val="none" w:sz="0" w:space="0" w:color="auto"/>
        <w:bottom w:val="none" w:sz="0" w:space="0" w:color="auto"/>
        <w:right w:val="none" w:sz="0" w:space="0" w:color="auto"/>
      </w:divBdr>
      <w:divsChild>
        <w:div w:id="2078552477">
          <w:marLeft w:val="360"/>
          <w:marRight w:val="0"/>
          <w:marTop w:val="0"/>
          <w:marBottom w:val="0"/>
          <w:divBdr>
            <w:top w:val="none" w:sz="0" w:space="0" w:color="auto"/>
            <w:left w:val="none" w:sz="0" w:space="0" w:color="auto"/>
            <w:bottom w:val="none" w:sz="0" w:space="0" w:color="auto"/>
            <w:right w:val="none" w:sz="0" w:space="0" w:color="auto"/>
          </w:divBdr>
        </w:div>
        <w:div w:id="954289013">
          <w:marLeft w:val="360"/>
          <w:marRight w:val="0"/>
          <w:marTop w:val="0"/>
          <w:marBottom w:val="0"/>
          <w:divBdr>
            <w:top w:val="none" w:sz="0" w:space="0" w:color="auto"/>
            <w:left w:val="none" w:sz="0" w:space="0" w:color="auto"/>
            <w:bottom w:val="none" w:sz="0" w:space="0" w:color="auto"/>
            <w:right w:val="none" w:sz="0" w:space="0" w:color="auto"/>
          </w:divBdr>
        </w:div>
        <w:div w:id="443967321">
          <w:marLeft w:val="360"/>
          <w:marRight w:val="0"/>
          <w:marTop w:val="0"/>
          <w:marBottom w:val="0"/>
          <w:divBdr>
            <w:top w:val="none" w:sz="0" w:space="0" w:color="auto"/>
            <w:left w:val="none" w:sz="0" w:space="0" w:color="auto"/>
            <w:bottom w:val="none" w:sz="0" w:space="0" w:color="auto"/>
            <w:right w:val="none" w:sz="0" w:space="0" w:color="auto"/>
          </w:divBdr>
        </w:div>
        <w:div w:id="1523976031">
          <w:marLeft w:val="360"/>
          <w:marRight w:val="0"/>
          <w:marTop w:val="0"/>
          <w:marBottom w:val="0"/>
          <w:divBdr>
            <w:top w:val="none" w:sz="0" w:space="0" w:color="auto"/>
            <w:left w:val="none" w:sz="0" w:space="0" w:color="auto"/>
            <w:bottom w:val="none" w:sz="0" w:space="0" w:color="auto"/>
            <w:right w:val="none" w:sz="0" w:space="0" w:color="auto"/>
          </w:divBdr>
        </w:div>
        <w:div w:id="496723833">
          <w:marLeft w:val="360"/>
          <w:marRight w:val="0"/>
          <w:marTop w:val="0"/>
          <w:marBottom w:val="0"/>
          <w:divBdr>
            <w:top w:val="none" w:sz="0" w:space="0" w:color="auto"/>
            <w:left w:val="none" w:sz="0" w:space="0" w:color="auto"/>
            <w:bottom w:val="none" w:sz="0" w:space="0" w:color="auto"/>
            <w:right w:val="none" w:sz="0" w:space="0" w:color="auto"/>
          </w:divBdr>
        </w:div>
      </w:divsChild>
    </w:div>
    <w:div w:id="660038888">
      <w:bodyDiv w:val="1"/>
      <w:marLeft w:val="0"/>
      <w:marRight w:val="0"/>
      <w:marTop w:val="0"/>
      <w:marBottom w:val="0"/>
      <w:divBdr>
        <w:top w:val="none" w:sz="0" w:space="0" w:color="auto"/>
        <w:left w:val="none" w:sz="0" w:space="0" w:color="auto"/>
        <w:bottom w:val="none" w:sz="0" w:space="0" w:color="auto"/>
        <w:right w:val="none" w:sz="0" w:space="0" w:color="auto"/>
      </w:divBdr>
      <w:divsChild>
        <w:div w:id="1447307059">
          <w:marLeft w:val="0"/>
          <w:marRight w:val="0"/>
          <w:marTop w:val="15"/>
          <w:marBottom w:val="0"/>
          <w:divBdr>
            <w:top w:val="single" w:sz="48" w:space="0" w:color="auto"/>
            <w:left w:val="single" w:sz="48" w:space="0" w:color="auto"/>
            <w:bottom w:val="single" w:sz="48" w:space="0" w:color="auto"/>
            <w:right w:val="single" w:sz="48" w:space="0" w:color="auto"/>
          </w:divBdr>
          <w:divsChild>
            <w:div w:id="1049762536">
              <w:marLeft w:val="0"/>
              <w:marRight w:val="0"/>
              <w:marTop w:val="0"/>
              <w:marBottom w:val="0"/>
              <w:divBdr>
                <w:top w:val="none" w:sz="0" w:space="0" w:color="auto"/>
                <w:left w:val="none" w:sz="0" w:space="0" w:color="auto"/>
                <w:bottom w:val="none" w:sz="0" w:space="0" w:color="auto"/>
                <w:right w:val="none" w:sz="0" w:space="0" w:color="auto"/>
              </w:divBdr>
              <w:divsChild>
                <w:div w:id="1463764325">
                  <w:marLeft w:val="0"/>
                  <w:marRight w:val="0"/>
                  <w:marTop w:val="0"/>
                  <w:marBottom w:val="0"/>
                  <w:divBdr>
                    <w:top w:val="none" w:sz="0" w:space="0" w:color="auto"/>
                    <w:left w:val="none" w:sz="0" w:space="0" w:color="auto"/>
                    <w:bottom w:val="none" w:sz="0" w:space="0" w:color="auto"/>
                    <w:right w:val="none" w:sz="0" w:space="0" w:color="auto"/>
                  </w:divBdr>
                </w:div>
                <w:div w:id="1337346122">
                  <w:marLeft w:val="0"/>
                  <w:marRight w:val="0"/>
                  <w:marTop w:val="0"/>
                  <w:marBottom w:val="0"/>
                  <w:divBdr>
                    <w:top w:val="none" w:sz="0" w:space="0" w:color="auto"/>
                    <w:left w:val="none" w:sz="0" w:space="0" w:color="auto"/>
                    <w:bottom w:val="none" w:sz="0" w:space="0" w:color="auto"/>
                    <w:right w:val="none" w:sz="0" w:space="0" w:color="auto"/>
                  </w:divBdr>
                </w:div>
                <w:div w:id="1329288695">
                  <w:marLeft w:val="0"/>
                  <w:marRight w:val="0"/>
                  <w:marTop w:val="0"/>
                  <w:marBottom w:val="0"/>
                  <w:divBdr>
                    <w:top w:val="none" w:sz="0" w:space="0" w:color="auto"/>
                    <w:left w:val="none" w:sz="0" w:space="0" w:color="auto"/>
                    <w:bottom w:val="none" w:sz="0" w:space="0" w:color="auto"/>
                    <w:right w:val="none" w:sz="0" w:space="0" w:color="auto"/>
                  </w:divBdr>
                </w:div>
                <w:div w:id="2085102526">
                  <w:marLeft w:val="0"/>
                  <w:marRight w:val="0"/>
                  <w:marTop w:val="0"/>
                  <w:marBottom w:val="0"/>
                  <w:divBdr>
                    <w:top w:val="none" w:sz="0" w:space="0" w:color="auto"/>
                    <w:left w:val="none" w:sz="0" w:space="0" w:color="auto"/>
                    <w:bottom w:val="none" w:sz="0" w:space="0" w:color="auto"/>
                    <w:right w:val="none" w:sz="0" w:space="0" w:color="auto"/>
                  </w:divBdr>
                </w:div>
                <w:div w:id="1150755552">
                  <w:marLeft w:val="0"/>
                  <w:marRight w:val="0"/>
                  <w:marTop w:val="0"/>
                  <w:marBottom w:val="0"/>
                  <w:divBdr>
                    <w:top w:val="none" w:sz="0" w:space="0" w:color="auto"/>
                    <w:left w:val="none" w:sz="0" w:space="0" w:color="auto"/>
                    <w:bottom w:val="none" w:sz="0" w:space="0" w:color="auto"/>
                    <w:right w:val="none" w:sz="0" w:space="0" w:color="auto"/>
                  </w:divBdr>
                </w:div>
                <w:div w:id="89745592">
                  <w:marLeft w:val="0"/>
                  <w:marRight w:val="0"/>
                  <w:marTop w:val="0"/>
                  <w:marBottom w:val="0"/>
                  <w:divBdr>
                    <w:top w:val="none" w:sz="0" w:space="0" w:color="auto"/>
                    <w:left w:val="none" w:sz="0" w:space="0" w:color="auto"/>
                    <w:bottom w:val="none" w:sz="0" w:space="0" w:color="auto"/>
                    <w:right w:val="none" w:sz="0" w:space="0" w:color="auto"/>
                  </w:divBdr>
                </w:div>
                <w:div w:id="160435875">
                  <w:marLeft w:val="0"/>
                  <w:marRight w:val="0"/>
                  <w:marTop w:val="0"/>
                  <w:marBottom w:val="0"/>
                  <w:divBdr>
                    <w:top w:val="none" w:sz="0" w:space="0" w:color="auto"/>
                    <w:left w:val="none" w:sz="0" w:space="0" w:color="auto"/>
                    <w:bottom w:val="none" w:sz="0" w:space="0" w:color="auto"/>
                    <w:right w:val="none" w:sz="0" w:space="0" w:color="auto"/>
                  </w:divBdr>
                </w:div>
                <w:div w:id="536284320">
                  <w:marLeft w:val="0"/>
                  <w:marRight w:val="0"/>
                  <w:marTop w:val="0"/>
                  <w:marBottom w:val="0"/>
                  <w:divBdr>
                    <w:top w:val="none" w:sz="0" w:space="0" w:color="auto"/>
                    <w:left w:val="none" w:sz="0" w:space="0" w:color="auto"/>
                    <w:bottom w:val="none" w:sz="0" w:space="0" w:color="auto"/>
                    <w:right w:val="none" w:sz="0" w:space="0" w:color="auto"/>
                  </w:divBdr>
                </w:div>
                <w:div w:id="1658916830">
                  <w:marLeft w:val="0"/>
                  <w:marRight w:val="0"/>
                  <w:marTop w:val="0"/>
                  <w:marBottom w:val="0"/>
                  <w:divBdr>
                    <w:top w:val="none" w:sz="0" w:space="0" w:color="auto"/>
                    <w:left w:val="none" w:sz="0" w:space="0" w:color="auto"/>
                    <w:bottom w:val="none" w:sz="0" w:space="0" w:color="auto"/>
                    <w:right w:val="none" w:sz="0" w:space="0" w:color="auto"/>
                  </w:divBdr>
                </w:div>
                <w:div w:id="1179926636">
                  <w:marLeft w:val="0"/>
                  <w:marRight w:val="0"/>
                  <w:marTop w:val="0"/>
                  <w:marBottom w:val="0"/>
                  <w:divBdr>
                    <w:top w:val="none" w:sz="0" w:space="0" w:color="auto"/>
                    <w:left w:val="none" w:sz="0" w:space="0" w:color="auto"/>
                    <w:bottom w:val="none" w:sz="0" w:space="0" w:color="auto"/>
                    <w:right w:val="none" w:sz="0" w:space="0" w:color="auto"/>
                  </w:divBdr>
                </w:div>
                <w:div w:id="2070154204">
                  <w:marLeft w:val="0"/>
                  <w:marRight w:val="0"/>
                  <w:marTop w:val="0"/>
                  <w:marBottom w:val="0"/>
                  <w:divBdr>
                    <w:top w:val="none" w:sz="0" w:space="0" w:color="auto"/>
                    <w:left w:val="none" w:sz="0" w:space="0" w:color="auto"/>
                    <w:bottom w:val="none" w:sz="0" w:space="0" w:color="auto"/>
                    <w:right w:val="none" w:sz="0" w:space="0" w:color="auto"/>
                  </w:divBdr>
                </w:div>
                <w:div w:id="112985907">
                  <w:marLeft w:val="0"/>
                  <w:marRight w:val="0"/>
                  <w:marTop w:val="0"/>
                  <w:marBottom w:val="0"/>
                  <w:divBdr>
                    <w:top w:val="none" w:sz="0" w:space="0" w:color="auto"/>
                    <w:left w:val="none" w:sz="0" w:space="0" w:color="auto"/>
                    <w:bottom w:val="none" w:sz="0" w:space="0" w:color="auto"/>
                    <w:right w:val="none" w:sz="0" w:space="0" w:color="auto"/>
                  </w:divBdr>
                </w:div>
                <w:div w:id="1250040942">
                  <w:marLeft w:val="0"/>
                  <w:marRight w:val="0"/>
                  <w:marTop w:val="0"/>
                  <w:marBottom w:val="0"/>
                  <w:divBdr>
                    <w:top w:val="none" w:sz="0" w:space="0" w:color="auto"/>
                    <w:left w:val="none" w:sz="0" w:space="0" w:color="auto"/>
                    <w:bottom w:val="none" w:sz="0" w:space="0" w:color="auto"/>
                    <w:right w:val="none" w:sz="0" w:space="0" w:color="auto"/>
                  </w:divBdr>
                </w:div>
                <w:div w:id="676538955">
                  <w:marLeft w:val="0"/>
                  <w:marRight w:val="0"/>
                  <w:marTop w:val="0"/>
                  <w:marBottom w:val="0"/>
                  <w:divBdr>
                    <w:top w:val="none" w:sz="0" w:space="0" w:color="auto"/>
                    <w:left w:val="none" w:sz="0" w:space="0" w:color="auto"/>
                    <w:bottom w:val="none" w:sz="0" w:space="0" w:color="auto"/>
                    <w:right w:val="none" w:sz="0" w:space="0" w:color="auto"/>
                  </w:divBdr>
                </w:div>
                <w:div w:id="167063202">
                  <w:marLeft w:val="0"/>
                  <w:marRight w:val="0"/>
                  <w:marTop w:val="0"/>
                  <w:marBottom w:val="0"/>
                  <w:divBdr>
                    <w:top w:val="none" w:sz="0" w:space="0" w:color="auto"/>
                    <w:left w:val="none" w:sz="0" w:space="0" w:color="auto"/>
                    <w:bottom w:val="none" w:sz="0" w:space="0" w:color="auto"/>
                    <w:right w:val="none" w:sz="0" w:space="0" w:color="auto"/>
                  </w:divBdr>
                </w:div>
                <w:div w:id="491410278">
                  <w:marLeft w:val="0"/>
                  <w:marRight w:val="0"/>
                  <w:marTop w:val="0"/>
                  <w:marBottom w:val="0"/>
                  <w:divBdr>
                    <w:top w:val="none" w:sz="0" w:space="0" w:color="auto"/>
                    <w:left w:val="none" w:sz="0" w:space="0" w:color="auto"/>
                    <w:bottom w:val="none" w:sz="0" w:space="0" w:color="auto"/>
                    <w:right w:val="none" w:sz="0" w:space="0" w:color="auto"/>
                  </w:divBdr>
                </w:div>
                <w:div w:id="99254135">
                  <w:marLeft w:val="0"/>
                  <w:marRight w:val="0"/>
                  <w:marTop w:val="0"/>
                  <w:marBottom w:val="0"/>
                  <w:divBdr>
                    <w:top w:val="none" w:sz="0" w:space="0" w:color="auto"/>
                    <w:left w:val="none" w:sz="0" w:space="0" w:color="auto"/>
                    <w:bottom w:val="none" w:sz="0" w:space="0" w:color="auto"/>
                    <w:right w:val="none" w:sz="0" w:space="0" w:color="auto"/>
                  </w:divBdr>
                </w:div>
                <w:div w:id="711080970">
                  <w:marLeft w:val="0"/>
                  <w:marRight w:val="0"/>
                  <w:marTop w:val="0"/>
                  <w:marBottom w:val="0"/>
                  <w:divBdr>
                    <w:top w:val="none" w:sz="0" w:space="0" w:color="auto"/>
                    <w:left w:val="none" w:sz="0" w:space="0" w:color="auto"/>
                    <w:bottom w:val="none" w:sz="0" w:space="0" w:color="auto"/>
                    <w:right w:val="none" w:sz="0" w:space="0" w:color="auto"/>
                  </w:divBdr>
                </w:div>
                <w:div w:id="1687246382">
                  <w:marLeft w:val="0"/>
                  <w:marRight w:val="0"/>
                  <w:marTop w:val="0"/>
                  <w:marBottom w:val="0"/>
                  <w:divBdr>
                    <w:top w:val="none" w:sz="0" w:space="0" w:color="auto"/>
                    <w:left w:val="none" w:sz="0" w:space="0" w:color="auto"/>
                    <w:bottom w:val="none" w:sz="0" w:space="0" w:color="auto"/>
                    <w:right w:val="none" w:sz="0" w:space="0" w:color="auto"/>
                  </w:divBdr>
                </w:div>
                <w:div w:id="1182470255">
                  <w:marLeft w:val="0"/>
                  <w:marRight w:val="0"/>
                  <w:marTop w:val="0"/>
                  <w:marBottom w:val="0"/>
                  <w:divBdr>
                    <w:top w:val="none" w:sz="0" w:space="0" w:color="auto"/>
                    <w:left w:val="none" w:sz="0" w:space="0" w:color="auto"/>
                    <w:bottom w:val="none" w:sz="0" w:space="0" w:color="auto"/>
                    <w:right w:val="none" w:sz="0" w:space="0" w:color="auto"/>
                  </w:divBdr>
                </w:div>
                <w:div w:id="195504444">
                  <w:marLeft w:val="0"/>
                  <w:marRight w:val="0"/>
                  <w:marTop w:val="0"/>
                  <w:marBottom w:val="0"/>
                  <w:divBdr>
                    <w:top w:val="none" w:sz="0" w:space="0" w:color="auto"/>
                    <w:left w:val="none" w:sz="0" w:space="0" w:color="auto"/>
                    <w:bottom w:val="none" w:sz="0" w:space="0" w:color="auto"/>
                    <w:right w:val="none" w:sz="0" w:space="0" w:color="auto"/>
                  </w:divBdr>
                </w:div>
                <w:div w:id="2123304631">
                  <w:marLeft w:val="0"/>
                  <w:marRight w:val="0"/>
                  <w:marTop w:val="0"/>
                  <w:marBottom w:val="0"/>
                  <w:divBdr>
                    <w:top w:val="none" w:sz="0" w:space="0" w:color="auto"/>
                    <w:left w:val="none" w:sz="0" w:space="0" w:color="auto"/>
                    <w:bottom w:val="none" w:sz="0" w:space="0" w:color="auto"/>
                    <w:right w:val="none" w:sz="0" w:space="0" w:color="auto"/>
                  </w:divBdr>
                </w:div>
                <w:div w:id="489098331">
                  <w:marLeft w:val="0"/>
                  <w:marRight w:val="0"/>
                  <w:marTop w:val="0"/>
                  <w:marBottom w:val="0"/>
                  <w:divBdr>
                    <w:top w:val="none" w:sz="0" w:space="0" w:color="auto"/>
                    <w:left w:val="none" w:sz="0" w:space="0" w:color="auto"/>
                    <w:bottom w:val="none" w:sz="0" w:space="0" w:color="auto"/>
                    <w:right w:val="none" w:sz="0" w:space="0" w:color="auto"/>
                  </w:divBdr>
                </w:div>
                <w:div w:id="2140413799">
                  <w:marLeft w:val="0"/>
                  <w:marRight w:val="0"/>
                  <w:marTop w:val="0"/>
                  <w:marBottom w:val="0"/>
                  <w:divBdr>
                    <w:top w:val="none" w:sz="0" w:space="0" w:color="auto"/>
                    <w:left w:val="none" w:sz="0" w:space="0" w:color="auto"/>
                    <w:bottom w:val="none" w:sz="0" w:space="0" w:color="auto"/>
                    <w:right w:val="none" w:sz="0" w:space="0" w:color="auto"/>
                  </w:divBdr>
                </w:div>
                <w:div w:id="1301039122">
                  <w:marLeft w:val="0"/>
                  <w:marRight w:val="0"/>
                  <w:marTop w:val="0"/>
                  <w:marBottom w:val="0"/>
                  <w:divBdr>
                    <w:top w:val="none" w:sz="0" w:space="0" w:color="auto"/>
                    <w:left w:val="none" w:sz="0" w:space="0" w:color="auto"/>
                    <w:bottom w:val="none" w:sz="0" w:space="0" w:color="auto"/>
                    <w:right w:val="none" w:sz="0" w:space="0" w:color="auto"/>
                  </w:divBdr>
                </w:div>
                <w:div w:id="1986467572">
                  <w:marLeft w:val="0"/>
                  <w:marRight w:val="0"/>
                  <w:marTop w:val="0"/>
                  <w:marBottom w:val="0"/>
                  <w:divBdr>
                    <w:top w:val="none" w:sz="0" w:space="0" w:color="auto"/>
                    <w:left w:val="none" w:sz="0" w:space="0" w:color="auto"/>
                    <w:bottom w:val="none" w:sz="0" w:space="0" w:color="auto"/>
                    <w:right w:val="none" w:sz="0" w:space="0" w:color="auto"/>
                  </w:divBdr>
                </w:div>
                <w:div w:id="547913006">
                  <w:marLeft w:val="0"/>
                  <w:marRight w:val="0"/>
                  <w:marTop w:val="0"/>
                  <w:marBottom w:val="0"/>
                  <w:divBdr>
                    <w:top w:val="none" w:sz="0" w:space="0" w:color="auto"/>
                    <w:left w:val="none" w:sz="0" w:space="0" w:color="auto"/>
                    <w:bottom w:val="none" w:sz="0" w:space="0" w:color="auto"/>
                    <w:right w:val="none" w:sz="0" w:space="0" w:color="auto"/>
                  </w:divBdr>
                </w:div>
                <w:div w:id="183402118">
                  <w:marLeft w:val="0"/>
                  <w:marRight w:val="0"/>
                  <w:marTop w:val="0"/>
                  <w:marBottom w:val="0"/>
                  <w:divBdr>
                    <w:top w:val="none" w:sz="0" w:space="0" w:color="auto"/>
                    <w:left w:val="none" w:sz="0" w:space="0" w:color="auto"/>
                    <w:bottom w:val="none" w:sz="0" w:space="0" w:color="auto"/>
                    <w:right w:val="none" w:sz="0" w:space="0" w:color="auto"/>
                  </w:divBdr>
                </w:div>
                <w:div w:id="2005274351">
                  <w:marLeft w:val="0"/>
                  <w:marRight w:val="0"/>
                  <w:marTop w:val="0"/>
                  <w:marBottom w:val="0"/>
                  <w:divBdr>
                    <w:top w:val="none" w:sz="0" w:space="0" w:color="auto"/>
                    <w:left w:val="none" w:sz="0" w:space="0" w:color="auto"/>
                    <w:bottom w:val="none" w:sz="0" w:space="0" w:color="auto"/>
                    <w:right w:val="none" w:sz="0" w:space="0" w:color="auto"/>
                  </w:divBdr>
                </w:div>
                <w:div w:id="1938949512">
                  <w:marLeft w:val="0"/>
                  <w:marRight w:val="0"/>
                  <w:marTop w:val="0"/>
                  <w:marBottom w:val="0"/>
                  <w:divBdr>
                    <w:top w:val="none" w:sz="0" w:space="0" w:color="auto"/>
                    <w:left w:val="none" w:sz="0" w:space="0" w:color="auto"/>
                    <w:bottom w:val="none" w:sz="0" w:space="0" w:color="auto"/>
                    <w:right w:val="none" w:sz="0" w:space="0" w:color="auto"/>
                  </w:divBdr>
                </w:div>
                <w:div w:id="1118330782">
                  <w:marLeft w:val="0"/>
                  <w:marRight w:val="0"/>
                  <w:marTop w:val="0"/>
                  <w:marBottom w:val="0"/>
                  <w:divBdr>
                    <w:top w:val="none" w:sz="0" w:space="0" w:color="auto"/>
                    <w:left w:val="none" w:sz="0" w:space="0" w:color="auto"/>
                    <w:bottom w:val="none" w:sz="0" w:space="0" w:color="auto"/>
                    <w:right w:val="none" w:sz="0" w:space="0" w:color="auto"/>
                  </w:divBdr>
                </w:div>
                <w:div w:id="1691250267">
                  <w:marLeft w:val="0"/>
                  <w:marRight w:val="0"/>
                  <w:marTop w:val="0"/>
                  <w:marBottom w:val="0"/>
                  <w:divBdr>
                    <w:top w:val="none" w:sz="0" w:space="0" w:color="auto"/>
                    <w:left w:val="none" w:sz="0" w:space="0" w:color="auto"/>
                    <w:bottom w:val="none" w:sz="0" w:space="0" w:color="auto"/>
                    <w:right w:val="none" w:sz="0" w:space="0" w:color="auto"/>
                  </w:divBdr>
                </w:div>
                <w:div w:id="1174414408">
                  <w:marLeft w:val="0"/>
                  <w:marRight w:val="0"/>
                  <w:marTop w:val="0"/>
                  <w:marBottom w:val="0"/>
                  <w:divBdr>
                    <w:top w:val="none" w:sz="0" w:space="0" w:color="auto"/>
                    <w:left w:val="none" w:sz="0" w:space="0" w:color="auto"/>
                    <w:bottom w:val="none" w:sz="0" w:space="0" w:color="auto"/>
                    <w:right w:val="none" w:sz="0" w:space="0" w:color="auto"/>
                  </w:divBdr>
                </w:div>
                <w:div w:id="1923753199">
                  <w:marLeft w:val="0"/>
                  <w:marRight w:val="0"/>
                  <w:marTop w:val="0"/>
                  <w:marBottom w:val="0"/>
                  <w:divBdr>
                    <w:top w:val="none" w:sz="0" w:space="0" w:color="auto"/>
                    <w:left w:val="none" w:sz="0" w:space="0" w:color="auto"/>
                    <w:bottom w:val="none" w:sz="0" w:space="0" w:color="auto"/>
                    <w:right w:val="none" w:sz="0" w:space="0" w:color="auto"/>
                  </w:divBdr>
                </w:div>
                <w:div w:id="1865245211">
                  <w:marLeft w:val="0"/>
                  <w:marRight w:val="0"/>
                  <w:marTop w:val="0"/>
                  <w:marBottom w:val="0"/>
                  <w:divBdr>
                    <w:top w:val="none" w:sz="0" w:space="0" w:color="auto"/>
                    <w:left w:val="none" w:sz="0" w:space="0" w:color="auto"/>
                    <w:bottom w:val="none" w:sz="0" w:space="0" w:color="auto"/>
                    <w:right w:val="none" w:sz="0" w:space="0" w:color="auto"/>
                  </w:divBdr>
                </w:div>
                <w:div w:id="1137407638">
                  <w:marLeft w:val="0"/>
                  <w:marRight w:val="0"/>
                  <w:marTop w:val="0"/>
                  <w:marBottom w:val="0"/>
                  <w:divBdr>
                    <w:top w:val="none" w:sz="0" w:space="0" w:color="auto"/>
                    <w:left w:val="none" w:sz="0" w:space="0" w:color="auto"/>
                    <w:bottom w:val="none" w:sz="0" w:space="0" w:color="auto"/>
                    <w:right w:val="none" w:sz="0" w:space="0" w:color="auto"/>
                  </w:divBdr>
                </w:div>
                <w:div w:id="2115440811">
                  <w:marLeft w:val="0"/>
                  <w:marRight w:val="0"/>
                  <w:marTop w:val="0"/>
                  <w:marBottom w:val="0"/>
                  <w:divBdr>
                    <w:top w:val="none" w:sz="0" w:space="0" w:color="auto"/>
                    <w:left w:val="none" w:sz="0" w:space="0" w:color="auto"/>
                    <w:bottom w:val="none" w:sz="0" w:space="0" w:color="auto"/>
                    <w:right w:val="none" w:sz="0" w:space="0" w:color="auto"/>
                  </w:divBdr>
                </w:div>
                <w:div w:id="1961372870">
                  <w:marLeft w:val="0"/>
                  <w:marRight w:val="0"/>
                  <w:marTop w:val="0"/>
                  <w:marBottom w:val="0"/>
                  <w:divBdr>
                    <w:top w:val="none" w:sz="0" w:space="0" w:color="auto"/>
                    <w:left w:val="none" w:sz="0" w:space="0" w:color="auto"/>
                    <w:bottom w:val="none" w:sz="0" w:space="0" w:color="auto"/>
                    <w:right w:val="none" w:sz="0" w:space="0" w:color="auto"/>
                  </w:divBdr>
                </w:div>
                <w:div w:id="912466189">
                  <w:marLeft w:val="0"/>
                  <w:marRight w:val="0"/>
                  <w:marTop w:val="0"/>
                  <w:marBottom w:val="0"/>
                  <w:divBdr>
                    <w:top w:val="none" w:sz="0" w:space="0" w:color="auto"/>
                    <w:left w:val="none" w:sz="0" w:space="0" w:color="auto"/>
                    <w:bottom w:val="none" w:sz="0" w:space="0" w:color="auto"/>
                    <w:right w:val="none" w:sz="0" w:space="0" w:color="auto"/>
                  </w:divBdr>
                </w:div>
                <w:div w:id="123013178">
                  <w:marLeft w:val="0"/>
                  <w:marRight w:val="0"/>
                  <w:marTop w:val="0"/>
                  <w:marBottom w:val="0"/>
                  <w:divBdr>
                    <w:top w:val="none" w:sz="0" w:space="0" w:color="auto"/>
                    <w:left w:val="none" w:sz="0" w:space="0" w:color="auto"/>
                    <w:bottom w:val="none" w:sz="0" w:space="0" w:color="auto"/>
                    <w:right w:val="none" w:sz="0" w:space="0" w:color="auto"/>
                  </w:divBdr>
                </w:div>
                <w:div w:id="737171871">
                  <w:marLeft w:val="0"/>
                  <w:marRight w:val="0"/>
                  <w:marTop w:val="0"/>
                  <w:marBottom w:val="0"/>
                  <w:divBdr>
                    <w:top w:val="none" w:sz="0" w:space="0" w:color="auto"/>
                    <w:left w:val="none" w:sz="0" w:space="0" w:color="auto"/>
                    <w:bottom w:val="none" w:sz="0" w:space="0" w:color="auto"/>
                    <w:right w:val="none" w:sz="0" w:space="0" w:color="auto"/>
                  </w:divBdr>
                </w:div>
                <w:div w:id="980772904">
                  <w:marLeft w:val="0"/>
                  <w:marRight w:val="0"/>
                  <w:marTop w:val="0"/>
                  <w:marBottom w:val="0"/>
                  <w:divBdr>
                    <w:top w:val="none" w:sz="0" w:space="0" w:color="auto"/>
                    <w:left w:val="none" w:sz="0" w:space="0" w:color="auto"/>
                    <w:bottom w:val="none" w:sz="0" w:space="0" w:color="auto"/>
                    <w:right w:val="none" w:sz="0" w:space="0" w:color="auto"/>
                  </w:divBdr>
                </w:div>
                <w:div w:id="1537356436">
                  <w:marLeft w:val="0"/>
                  <w:marRight w:val="0"/>
                  <w:marTop w:val="0"/>
                  <w:marBottom w:val="0"/>
                  <w:divBdr>
                    <w:top w:val="none" w:sz="0" w:space="0" w:color="auto"/>
                    <w:left w:val="none" w:sz="0" w:space="0" w:color="auto"/>
                    <w:bottom w:val="none" w:sz="0" w:space="0" w:color="auto"/>
                    <w:right w:val="none" w:sz="0" w:space="0" w:color="auto"/>
                  </w:divBdr>
                </w:div>
                <w:div w:id="1828983825">
                  <w:marLeft w:val="0"/>
                  <w:marRight w:val="0"/>
                  <w:marTop w:val="0"/>
                  <w:marBottom w:val="0"/>
                  <w:divBdr>
                    <w:top w:val="none" w:sz="0" w:space="0" w:color="auto"/>
                    <w:left w:val="none" w:sz="0" w:space="0" w:color="auto"/>
                    <w:bottom w:val="none" w:sz="0" w:space="0" w:color="auto"/>
                    <w:right w:val="none" w:sz="0" w:space="0" w:color="auto"/>
                  </w:divBdr>
                </w:div>
                <w:div w:id="1664551009">
                  <w:marLeft w:val="0"/>
                  <w:marRight w:val="0"/>
                  <w:marTop w:val="0"/>
                  <w:marBottom w:val="0"/>
                  <w:divBdr>
                    <w:top w:val="none" w:sz="0" w:space="0" w:color="auto"/>
                    <w:left w:val="none" w:sz="0" w:space="0" w:color="auto"/>
                    <w:bottom w:val="none" w:sz="0" w:space="0" w:color="auto"/>
                    <w:right w:val="none" w:sz="0" w:space="0" w:color="auto"/>
                  </w:divBdr>
                </w:div>
                <w:div w:id="1770660038">
                  <w:marLeft w:val="0"/>
                  <w:marRight w:val="0"/>
                  <w:marTop w:val="0"/>
                  <w:marBottom w:val="0"/>
                  <w:divBdr>
                    <w:top w:val="none" w:sz="0" w:space="0" w:color="auto"/>
                    <w:left w:val="none" w:sz="0" w:space="0" w:color="auto"/>
                    <w:bottom w:val="none" w:sz="0" w:space="0" w:color="auto"/>
                    <w:right w:val="none" w:sz="0" w:space="0" w:color="auto"/>
                  </w:divBdr>
                </w:div>
                <w:div w:id="1432360240">
                  <w:marLeft w:val="0"/>
                  <w:marRight w:val="0"/>
                  <w:marTop w:val="0"/>
                  <w:marBottom w:val="0"/>
                  <w:divBdr>
                    <w:top w:val="none" w:sz="0" w:space="0" w:color="auto"/>
                    <w:left w:val="none" w:sz="0" w:space="0" w:color="auto"/>
                    <w:bottom w:val="none" w:sz="0" w:space="0" w:color="auto"/>
                    <w:right w:val="none" w:sz="0" w:space="0" w:color="auto"/>
                  </w:divBdr>
                </w:div>
                <w:div w:id="1664701033">
                  <w:marLeft w:val="0"/>
                  <w:marRight w:val="0"/>
                  <w:marTop w:val="0"/>
                  <w:marBottom w:val="0"/>
                  <w:divBdr>
                    <w:top w:val="none" w:sz="0" w:space="0" w:color="auto"/>
                    <w:left w:val="none" w:sz="0" w:space="0" w:color="auto"/>
                    <w:bottom w:val="none" w:sz="0" w:space="0" w:color="auto"/>
                    <w:right w:val="none" w:sz="0" w:space="0" w:color="auto"/>
                  </w:divBdr>
                </w:div>
                <w:div w:id="791561504">
                  <w:marLeft w:val="0"/>
                  <w:marRight w:val="0"/>
                  <w:marTop w:val="0"/>
                  <w:marBottom w:val="0"/>
                  <w:divBdr>
                    <w:top w:val="none" w:sz="0" w:space="0" w:color="auto"/>
                    <w:left w:val="none" w:sz="0" w:space="0" w:color="auto"/>
                    <w:bottom w:val="none" w:sz="0" w:space="0" w:color="auto"/>
                    <w:right w:val="none" w:sz="0" w:space="0" w:color="auto"/>
                  </w:divBdr>
                </w:div>
                <w:div w:id="42948050">
                  <w:marLeft w:val="0"/>
                  <w:marRight w:val="0"/>
                  <w:marTop w:val="0"/>
                  <w:marBottom w:val="0"/>
                  <w:divBdr>
                    <w:top w:val="none" w:sz="0" w:space="0" w:color="auto"/>
                    <w:left w:val="none" w:sz="0" w:space="0" w:color="auto"/>
                    <w:bottom w:val="none" w:sz="0" w:space="0" w:color="auto"/>
                    <w:right w:val="none" w:sz="0" w:space="0" w:color="auto"/>
                  </w:divBdr>
                </w:div>
                <w:div w:id="1883054620">
                  <w:marLeft w:val="0"/>
                  <w:marRight w:val="0"/>
                  <w:marTop w:val="0"/>
                  <w:marBottom w:val="0"/>
                  <w:divBdr>
                    <w:top w:val="none" w:sz="0" w:space="0" w:color="auto"/>
                    <w:left w:val="none" w:sz="0" w:space="0" w:color="auto"/>
                    <w:bottom w:val="none" w:sz="0" w:space="0" w:color="auto"/>
                    <w:right w:val="none" w:sz="0" w:space="0" w:color="auto"/>
                  </w:divBdr>
                </w:div>
                <w:div w:id="791754539">
                  <w:marLeft w:val="0"/>
                  <w:marRight w:val="0"/>
                  <w:marTop w:val="0"/>
                  <w:marBottom w:val="0"/>
                  <w:divBdr>
                    <w:top w:val="none" w:sz="0" w:space="0" w:color="auto"/>
                    <w:left w:val="none" w:sz="0" w:space="0" w:color="auto"/>
                    <w:bottom w:val="none" w:sz="0" w:space="0" w:color="auto"/>
                    <w:right w:val="none" w:sz="0" w:space="0" w:color="auto"/>
                  </w:divBdr>
                </w:div>
                <w:div w:id="2027515913">
                  <w:marLeft w:val="0"/>
                  <w:marRight w:val="0"/>
                  <w:marTop w:val="0"/>
                  <w:marBottom w:val="0"/>
                  <w:divBdr>
                    <w:top w:val="none" w:sz="0" w:space="0" w:color="auto"/>
                    <w:left w:val="none" w:sz="0" w:space="0" w:color="auto"/>
                    <w:bottom w:val="none" w:sz="0" w:space="0" w:color="auto"/>
                    <w:right w:val="none" w:sz="0" w:space="0" w:color="auto"/>
                  </w:divBdr>
                </w:div>
                <w:div w:id="762991889">
                  <w:marLeft w:val="0"/>
                  <w:marRight w:val="0"/>
                  <w:marTop w:val="0"/>
                  <w:marBottom w:val="0"/>
                  <w:divBdr>
                    <w:top w:val="none" w:sz="0" w:space="0" w:color="auto"/>
                    <w:left w:val="none" w:sz="0" w:space="0" w:color="auto"/>
                    <w:bottom w:val="none" w:sz="0" w:space="0" w:color="auto"/>
                    <w:right w:val="none" w:sz="0" w:space="0" w:color="auto"/>
                  </w:divBdr>
                </w:div>
                <w:div w:id="311177086">
                  <w:marLeft w:val="0"/>
                  <w:marRight w:val="0"/>
                  <w:marTop w:val="0"/>
                  <w:marBottom w:val="0"/>
                  <w:divBdr>
                    <w:top w:val="none" w:sz="0" w:space="0" w:color="auto"/>
                    <w:left w:val="none" w:sz="0" w:space="0" w:color="auto"/>
                    <w:bottom w:val="none" w:sz="0" w:space="0" w:color="auto"/>
                    <w:right w:val="none" w:sz="0" w:space="0" w:color="auto"/>
                  </w:divBdr>
                </w:div>
                <w:div w:id="2063629334">
                  <w:marLeft w:val="0"/>
                  <w:marRight w:val="0"/>
                  <w:marTop w:val="0"/>
                  <w:marBottom w:val="0"/>
                  <w:divBdr>
                    <w:top w:val="none" w:sz="0" w:space="0" w:color="auto"/>
                    <w:left w:val="none" w:sz="0" w:space="0" w:color="auto"/>
                    <w:bottom w:val="none" w:sz="0" w:space="0" w:color="auto"/>
                    <w:right w:val="none" w:sz="0" w:space="0" w:color="auto"/>
                  </w:divBdr>
                </w:div>
                <w:div w:id="1941453382">
                  <w:marLeft w:val="0"/>
                  <w:marRight w:val="0"/>
                  <w:marTop w:val="0"/>
                  <w:marBottom w:val="0"/>
                  <w:divBdr>
                    <w:top w:val="none" w:sz="0" w:space="0" w:color="auto"/>
                    <w:left w:val="none" w:sz="0" w:space="0" w:color="auto"/>
                    <w:bottom w:val="none" w:sz="0" w:space="0" w:color="auto"/>
                    <w:right w:val="none" w:sz="0" w:space="0" w:color="auto"/>
                  </w:divBdr>
                </w:div>
                <w:div w:id="644820379">
                  <w:marLeft w:val="0"/>
                  <w:marRight w:val="0"/>
                  <w:marTop w:val="0"/>
                  <w:marBottom w:val="0"/>
                  <w:divBdr>
                    <w:top w:val="none" w:sz="0" w:space="0" w:color="auto"/>
                    <w:left w:val="none" w:sz="0" w:space="0" w:color="auto"/>
                    <w:bottom w:val="none" w:sz="0" w:space="0" w:color="auto"/>
                    <w:right w:val="none" w:sz="0" w:space="0" w:color="auto"/>
                  </w:divBdr>
                </w:div>
                <w:div w:id="909001651">
                  <w:marLeft w:val="0"/>
                  <w:marRight w:val="0"/>
                  <w:marTop w:val="0"/>
                  <w:marBottom w:val="0"/>
                  <w:divBdr>
                    <w:top w:val="none" w:sz="0" w:space="0" w:color="auto"/>
                    <w:left w:val="none" w:sz="0" w:space="0" w:color="auto"/>
                    <w:bottom w:val="none" w:sz="0" w:space="0" w:color="auto"/>
                    <w:right w:val="none" w:sz="0" w:space="0" w:color="auto"/>
                  </w:divBdr>
                </w:div>
                <w:div w:id="1296251720">
                  <w:marLeft w:val="0"/>
                  <w:marRight w:val="0"/>
                  <w:marTop w:val="0"/>
                  <w:marBottom w:val="0"/>
                  <w:divBdr>
                    <w:top w:val="none" w:sz="0" w:space="0" w:color="auto"/>
                    <w:left w:val="none" w:sz="0" w:space="0" w:color="auto"/>
                    <w:bottom w:val="none" w:sz="0" w:space="0" w:color="auto"/>
                    <w:right w:val="none" w:sz="0" w:space="0" w:color="auto"/>
                  </w:divBdr>
                </w:div>
                <w:div w:id="1318001078">
                  <w:marLeft w:val="0"/>
                  <w:marRight w:val="0"/>
                  <w:marTop w:val="0"/>
                  <w:marBottom w:val="0"/>
                  <w:divBdr>
                    <w:top w:val="none" w:sz="0" w:space="0" w:color="auto"/>
                    <w:left w:val="none" w:sz="0" w:space="0" w:color="auto"/>
                    <w:bottom w:val="none" w:sz="0" w:space="0" w:color="auto"/>
                    <w:right w:val="none" w:sz="0" w:space="0" w:color="auto"/>
                  </w:divBdr>
                </w:div>
                <w:div w:id="1989287323">
                  <w:marLeft w:val="0"/>
                  <w:marRight w:val="0"/>
                  <w:marTop w:val="0"/>
                  <w:marBottom w:val="0"/>
                  <w:divBdr>
                    <w:top w:val="none" w:sz="0" w:space="0" w:color="auto"/>
                    <w:left w:val="none" w:sz="0" w:space="0" w:color="auto"/>
                    <w:bottom w:val="none" w:sz="0" w:space="0" w:color="auto"/>
                    <w:right w:val="none" w:sz="0" w:space="0" w:color="auto"/>
                  </w:divBdr>
                </w:div>
                <w:div w:id="1452900244">
                  <w:marLeft w:val="0"/>
                  <w:marRight w:val="0"/>
                  <w:marTop w:val="0"/>
                  <w:marBottom w:val="0"/>
                  <w:divBdr>
                    <w:top w:val="none" w:sz="0" w:space="0" w:color="auto"/>
                    <w:left w:val="none" w:sz="0" w:space="0" w:color="auto"/>
                    <w:bottom w:val="none" w:sz="0" w:space="0" w:color="auto"/>
                    <w:right w:val="none" w:sz="0" w:space="0" w:color="auto"/>
                  </w:divBdr>
                </w:div>
                <w:div w:id="1875456874">
                  <w:marLeft w:val="0"/>
                  <w:marRight w:val="0"/>
                  <w:marTop w:val="0"/>
                  <w:marBottom w:val="0"/>
                  <w:divBdr>
                    <w:top w:val="none" w:sz="0" w:space="0" w:color="auto"/>
                    <w:left w:val="none" w:sz="0" w:space="0" w:color="auto"/>
                    <w:bottom w:val="none" w:sz="0" w:space="0" w:color="auto"/>
                    <w:right w:val="none" w:sz="0" w:space="0" w:color="auto"/>
                  </w:divBdr>
                </w:div>
                <w:div w:id="1919367653">
                  <w:marLeft w:val="0"/>
                  <w:marRight w:val="0"/>
                  <w:marTop w:val="0"/>
                  <w:marBottom w:val="0"/>
                  <w:divBdr>
                    <w:top w:val="none" w:sz="0" w:space="0" w:color="auto"/>
                    <w:left w:val="none" w:sz="0" w:space="0" w:color="auto"/>
                    <w:bottom w:val="none" w:sz="0" w:space="0" w:color="auto"/>
                    <w:right w:val="none" w:sz="0" w:space="0" w:color="auto"/>
                  </w:divBdr>
                </w:div>
                <w:div w:id="664211615">
                  <w:marLeft w:val="0"/>
                  <w:marRight w:val="0"/>
                  <w:marTop w:val="0"/>
                  <w:marBottom w:val="0"/>
                  <w:divBdr>
                    <w:top w:val="none" w:sz="0" w:space="0" w:color="auto"/>
                    <w:left w:val="none" w:sz="0" w:space="0" w:color="auto"/>
                    <w:bottom w:val="none" w:sz="0" w:space="0" w:color="auto"/>
                    <w:right w:val="none" w:sz="0" w:space="0" w:color="auto"/>
                  </w:divBdr>
                </w:div>
                <w:div w:id="1049694033">
                  <w:marLeft w:val="0"/>
                  <w:marRight w:val="0"/>
                  <w:marTop w:val="0"/>
                  <w:marBottom w:val="0"/>
                  <w:divBdr>
                    <w:top w:val="none" w:sz="0" w:space="0" w:color="auto"/>
                    <w:left w:val="none" w:sz="0" w:space="0" w:color="auto"/>
                    <w:bottom w:val="none" w:sz="0" w:space="0" w:color="auto"/>
                    <w:right w:val="none" w:sz="0" w:space="0" w:color="auto"/>
                  </w:divBdr>
                </w:div>
                <w:div w:id="688145806">
                  <w:marLeft w:val="0"/>
                  <w:marRight w:val="0"/>
                  <w:marTop w:val="0"/>
                  <w:marBottom w:val="0"/>
                  <w:divBdr>
                    <w:top w:val="none" w:sz="0" w:space="0" w:color="auto"/>
                    <w:left w:val="none" w:sz="0" w:space="0" w:color="auto"/>
                    <w:bottom w:val="none" w:sz="0" w:space="0" w:color="auto"/>
                    <w:right w:val="none" w:sz="0" w:space="0" w:color="auto"/>
                  </w:divBdr>
                </w:div>
                <w:div w:id="1706325991">
                  <w:marLeft w:val="0"/>
                  <w:marRight w:val="0"/>
                  <w:marTop w:val="0"/>
                  <w:marBottom w:val="0"/>
                  <w:divBdr>
                    <w:top w:val="none" w:sz="0" w:space="0" w:color="auto"/>
                    <w:left w:val="none" w:sz="0" w:space="0" w:color="auto"/>
                    <w:bottom w:val="none" w:sz="0" w:space="0" w:color="auto"/>
                    <w:right w:val="none" w:sz="0" w:space="0" w:color="auto"/>
                  </w:divBdr>
                </w:div>
                <w:div w:id="2085761594">
                  <w:marLeft w:val="0"/>
                  <w:marRight w:val="0"/>
                  <w:marTop w:val="0"/>
                  <w:marBottom w:val="0"/>
                  <w:divBdr>
                    <w:top w:val="none" w:sz="0" w:space="0" w:color="auto"/>
                    <w:left w:val="none" w:sz="0" w:space="0" w:color="auto"/>
                    <w:bottom w:val="none" w:sz="0" w:space="0" w:color="auto"/>
                    <w:right w:val="none" w:sz="0" w:space="0" w:color="auto"/>
                  </w:divBdr>
                </w:div>
                <w:div w:id="1655646761">
                  <w:marLeft w:val="0"/>
                  <w:marRight w:val="0"/>
                  <w:marTop w:val="0"/>
                  <w:marBottom w:val="0"/>
                  <w:divBdr>
                    <w:top w:val="none" w:sz="0" w:space="0" w:color="auto"/>
                    <w:left w:val="none" w:sz="0" w:space="0" w:color="auto"/>
                    <w:bottom w:val="none" w:sz="0" w:space="0" w:color="auto"/>
                    <w:right w:val="none" w:sz="0" w:space="0" w:color="auto"/>
                  </w:divBdr>
                </w:div>
                <w:div w:id="1849979105">
                  <w:marLeft w:val="0"/>
                  <w:marRight w:val="0"/>
                  <w:marTop w:val="0"/>
                  <w:marBottom w:val="0"/>
                  <w:divBdr>
                    <w:top w:val="none" w:sz="0" w:space="0" w:color="auto"/>
                    <w:left w:val="none" w:sz="0" w:space="0" w:color="auto"/>
                    <w:bottom w:val="none" w:sz="0" w:space="0" w:color="auto"/>
                    <w:right w:val="none" w:sz="0" w:space="0" w:color="auto"/>
                  </w:divBdr>
                </w:div>
                <w:div w:id="566116002">
                  <w:marLeft w:val="0"/>
                  <w:marRight w:val="0"/>
                  <w:marTop w:val="0"/>
                  <w:marBottom w:val="0"/>
                  <w:divBdr>
                    <w:top w:val="none" w:sz="0" w:space="0" w:color="auto"/>
                    <w:left w:val="none" w:sz="0" w:space="0" w:color="auto"/>
                    <w:bottom w:val="none" w:sz="0" w:space="0" w:color="auto"/>
                    <w:right w:val="none" w:sz="0" w:space="0" w:color="auto"/>
                  </w:divBdr>
                </w:div>
                <w:div w:id="1921065209">
                  <w:marLeft w:val="0"/>
                  <w:marRight w:val="0"/>
                  <w:marTop w:val="0"/>
                  <w:marBottom w:val="0"/>
                  <w:divBdr>
                    <w:top w:val="none" w:sz="0" w:space="0" w:color="auto"/>
                    <w:left w:val="none" w:sz="0" w:space="0" w:color="auto"/>
                    <w:bottom w:val="none" w:sz="0" w:space="0" w:color="auto"/>
                    <w:right w:val="none" w:sz="0" w:space="0" w:color="auto"/>
                  </w:divBdr>
                </w:div>
                <w:div w:id="2140757554">
                  <w:marLeft w:val="0"/>
                  <w:marRight w:val="0"/>
                  <w:marTop w:val="0"/>
                  <w:marBottom w:val="0"/>
                  <w:divBdr>
                    <w:top w:val="none" w:sz="0" w:space="0" w:color="auto"/>
                    <w:left w:val="none" w:sz="0" w:space="0" w:color="auto"/>
                    <w:bottom w:val="none" w:sz="0" w:space="0" w:color="auto"/>
                    <w:right w:val="none" w:sz="0" w:space="0" w:color="auto"/>
                  </w:divBdr>
                </w:div>
                <w:div w:id="1155607351">
                  <w:marLeft w:val="0"/>
                  <w:marRight w:val="0"/>
                  <w:marTop w:val="0"/>
                  <w:marBottom w:val="0"/>
                  <w:divBdr>
                    <w:top w:val="none" w:sz="0" w:space="0" w:color="auto"/>
                    <w:left w:val="none" w:sz="0" w:space="0" w:color="auto"/>
                    <w:bottom w:val="none" w:sz="0" w:space="0" w:color="auto"/>
                    <w:right w:val="none" w:sz="0" w:space="0" w:color="auto"/>
                  </w:divBdr>
                </w:div>
                <w:div w:id="47001091">
                  <w:marLeft w:val="0"/>
                  <w:marRight w:val="0"/>
                  <w:marTop w:val="0"/>
                  <w:marBottom w:val="0"/>
                  <w:divBdr>
                    <w:top w:val="none" w:sz="0" w:space="0" w:color="auto"/>
                    <w:left w:val="none" w:sz="0" w:space="0" w:color="auto"/>
                    <w:bottom w:val="none" w:sz="0" w:space="0" w:color="auto"/>
                    <w:right w:val="none" w:sz="0" w:space="0" w:color="auto"/>
                  </w:divBdr>
                </w:div>
                <w:div w:id="1356885695">
                  <w:marLeft w:val="0"/>
                  <w:marRight w:val="0"/>
                  <w:marTop w:val="0"/>
                  <w:marBottom w:val="0"/>
                  <w:divBdr>
                    <w:top w:val="none" w:sz="0" w:space="0" w:color="auto"/>
                    <w:left w:val="none" w:sz="0" w:space="0" w:color="auto"/>
                    <w:bottom w:val="none" w:sz="0" w:space="0" w:color="auto"/>
                    <w:right w:val="none" w:sz="0" w:space="0" w:color="auto"/>
                  </w:divBdr>
                </w:div>
                <w:div w:id="937519821">
                  <w:marLeft w:val="0"/>
                  <w:marRight w:val="0"/>
                  <w:marTop w:val="0"/>
                  <w:marBottom w:val="0"/>
                  <w:divBdr>
                    <w:top w:val="none" w:sz="0" w:space="0" w:color="auto"/>
                    <w:left w:val="none" w:sz="0" w:space="0" w:color="auto"/>
                    <w:bottom w:val="none" w:sz="0" w:space="0" w:color="auto"/>
                    <w:right w:val="none" w:sz="0" w:space="0" w:color="auto"/>
                  </w:divBdr>
                </w:div>
                <w:div w:id="1860503747">
                  <w:marLeft w:val="0"/>
                  <w:marRight w:val="0"/>
                  <w:marTop w:val="0"/>
                  <w:marBottom w:val="0"/>
                  <w:divBdr>
                    <w:top w:val="none" w:sz="0" w:space="0" w:color="auto"/>
                    <w:left w:val="none" w:sz="0" w:space="0" w:color="auto"/>
                    <w:bottom w:val="none" w:sz="0" w:space="0" w:color="auto"/>
                    <w:right w:val="none" w:sz="0" w:space="0" w:color="auto"/>
                  </w:divBdr>
                </w:div>
                <w:div w:id="789712053">
                  <w:marLeft w:val="0"/>
                  <w:marRight w:val="0"/>
                  <w:marTop w:val="0"/>
                  <w:marBottom w:val="0"/>
                  <w:divBdr>
                    <w:top w:val="none" w:sz="0" w:space="0" w:color="auto"/>
                    <w:left w:val="none" w:sz="0" w:space="0" w:color="auto"/>
                    <w:bottom w:val="none" w:sz="0" w:space="0" w:color="auto"/>
                    <w:right w:val="none" w:sz="0" w:space="0" w:color="auto"/>
                  </w:divBdr>
                </w:div>
                <w:div w:id="282616091">
                  <w:marLeft w:val="0"/>
                  <w:marRight w:val="0"/>
                  <w:marTop w:val="0"/>
                  <w:marBottom w:val="0"/>
                  <w:divBdr>
                    <w:top w:val="none" w:sz="0" w:space="0" w:color="auto"/>
                    <w:left w:val="none" w:sz="0" w:space="0" w:color="auto"/>
                    <w:bottom w:val="none" w:sz="0" w:space="0" w:color="auto"/>
                    <w:right w:val="none" w:sz="0" w:space="0" w:color="auto"/>
                  </w:divBdr>
                </w:div>
                <w:div w:id="2106806116">
                  <w:marLeft w:val="0"/>
                  <w:marRight w:val="0"/>
                  <w:marTop w:val="0"/>
                  <w:marBottom w:val="0"/>
                  <w:divBdr>
                    <w:top w:val="none" w:sz="0" w:space="0" w:color="auto"/>
                    <w:left w:val="none" w:sz="0" w:space="0" w:color="auto"/>
                    <w:bottom w:val="none" w:sz="0" w:space="0" w:color="auto"/>
                    <w:right w:val="none" w:sz="0" w:space="0" w:color="auto"/>
                  </w:divBdr>
                </w:div>
                <w:div w:id="1459643020">
                  <w:marLeft w:val="0"/>
                  <w:marRight w:val="0"/>
                  <w:marTop w:val="0"/>
                  <w:marBottom w:val="0"/>
                  <w:divBdr>
                    <w:top w:val="none" w:sz="0" w:space="0" w:color="auto"/>
                    <w:left w:val="none" w:sz="0" w:space="0" w:color="auto"/>
                    <w:bottom w:val="none" w:sz="0" w:space="0" w:color="auto"/>
                    <w:right w:val="none" w:sz="0" w:space="0" w:color="auto"/>
                  </w:divBdr>
                </w:div>
                <w:div w:id="1074088170">
                  <w:marLeft w:val="0"/>
                  <w:marRight w:val="0"/>
                  <w:marTop w:val="0"/>
                  <w:marBottom w:val="0"/>
                  <w:divBdr>
                    <w:top w:val="none" w:sz="0" w:space="0" w:color="auto"/>
                    <w:left w:val="none" w:sz="0" w:space="0" w:color="auto"/>
                    <w:bottom w:val="none" w:sz="0" w:space="0" w:color="auto"/>
                    <w:right w:val="none" w:sz="0" w:space="0" w:color="auto"/>
                  </w:divBdr>
                </w:div>
                <w:div w:id="1272856139">
                  <w:marLeft w:val="0"/>
                  <w:marRight w:val="0"/>
                  <w:marTop w:val="0"/>
                  <w:marBottom w:val="0"/>
                  <w:divBdr>
                    <w:top w:val="none" w:sz="0" w:space="0" w:color="auto"/>
                    <w:left w:val="none" w:sz="0" w:space="0" w:color="auto"/>
                    <w:bottom w:val="none" w:sz="0" w:space="0" w:color="auto"/>
                    <w:right w:val="none" w:sz="0" w:space="0" w:color="auto"/>
                  </w:divBdr>
                </w:div>
                <w:div w:id="1326934405">
                  <w:marLeft w:val="0"/>
                  <w:marRight w:val="0"/>
                  <w:marTop w:val="0"/>
                  <w:marBottom w:val="0"/>
                  <w:divBdr>
                    <w:top w:val="none" w:sz="0" w:space="0" w:color="auto"/>
                    <w:left w:val="none" w:sz="0" w:space="0" w:color="auto"/>
                    <w:bottom w:val="none" w:sz="0" w:space="0" w:color="auto"/>
                    <w:right w:val="none" w:sz="0" w:space="0" w:color="auto"/>
                  </w:divBdr>
                </w:div>
                <w:div w:id="1300963710">
                  <w:marLeft w:val="0"/>
                  <w:marRight w:val="0"/>
                  <w:marTop w:val="0"/>
                  <w:marBottom w:val="0"/>
                  <w:divBdr>
                    <w:top w:val="none" w:sz="0" w:space="0" w:color="auto"/>
                    <w:left w:val="none" w:sz="0" w:space="0" w:color="auto"/>
                    <w:bottom w:val="none" w:sz="0" w:space="0" w:color="auto"/>
                    <w:right w:val="none" w:sz="0" w:space="0" w:color="auto"/>
                  </w:divBdr>
                </w:div>
                <w:div w:id="1646276712">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459493074">
                  <w:marLeft w:val="0"/>
                  <w:marRight w:val="0"/>
                  <w:marTop w:val="0"/>
                  <w:marBottom w:val="0"/>
                  <w:divBdr>
                    <w:top w:val="none" w:sz="0" w:space="0" w:color="auto"/>
                    <w:left w:val="none" w:sz="0" w:space="0" w:color="auto"/>
                    <w:bottom w:val="none" w:sz="0" w:space="0" w:color="auto"/>
                    <w:right w:val="none" w:sz="0" w:space="0" w:color="auto"/>
                  </w:divBdr>
                </w:div>
                <w:div w:id="1994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6336">
          <w:marLeft w:val="0"/>
          <w:marRight w:val="0"/>
          <w:marTop w:val="15"/>
          <w:marBottom w:val="0"/>
          <w:divBdr>
            <w:top w:val="single" w:sz="48" w:space="0" w:color="auto"/>
            <w:left w:val="single" w:sz="48" w:space="0" w:color="auto"/>
            <w:bottom w:val="single" w:sz="48" w:space="0" w:color="auto"/>
            <w:right w:val="single" w:sz="48" w:space="0" w:color="auto"/>
          </w:divBdr>
          <w:divsChild>
            <w:div w:id="1616792487">
              <w:marLeft w:val="0"/>
              <w:marRight w:val="0"/>
              <w:marTop w:val="0"/>
              <w:marBottom w:val="0"/>
              <w:divBdr>
                <w:top w:val="none" w:sz="0" w:space="0" w:color="auto"/>
                <w:left w:val="none" w:sz="0" w:space="0" w:color="auto"/>
                <w:bottom w:val="none" w:sz="0" w:space="0" w:color="auto"/>
                <w:right w:val="none" w:sz="0" w:space="0" w:color="auto"/>
              </w:divBdr>
              <w:divsChild>
                <w:div w:id="1856263339">
                  <w:marLeft w:val="0"/>
                  <w:marRight w:val="0"/>
                  <w:marTop w:val="0"/>
                  <w:marBottom w:val="0"/>
                  <w:divBdr>
                    <w:top w:val="none" w:sz="0" w:space="0" w:color="auto"/>
                    <w:left w:val="none" w:sz="0" w:space="0" w:color="auto"/>
                    <w:bottom w:val="none" w:sz="0" w:space="0" w:color="auto"/>
                    <w:right w:val="none" w:sz="0" w:space="0" w:color="auto"/>
                  </w:divBdr>
                </w:div>
                <w:div w:id="1006052481">
                  <w:marLeft w:val="0"/>
                  <w:marRight w:val="0"/>
                  <w:marTop w:val="0"/>
                  <w:marBottom w:val="0"/>
                  <w:divBdr>
                    <w:top w:val="none" w:sz="0" w:space="0" w:color="auto"/>
                    <w:left w:val="none" w:sz="0" w:space="0" w:color="auto"/>
                    <w:bottom w:val="none" w:sz="0" w:space="0" w:color="auto"/>
                    <w:right w:val="none" w:sz="0" w:space="0" w:color="auto"/>
                  </w:divBdr>
                </w:div>
                <w:div w:id="1976719294">
                  <w:marLeft w:val="0"/>
                  <w:marRight w:val="0"/>
                  <w:marTop w:val="0"/>
                  <w:marBottom w:val="0"/>
                  <w:divBdr>
                    <w:top w:val="none" w:sz="0" w:space="0" w:color="auto"/>
                    <w:left w:val="none" w:sz="0" w:space="0" w:color="auto"/>
                    <w:bottom w:val="none" w:sz="0" w:space="0" w:color="auto"/>
                    <w:right w:val="none" w:sz="0" w:space="0" w:color="auto"/>
                  </w:divBdr>
                </w:div>
                <w:div w:id="610548599">
                  <w:marLeft w:val="0"/>
                  <w:marRight w:val="0"/>
                  <w:marTop w:val="0"/>
                  <w:marBottom w:val="0"/>
                  <w:divBdr>
                    <w:top w:val="none" w:sz="0" w:space="0" w:color="auto"/>
                    <w:left w:val="none" w:sz="0" w:space="0" w:color="auto"/>
                    <w:bottom w:val="none" w:sz="0" w:space="0" w:color="auto"/>
                    <w:right w:val="none" w:sz="0" w:space="0" w:color="auto"/>
                  </w:divBdr>
                </w:div>
                <w:div w:id="1589729242">
                  <w:marLeft w:val="0"/>
                  <w:marRight w:val="0"/>
                  <w:marTop w:val="0"/>
                  <w:marBottom w:val="0"/>
                  <w:divBdr>
                    <w:top w:val="none" w:sz="0" w:space="0" w:color="auto"/>
                    <w:left w:val="none" w:sz="0" w:space="0" w:color="auto"/>
                    <w:bottom w:val="none" w:sz="0" w:space="0" w:color="auto"/>
                    <w:right w:val="none" w:sz="0" w:space="0" w:color="auto"/>
                  </w:divBdr>
                </w:div>
                <w:div w:id="1600404657">
                  <w:marLeft w:val="0"/>
                  <w:marRight w:val="0"/>
                  <w:marTop w:val="0"/>
                  <w:marBottom w:val="0"/>
                  <w:divBdr>
                    <w:top w:val="none" w:sz="0" w:space="0" w:color="auto"/>
                    <w:left w:val="none" w:sz="0" w:space="0" w:color="auto"/>
                    <w:bottom w:val="none" w:sz="0" w:space="0" w:color="auto"/>
                    <w:right w:val="none" w:sz="0" w:space="0" w:color="auto"/>
                  </w:divBdr>
                </w:div>
                <w:div w:id="1781100916">
                  <w:marLeft w:val="0"/>
                  <w:marRight w:val="0"/>
                  <w:marTop w:val="0"/>
                  <w:marBottom w:val="0"/>
                  <w:divBdr>
                    <w:top w:val="none" w:sz="0" w:space="0" w:color="auto"/>
                    <w:left w:val="none" w:sz="0" w:space="0" w:color="auto"/>
                    <w:bottom w:val="none" w:sz="0" w:space="0" w:color="auto"/>
                    <w:right w:val="none" w:sz="0" w:space="0" w:color="auto"/>
                  </w:divBdr>
                </w:div>
                <w:div w:id="404959401">
                  <w:marLeft w:val="0"/>
                  <w:marRight w:val="0"/>
                  <w:marTop w:val="0"/>
                  <w:marBottom w:val="0"/>
                  <w:divBdr>
                    <w:top w:val="none" w:sz="0" w:space="0" w:color="auto"/>
                    <w:left w:val="none" w:sz="0" w:space="0" w:color="auto"/>
                    <w:bottom w:val="none" w:sz="0" w:space="0" w:color="auto"/>
                    <w:right w:val="none" w:sz="0" w:space="0" w:color="auto"/>
                  </w:divBdr>
                </w:div>
                <w:div w:id="1532954453">
                  <w:marLeft w:val="0"/>
                  <w:marRight w:val="0"/>
                  <w:marTop w:val="0"/>
                  <w:marBottom w:val="0"/>
                  <w:divBdr>
                    <w:top w:val="none" w:sz="0" w:space="0" w:color="auto"/>
                    <w:left w:val="none" w:sz="0" w:space="0" w:color="auto"/>
                    <w:bottom w:val="none" w:sz="0" w:space="0" w:color="auto"/>
                    <w:right w:val="none" w:sz="0" w:space="0" w:color="auto"/>
                  </w:divBdr>
                </w:div>
                <w:div w:id="1094597697">
                  <w:marLeft w:val="0"/>
                  <w:marRight w:val="0"/>
                  <w:marTop w:val="0"/>
                  <w:marBottom w:val="0"/>
                  <w:divBdr>
                    <w:top w:val="none" w:sz="0" w:space="0" w:color="auto"/>
                    <w:left w:val="none" w:sz="0" w:space="0" w:color="auto"/>
                    <w:bottom w:val="none" w:sz="0" w:space="0" w:color="auto"/>
                    <w:right w:val="none" w:sz="0" w:space="0" w:color="auto"/>
                  </w:divBdr>
                </w:div>
                <w:div w:id="857347961">
                  <w:marLeft w:val="0"/>
                  <w:marRight w:val="0"/>
                  <w:marTop w:val="0"/>
                  <w:marBottom w:val="0"/>
                  <w:divBdr>
                    <w:top w:val="none" w:sz="0" w:space="0" w:color="auto"/>
                    <w:left w:val="none" w:sz="0" w:space="0" w:color="auto"/>
                    <w:bottom w:val="none" w:sz="0" w:space="0" w:color="auto"/>
                    <w:right w:val="none" w:sz="0" w:space="0" w:color="auto"/>
                  </w:divBdr>
                </w:div>
                <w:div w:id="235676516">
                  <w:marLeft w:val="0"/>
                  <w:marRight w:val="0"/>
                  <w:marTop w:val="0"/>
                  <w:marBottom w:val="0"/>
                  <w:divBdr>
                    <w:top w:val="none" w:sz="0" w:space="0" w:color="auto"/>
                    <w:left w:val="none" w:sz="0" w:space="0" w:color="auto"/>
                    <w:bottom w:val="none" w:sz="0" w:space="0" w:color="auto"/>
                    <w:right w:val="none" w:sz="0" w:space="0" w:color="auto"/>
                  </w:divBdr>
                </w:div>
                <w:div w:id="1358189675">
                  <w:marLeft w:val="0"/>
                  <w:marRight w:val="0"/>
                  <w:marTop w:val="0"/>
                  <w:marBottom w:val="0"/>
                  <w:divBdr>
                    <w:top w:val="none" w:sz="0" w:space="0" w:color="auto"/>
                    <w:left w:val="none" w:sz="0" w:space="0" w:color="auto"/>
                    <w:bottom w:val="none" w:sz="0" w:space="0" w:color="auto"/>
                    <w:right w:val="none" w:sz="0" w:space="0" w:color="auto"/>
                  </w:divBdr>
                </w:div>
                <w:div w:id="4731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4420">
      <w:bodyDiv w:val="1"/>
      <w:marLeft w:val="0"/>
      <w:marRight w:val="0"/>
      <w:marTop w:val="0"/>
      <w:marBottom w:val="0"/>
      <w:divBdr>
        <w:top w:val="none" w:sz="0" w:space="0" w:color="auto"/>
        <w:left w:val="none" w:sz="0" w:space="0" w:color="auto"/>
        <w:bottom w:val="none" w:sz="0" w:space="0" w:color="auto"/>
        <w:right w:val="none" w:sz="0" w:space="0" w:color="auto"/>
      </w:divBdr>
      <w:divsChild>
        <w:div w:id="1185172944">
          <w:marLeft w:val="0"/>
          <w:marRight w:val="0"/>
          <w:marTop w:val="0"/>
          <w:marBottom w:val="0"/>
          <w:divBdr>
            <w:top w:val="none" w:sz="0" w:space="0" w:color="auto"/>
            <w:left w:val="none" w:sz="0" w:space="0" w:color="auto"/>
            <w:bottom w:val="none" w:sz="0" w:space="0" w:color="auto"/>
            <w:right w:val="none" w:sz="0" w:space="0" w:color="auto"/>
          </w:divBdr>
        </w:div>
      </w:divsChild>
    </w:div>
    <w:div w:id="906380919">
      <w:bodyDiv w:val="1"/>
      <w:marLeft w:val="0"/>
      <w:marRight w:val="0"/>
      <w:marTop w:val="0"/>
      <w:marBottom w:val="0"/>
      <w:divBdr>
        <w:top w:val="none" w:sz="0" w:space="0" w:color="auto"/>
        <w:left w:val="none" w:sz="0" w:space="0" w:color="auto"/>
        <w:bottom w:val="none" w:sz="0" w:space="0" w:color="auto"/>
        <w:right w:val="none" w:sz="0" w:space="0" w:color="auto"/>
      </w:divBdr>
      <w:divsChild>
        <w:div w:id="245848402">
          <w:marLeft w:val="0"/>
          <w:marRight w:val="0"/>
          <w:marTop w:val="0"/>
          <w:marBottom w:val="0"/>
          <w:divBdr>
            <w:top w:val="none" w:sz="0" w:space="0" w:color="auto"/>
            <w:left w:val="none" w:sz="0" w:space="0" w:color="auto"/>
            <w:bottom w:val="none" w:sz="0" w:space="0" w:color="auto"/>
            <w:right w:val="none" w:sz="0" w:space="0" w:color="auto"/>
          </w:divBdr>
          <w:divsChild>
            <w:div w:id="1469394751">
              <w:marLeft w:val="0"/>
              <w:marRight w:val="0"/>
              <w:marTop w:val="0"/>
              <w:marBottom w:val="0"/>
              <w:divBdr>
                <w:top w:val="none" w:sz="0" w:space="0" w:color="auto"/>
                <w:left w:val="none" w:sz="0" w:space="0" w:color="auto"/>
                <w:bottom w:val="none" w:sz="0" w:space="0" w:color="auto"/>
                <w:right w:val="none" w:sz="0" w:space="0" w:color="auto"/>
              </w:divBdr>
              <w:divsChild>
                <w:div w:id="509566925">
                  <w:marLeft w:val="0"/>
                  <w:marRight w:val="0"/>
                  <w:marTop w:val="0"/>
                  <w:marBottom w:val="0"/>
                  <w:divBdr>
                    <w:top w:val="none" w:sz="0" w:space="0" w:color="auto"/>
                    <w:left w:val="none" w:sz="0" w:space="0" w:color="auto"/>
                    <w:bottom w:val="none" w:sz="0" w:space="0" w:color="auto"/>
                    <w:right w:val="none" w:sz="0" w:space="0" w:color="auto"/>
                  </w:divBdr>
                  <w:divsChild>
                    <w:div w:id="235434403">
                      <w:marLeft w:val="0"/>
                      <w:marRight w:val="0"/>
                      <w:marTop w:val="0"/>
                      <w:marBottom w:val="0"/>
                      <w:divBdr>
                        <w:top w:val="none" w:sz="0" w:space="0" w:color="auto"/>
                        <w:left w:val="none" w:sz="0" w:space="0" w:color="auto"/>
                        <w:bottom w:val="none" w:sz="0" w:space="0" w:color="auto"/>
                        <w:right w:val="none" w:sz="0" w:space="0" w:color="auto"/>
                      </w:divBdr>
                      <w:divsChild>
                        <w:div w:id="1972708328">
                          <w:marLeft w:val="0"/>
                          <w:marRight w:val="0"/>
                          <w:marTop w:val="0"/>
                          <w:marBottom w:val="0"/>
                          <w:divBdr>
                            <w:top w:val="none" w:sz="0" w:space="0" w:color="auto"/>
                            <w:left w:val="none" w:sz="0" w:space="0" w:color="auto"/>
                            <w:bottom w:val="none" w:sz="0" w:space="0" w:color="auto"/>
                            <w:right w:val="none" w:sz="0" w:space="0" w:color="auto"/>
                          </w:divBdr>
                          <w:divsChild>
                            <w:div w:id="2057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97881">
      <w:bodyDiv w:val="1"/>
      <w:marLeft w:val="0"/>
      <w:marRight w:val="0"/>
      <w:marTop w:val="0"/>
      <w:marBottom w:val="0"/>
      <w:divBdr>
        <w:top w:val="none" w:sz="0" w:space="0" w:color="auto"/>
        <w:left w:val="none" w:sz="0" w:space="0" w:color="auto"/>
        <w:bottom w:val="none" w:sz="0" w:space="0" w:color="auto"/>
        <w:right w:val="none" w:sz="0" w:space="0" w:color="auto"/>
      </w:divBdr>
      <w:divsChild>
        <w:div w:id="1072697336">
          <w:marLeft w:val="0"/>
          <w:marRight w:val="0"/>
          <w:marTop w:val="0"/>
          <w:marBottom w:val="0"/>
          <w:divBdr>
            <w:top w:val="none" w:sz="0" w:space="0" w:color="auto"/>
            <w:left w:val="none" w:sz="0" w:space="0" w:color="auto"/>
            <w:bottom w:val="none" w:sz="0" w:space="0" w:color="auto"/>
            <w:right w:val="none" w:sz="0" w:space="0" w:color="auto"/>
          </w:divBdr>
        </w:div>
      </w:divsChild>
    </w:div>
    <w:div w:id="933785115">
      <w:bodyDiv w:val="1"/>
      <w:marLeft w:val="0"/>
      <w:marRight w:val="0"/>
      <w:marTop w:val="0"/>
      <w:marBottom w:val="0"/>
      <w:divBdr>
        <w:top w:val="none" w:sz="0" w:space="0" w:color="auto"/>
        <w:left w:val="none" w:sz="0" w:space="0" w:color="auto"/>
        <w:bottom w:val="none" w:sz="0" w:space="0" w:color="auto"/>
        <w:right w:val="none" w:sz="0" w:space="0" w:color="auto"/>
      </w:divBdr>
      <w:divsChild>
        <w:div w:id="768695871">
          <w:marLeft w:val="0"/>
          <w:marRight w:val="0"/>
          <w:marTop w:val="0"/>
          <w:marBottom w:val="0"/>
          <w:divBdr>
            <w:top w:val="none" w:sz="0" w:space="0" w:color="auto"/>
            <w:left w:val="none" w:sz="0" w:space="0" w:color="auto"/>
            <w:bottom w:val="none" w:sz="0" w:space="0" w:color="auto"/>
            <w:right w:val="none" w:sz="0" w:space="0" w:color="auto"/>
          </w:divBdr>
          <w:divsChild>
            <w:div w:id="613099095">
              <w:marLeft w:val="0"/>
              <w:marRight w:val="0"/>
              <w:marTop w:val="0"/>
              <w:marBottom w:val="0"/>
              <w:divBdr>
                <w:top w:val="none" w:sz="0" w:space="0" w:color="auto"/>
                <w:left w:val="none" w:sz="0" w:space="0" w:color="auto"/>
                <w:bottom w:val="none" w:sz="0" w:space="0" w:color="auto"/>
                <w:right w:val="none" w:sz="0" w:space="0" w:color="auto"/>
              </w:divBdr>
              <w:divsChild>
                <w:div w:id="257104608">
                  <w:marLeft w:val="0"/>
                  <w:marRight w:val="0"/>
                  <w:marTop w:val="0"/>
                  <w:marBottom w:val="0"/>
                  <w:divBdr>
                    <w:top w:val="none" w:sz="0" w:space="0" w:color="auto"/>
                    <w:left w:val="none" w:sz="0" w:space="0" w:color="auto"/>
                    <w:bottom w:val="none" w:sz="0" w:space="0" w:color="auto"/>
                    <w:right w:val="none" w:sz="0" w:space="0" w:color="auto"/>
                  </w:divBdr>
                </w:div>
              </w:divsChild>
            </w:div>
            <w:div w:id="1639258868">
              <w:marLeft w:val="0"/>
              <w:marRight w:val="0"/>
              <w:marTop w:val="0"/>
              <w:marBottom w:val="0"/>
              <w:divBdr>
                <w:top w:val="none" w:sz="0" w:space="0" w:color="auto"/>
                <w:left w:val="none" w:sz="0" w:space="0" w:color="auto"/>
                <w:bottom w:val="none" w:sz="0" w:space="0" w:color="auto"/>
                <w:right w:val="none" w:sz="0" w:space="0" w:color="auto"/>
              </w:divBdr>
            </w:div>
            <w:div w:id="538712143">
              <w:marLeft w:val="0"/>
              <w:marRight w:val="0"/>
              <w:marTop w:val="0"/>
              <w:marBottom w:val="0"/>
              <w:divBdr>
                <w:top w:val="none" w:sz="0" w:space="0" w:color="auto"/>
                <w:left w:val="none" w:sz="0" w:space="0" w:color="auto"/>
                <w:bottom w:val="none" w:sz="0" w:space="0" w:color="auto"/>
                <w:right w:val="none" w:sz="0" w:space="0" w:color="auto"/>
              </w:divBdr>
            </w:div>
            <w:div w:id="4001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8343">
      <w:bodyDiv w:val="1"/>
      <w:marLeft w:val="0"/>
      <w:marRight w:val="0"/>
      <w:marTop w:val="0"/>
      <w:marBottom w:val="0"/>
      <w:divBdr>
        <w:top w:val="none" w:sz="0" w:space="0" w:color="auto"/>
        <w:left w:val="none" w:sz="0" w:space="0" w:color="auto"/>
        <w:bottom w:val="none" w:sz="0" w:space="0" w:color="auto"/>
        <w:right w:val="none" w:sz="0" w:space="0" w:color="auto"/>
      </w:divBdr>
      <w:divsChild>
        <w:div w:id="1623268272">
          <w:marLeft w:val="0"/>
          <w:marRight w:val="0"/>
          <w:marTop w:val="0"/>
          <w:marBottom w:val="0"/>
          <w:divBdr>
            <w:top w:val="none" w:sz="0" w:space="0" w:color="auto"/>
            <w:left w:val="none" w:sz="0" w:space="0" w:color="auto"/>
            <w:bottom w:val="none" w:sz="0" w:space="0" w:color="auto"/>
            <w:right w:val="none" w:sz="0" w:space="0" w:color="auto"/>
          </w:divBdr>
        </w:div>
      </w:divsChild>
    </w:div>
    <w:div w:id="970213216">
      <w:bodyDiv w:val="1"/>
      <w:marLeft w:val="0"/>
      <w:marRight w:val="0"/>
      <w:marTop w:val="0"/>
      <w:marBottom w:val="0"/>
      <w:divBdr>
        <w:top w:val="none" w:sz="0" w:space="0" w:color="auto"/>
        <w:left w:val="none" w:sz="0" w:space="0" w:color="auto"/>
        <w:bottom w:val="none" w:sz="0" w:space="0" w:color="auto"/>
        <w:right w:val="none" w:sz="0" w:space="0" w:color="auto"/>
      </w:divBdr>
      <w:divsChild>
        <w:div w:id="663774984">
          <w:marLeft w:val="1080"/>
          <w:marRight w:val="0"/>
          <w:marTop w:val="100"/>
          <w:marBottom w:val="0"/>
          <w:divBdr>
            <w:top w:val="none" w:sz="0" w:space="0" w:color="auto"/>
            <w:left w:val="none" w:sz="0" w:space="0" w:color="auto"/>
            <w:bottom w:val="none" w:sz="0" w:space="0" w:color="auto"/>
            <w:right w:val="none" w:sz="0" w:space="0" w:color="auto"/>
          </w:divBdr>
        </w:div>
        <w:div w:id="844855887">
          <w:marLeft w:val="1080"/>
          <w:marRight w:val="0"/>
          <w:marTop w:val="100"/>
          <w:marBottom w:val="0"/>
          <w:divBdr>
            <w:top w:val="none" w:sz="0" w:space="0" w:color="auto"/>
            <w:left w:val="none" w:sz="0" w:space="0" w:color="auto"/>
            <w:bottom w:val="none" w:sz="0" w:space="0" w:color="auto"/>
            <w:right w:val="none" w:sz="0" w:space="0" w:color="auto"/>
          </w:divBdr>
        </w:div>
        <w:div w:id="2094929796">
          <w:marLeft w:val="1080"/>
          <w:marRight w:val="0"/>
          <w:marTop w:val="100"/>
          <w:marBottom w:val="0"/>
          <w:divBdr>
            <w:top w:val="none" w:sz="0" w:space="0" w:color="auto"/>
            <w:left w:val="none" w:sz="0" w:space="0" w:color="auto"/>
            <w:bottom w:val="none" w:sz="0" w:space="0" w:color="auto"/>
            <w:right w:val="none" w:sz="0" w:space="0" w:color="auto"/>
          </w:divBdr>
        </w:div>
      </w:divsChild>
    </w:div>
    <w:div w:id="1056589505">
      <w:bodyDiv w:val="1"/>
      <w:marLeft w:val="0"/>
      <w:marRight w:val="0"/>
      <w:marTop w:val="0"/>
      <w:marBottom w:val="0"/>
      <w:divBdr>
        <w:top w:val="none" w:sz="0" w:space="0" w:color="auto"/>
        <w:left w:val="none" w:sz="0" w:space="0" w:color="auto"/>
        <w:bottom w:val="none" w:sz="0" w:space="0" w:color="auto"/>
        <w:right w:val="none" w:sz="0" w:space="0" w:color="auto"/>
      </w:divBdr>
      <w:divsChild>
        <w:div w:id="566038396">
          <w:marLeft w:val="360"/>
          <w:marRight w:val="0"/>
          <w:marTop w:val="200"/>
          <w:marBottom w:val="0"/>
          <w:divBdr>
            <w:top w:val="none" w:sz="0" w:space="0" w:color="auto"/>
            <w:left w:val="none" w:sz="0" w:space="0" w:color="auto"/>
            <w:bottom w:val="none" w:sz="0" w:space="0" w:color="auto"/>
            <w:right w:val="none" w:sz="0" w:space="0" w:color="auto"/>
          </w:divBdr>
        </w:div>
        <w:div w:id="1367563765">
          <w:marLeft w:val="1080"/>
          <w:marRight w:val="0"/>
          <w:marTop w:val="100"/>
          <w:marBottom w:val="0"/>
          <w:divBdr>
            <w:top w:val="none" w:sz="0" w:space="0" w:color="auto"/>
            <w:left w:val="none" w:sz="0" w:space="0" w:color="auto"/>
            <w:bottom w:val="none" w:sz="0" w:space="0" w:color="auto"/>
            <w:right w:val="none" w:sz="0" w:space="0" w:color="auto"/>
          </w:divBdr>
        </w:div>
        <w:div w:id="1566529520">
          <w:marLeft w:val="1080"/>
          <w:marRight w:val="0"/>
          <w:marTop w:val="100"/>
          <w:marBottom w:val="0"/>
          <w:divBdr>
            <w:top w:val="none" w:sz="0" w:space="0" w:color="auto"/>
            <w:left w:val="none" w:sz="0" w:space="0" w:color="auto"/>
            <w:bottom w:val="none" w:sz="0" w:space="0" w:color="auto"/>
            <w:right w:val="none" w:sz="0" w:space="0" w:color="auto"/>
          </w:divBdr>
        </w:div>
        <w:div w:id="2138137497">
          <w:marLeft w:val="360"/>
          <w:marRight w:val="0"/>
          <w:marTop w:val="200"/>
          <w:marBottom w:val="0"/>
          <w:divBdr>
            <w:top w:val="none" w:sz="0" w:space="0" w:color="auto"/>
            <w:left w:val="none" w:sz="0" w:space="0" w:color="auto"/>
            <w:bottom w:val="none" w:sz="0" w:space="0" w:color="auto"/>
            <w:right w:val="none" w:sz="0" w:space="0" w:color="auto"/>
          </w:divBdr>
        </w:div>
        <w:div w:id="1738555388">
          <w:marLeft w:val="360"/>
          <w:marRight w:val="0"/>
          <w:marTop w:val="200"/>
          <w:marBottom w:val="0"/>
          <w:divBdr>
            <w:top w:val="none" w:sz="0" w:space="0" w:color="auto"/>
            <w:left w:val="none" w:sz="0" w:space="0" w:color="auto"/>
            <w:bottom w:val="none" w:sz="0" w:space="0" w:color="auto"/>
            <w:right w:val="none" w:sz="0" w:space="0" w:color="auto"/>
          </w:divBdr>
        </w:div>
      </w:divsChild>
    </w:div>
    <w:div w:id="1090001157">
      <w:bodyDiv w:val="1"/>
      <w:marLeft w:val="0"/>
      <w:marRight w:val="0"/>
      <w:marTop w:val="0"/>
      <w:marBottom w:val="0"/>
      <w:divBdr>
        <w:top w:val="none" w:sz="0" w:space="0" w:color="auto"/>
        <w:left w:val="none" w:sz="0" w:space="0" w:color="auto"/>
        <w:bottom w:val="none" w:sz="0" w:space="0" w:color="auto"/>
        <w:right w:val="none" w:sz="0" w:space="0" w:color="auto"/>
      </w:divBdr>
      <w:divsChild>
        <w:div w:id="185406356">
          <w:marLeft w:val="0"/>
          <w:marRight w:val="0"/>
          <w:marTop w:val="15"/>
          <w:marBottom w:val="0"/>
          <w:divBdr>
            <w:top w:val="single" w:sz="48" w:space="0" w:color="auto"/>
            <w:left w:val="single" w:sz="48" w:space="0" w:color="auto"/>
            <w:bottom w:val="single" w:sz="48" w:space="0" w:color="auto"/>
            <w:right w:val="single" w:sz="48" w:space="0" w:color="auto"/>
          </w:divBdr>
          <w:divsChild>
            <w:div w:id="1094745184">
              <w:marLeft w:val="0"/>
              <w:marRight w:val="0"/>
              <w:marTop w:val="0"/>
              <w:marBottom w:val="0"/>
              <w:divBdr>
                <w:top w:val="none" w:sz="0" w:space="0" w:color="auto"/>
                <w:left w:val="none" w:sz="0" w:space="0" w:color="auto"/>
                <w:bottom w:val="none" w:sz="0" w:space="0" w:color="auto"/>
                <w:right w:val="none" w:sz="0" w:space="0" w:color="auto"/>
              </w:divBdr>
              <w:divsChild>
                <w:div w:id="1673682661">
                  <w:marLeft w:val="0"/>
                  <w:marRight w:val="0"/>
                  <w:marTop w:val="0"/>
                  <w:marBottom w:val="0"/>
                  <w:divBdr>
                    <w:top w:val="none" w:sz="0" w:space="0" w:color="auto"/>
                    <w:left w:val="none" w:sz="0" w:space="0" w:color="auto"/>
                    <w:bottom w:val="none" w:sz="0" w:space="0" w:color="auto"/>
                    <w:right w:val="none" w:sz="0" w:space="0" w:color="auto"/>
                  </w:divBdr>
                </w:div>
                <w:div w:id="637612545">
                  <w:marLeft w:val="0"/>
                  <w:marRight w:val="0"/>
                  <w:marTop w:val="0"/>
                  <w:marBottom w:val="0"/>
                  <w:divBdr>
                    <w:top w:val="none" w:sz="0" w:space="0" w:color="auto"/>
                    <w:left w:val="none" w:sz="0" w:space="0" w:color="auto"/>
                    <w:bottom w:val="none" w:sz="0" w:space="0" w:color="auto"/>
                    <w:right w:val="none" w:sz="0" w:space="0" w:color="auto"/>
                  </w:divBdr>
                </w:div>
                <w:div w:id="1719276482">
                  <w:marLeft w:val="0"/>
                  <w:marRight w:val="0"/>
                  <w:marTop w:val="0"/>
                  <w:marBottom w:val="0"/>
                  <w:divBdr>
                    <w:top w:val="none" w:sz="0" w:space="0" w:color="auto"/>
                    <w:left w:val="none" w:sz="0" w:space="0" w:color="auto"/>
                    <w:bottom w:val="none" w:sz="0" w:space="0" w:color="auto"/>
                    <w:right w:val="none" w:sz="0" w:space="0" w:color="auto"/>
                  </w:divBdr>
                </w:div>
                <w:div w:id="407969037">
                  <w:marLeft w:val="0"/>
                  <w:marRight w:val="0"/>
                  <w:marTop w:val="0"/>
                  <w:marBottom w:val="0"/>
                  <w:divBdr>
                    <w:top w:val="none" w:sz="0" w:space="0" w:color="auto"/>
                    <w:left w:val="none" w:sz="0" w:space="0" w:color="auto"/>
                    <w:bottom w:val="none" w:sz="0" w:space="0" w:color="auto"/>
                    <w:right w:val="none" w:sz="0" w:space="0" w:color="auto"/>
                  </w:divBdr>
                </w:div>
                <w:div w:id="244925958">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
                <w:div w:id="985938315">
                  <w:marLeft w:val="0"/>
                  <w:marRight w:val="0"/>
                  <w:marTop w:val="0"/>
                  <w:marBottom w:val="0"/>
                  <w:divBdr>
                    <w:top w:val="none" w:sz="0" w:space="0" w:color="auto"/>
                    <w:left w:val="none" w:sz="0" w:space="0" w:color="auto"/>
                    <w:bottom w:val="none" w:sz="0" w:space="0" w:color="auto"/>
                    <w:right w:val="none" w:sz="0" w:space="0" w:color="auto"/>
                  </w:divBdr>
                </w:div>
                <w:div w:id="324364307">
                  <w:marLeft w:val="0"/>
                  <w:marRight w:val="0"/>
                  <w:marTop w:val="0"/>
                  <w:marBottom w:val="0"/>
                  <w:divBdr>
                    <w:top w:val="none" w:sz="0" w:space="0" w:color="auto"/>
                    <w:left w:val="none" w:sz="0" w:space="0" w:color="auto"/>
                    <w:bottom w:val="none" w:sz="0" w:space="0" w:color="auto"/>
                    <w:right w:val="none" w:sz="0" w:space="0" w:color="auto"/>
                  </w:divBdr>
                </w:div>
                <w:div w:id="1149398655">
                  <w:marLeft w:val="0"/>
                  <w:marRight w:val="0"/>
                  <w:marTop w:val="0"/>
                  <w:marBottom w:val="0"/>
                  <w:divBdr>
                    <w:top w:val="none" w:sz="0" w:space="0" w:color="auto"/>
                    <w:left w:val="none" w:sz="0" w:space="0" w:color="auto"/>
                    <w:bottom w:val="none" w:sz="0" w:space="0" w:color="auto"/>
                    <w:right w:val="none" w:sz="0" w:space="0" w:color="auto"/>
                  </w:divBdr>
                </w:div>
                <w:div w:id="939683010">
                  <w:marLeft w:val="0"/>
                  <w:marRight w:val="0"/>
                  <w:marTop w:val="0"/>
                  <w:marBottom w:val="0"/>
                  <w:divBdr>
                    <w:top w:val="none" w:sz="0" w:space="0" w:color="auto"/>
                    <w:left w:val="none" w:sz="0" w:space="0" w:color="auto"/>
                    <w:bottom w:val="none" w:sz="0" w:space="0" w:color="auto"/>
                    <w:right w:val="none" w:sz="0" w:space="0" w:color="auto"/>
                  </w:divBdr>
                </w:div>
                <w:div w:id="1761608990">
                  <w:marLeft w:val="0"/>
                  <w:marRight w:val="0"/>
                  <w:marTop w:val="0"/>
                  <w:marBottom w:val="0"/>
                  <w:divBdr>
                    <w:top w:val="none" w:sz="0" w:space="0" w:color="auto"/>
                    <w:left w:val="none" w:sz="0" w:space="0" w:color="auto"/>
                    <w:bottom w:val="none" w:sz="0" w:space="0" w:color="auto"/>
                    <w:right w:val="none" w:sz="0" w:space="0" w:color="auto"/>
                  </w:divBdr>
                </w:div>
                <w:div w:id="1241139125">
                  <w:marLeft w:val="0"/>
                  <w:marRight w:val="0"/>
                  <w:marTop w:val="0"/>
                  <w:marBottom w:val="0"/>
                  <w:divBdr>
                    <w:top w:val="none" w:sz="0" w:space="0" w:color="auto"/>
                    <w:left w:val="none" w:sz="0" w:space="0" w:color="auto"/>
                    <w:bottom w:val="none" w:sz="0" w:space="0" w:color="auto"/>
                    <w:right w:val="none" w:sz="0" w:space="0" w:color="auto"/>
                  </w:divBdr>
                </w:div>
                <w:div w:id="2030637405">
                  <w:marLeft w:val="0"/>
                  <w:marRight w:val="0"/>
                  <w:marTop w:val="0"/>
                  <w:marBottom w:val="0"/>
                  <w:divBdr>
                    <w:top w:val="none" w:sz="0" w:space="0" w:color="auto"/>
                    <w:left w:val="none" w:sz="0" w:space="0" w:color="auto"/>
                    <w:bottom w:val="none" w:sz="0" w:space="0" w:color="auto"/>
                    <w:right w:val="none" w:sz="0" w:space="0" w:color="auto"/>
                  </w:divBdr>
                </w:div>
                <w:div w:id="914238934">
                  <w:marLeft w:val="0"/>
                  <w:marRight w:val="0"/>
                  <w:marTop w:val="0"/>
                  <w:marBottom w:val="0"/>
                  <w:divBdr>
                    <w:top w:val="none" w:sz="0" w:space="0" w:color="auto"/>
                    <w:left w:val="none" w:sz="0" w:space="0" w:color="auto"/>
                    <w:bottom w:val="none" w:sz="0" w:space="0" w:color="auto"/>
                    <w:right w:val="none" w:sz="0" w:space="0" w:color="auto"/>
                  </w:divBdr>
                </w:div>
                <w:div w:id="97140138">
                  <w:marLeft w:val="0"/>
                  <w:marRight w:val="0"/>
                  <w:marTop w:val="0"/>
                  <w:marBottom w:val="0"/>
                  <w:divBdr>
                    <w:top w:val="none" w:sz="0" w:space="0" w:color="auto"/>
                    <w:left w:val="none" w:sz="0" w:space="0" w:color="auto"/>
                    <w:bottom w:val="none" w:sz="0" w:space="0" w:color="auto"/>
                    <w:right w:val="none" w:sz="0" w:space="0" w:color="auto"/>
                  </w:divBdr>
                </w:div>
                <w:div w:id="1061757335">
                  <w:marLeft w:val="0"/>
                  <w:marRight w:val="0"/>
                  <w:marTop w:val="0"/>
                  <w:marBottom w:val="0"/>
                  <w:divBdr>
                    <w:top w:val="none" w:sz="0" w:space="0" w:color="auto"/>
                    <w:left w:val="none" w:sz="0" w:space="0" w:color="auto"/>
                    <w:bottom w:val="none" w:sz="0" w:space="0" w:color="auto"/>
                    <w:right w:val="none" w:sz="0" w:space="0" w:color="auto"/>
                  </w:divBdr>
                </w:div>
                <w:div w:id="884683532">
                  <w:marLeft w:val="0"/>
                  <w:marRight w:val="0"/>
                  <w:marTop w:val="0"/>
                  <w:marBottom w:val="0"/>
                  <w:divBdr>
                    <w:top w:val="none" w:sz="0" w:space="0" w:color="auto"/>
                    <w:left w:val="none" w:sz="0" w:space="0" w:color="auto"/>
                    <w:bottom w:val="none" w:sz="0" w:space="0" w:color="auto"/>
                    <w:right w:val="none" w:sz="0" w:space="0" w:color="auto"/>
                  </w:divBdr>
                </w:div>
                <w:div w:id="2096511483">
                  <w:marLeft w:val="0"/>
                  <w:marRight w:val="0"/>
                  <w:marTop w:val="0"/>
                  <w:marBottom w:val="0"/>
                  <w:divBdr>
                    <w:top w:val="none" w:sz="0" w:space="0" w:color="auto"/>
                    <w:left w:val="none" w:sz="0" w:space="0" w:color="auto"/>
                    <w:bottom w:val="none" w:sz="0" w:space="0" w:color="auto"/>
                    <w:right w:val="none" w:sz="0" w:space="0" w:color="auto"/>
                  </w:divBdr>
                </w:div>
                <w:div w:id="2071030043">
                  <w:marLeft w:val="0"/>
                  <w:marRight w:val="0"/>
                  <w:marTop w:val="0"/>
                  <w:marBottom w:val="0"/>
                  <w:divBdr>
                    <w:top w:val="none" w:sz="0" w:space="0" w:color="auto"/>
                    <w:left w:val="none" w:sz="0" w:space="0" w:color="auto"/>
                    <w:bottom w:val="none" w:sz="0" w:space="0" w:color="auto"/>
                    <w:right w:val="none" w:sz="0" w:space="0" w:color="auto"/>
                  </w:divBdr>
                </w:div>
                <w:div w:id="1277911292">
                  <w:marLeft w:val="0"/>
                  <w:marRight w:val="0"/>
                  <w:marTop w:val="0"/>
                  <w:marBottom w:val="0"/>
                  <w:divBdr>
                    <w:top w:val="none" w:sz="0" w:space="0" w:color="auto"/>
                    <w:left w:val="none" w:sz="0" w:space="0" w:color="auto"/>
                    <w:bottom w:val="none" w:sz="0" w:space="0" w:color="auto"/>
                    <w:right w:val="none" w:sz="0" w:space="0" w:color="auto"/>
                  </w:divBdr>
                </w:div>
                <w:div w:id="1195389697">
                  <w:marLeft w:val="0"/>
                  <w:marRight w:val="0"/>
                  <w:marTop w:val="0"/>
                  <w:marBottom w:val="0"/>
                  <w:divBdr>
                    <w:top w:val="none" w:sz="0" w:space="0" w:color="auto"/>
                    <w:left w:val="none" w:sz="0" w:space="0" w:color="auto"/>
                    <w:bottom w:val="none" w:sz="0" w:space="0" w:color="auto"/>
                    <w:right w:val="none" w:sz="0" w:space="0" w:color="auto"/>
                  </w:divBdr>
                </w:div>
                <w:div w:id="1451121722">
                  <w:marLeft w:val="0"/>
                  <w:marRight w:val="0"/>
                  <w:marTop w:val="0"/>
                  <w:marBottom w:val="0"/>
                  <w:divBdr>
                    <w:top w:val="none" w:sz="0" w:space="0" w:color="auto"/>
                    <w:left w:val="none" w:sz="0" w:space="0" w:color="auto"/>
                    <w:bottom w:val="none" w:sz="0" w:space="0" w:color="auto"/>
                    <w:right w:val="none" w:sz="0" w:space="0" w:color="auto"/>
                  </w:divBdr>
                </w:div>
                <w:div w:id="1342393162">
                  <w:marLeft w:val="0"/>
                  <w:marRight w:val="0"/>
                  <w:marTop w:val="0"/>
                  <w:marBottom w:val="0"/>
                  <w:divBdr>
                    <w:top w:val="none" w:sz="0" w:space="0" w:color="auto"/>
                    <w:left w:val="none" w:sz="0" w:space="0" w:color="auto"/>
                    <w:bottom w:val="none" w:sz="0" w:space="0" w:color="auto"/>
                    <w:right w:val="none" w:sz="0" w:space="0" w:color="auto"/>
                  </w:divBdr>
                </w:div>
                <w:div w:id="1987471504">
                  <w:marLeft w:val="0"/>
                  <w:marRight w:val="0"/>
                  <w:marTop w:val="0"/>
                  <w:marBottom w:val="0"/>
                  <w:divBdr>
                    <w:top w:val="none" w:sz="0" w:space="0" w:color="auto"/>
                    <w:left w:val="none" w:sz="0" w:space="0" w:color="auto"/>
                    <w:bottom w:val="none" w:sz="0" w:space="0" w:color="auto"/>
                    <w:right w:val="none" w:sz="0" w:space="0" w:color="auto"/>
                  </w:divBdr>
                </w:div>
                <w:div w:id="1951740109">
                  <w:marLeft w:val="0"/>
                  <w:marRight w:val="0"/>
                  <w:marTop w:val="0"/>
                  <w:marBottom w:val="0"/>
                  <w:divBdr>
                    <w:top w:val="none" w:sz="0" w:space="0" w:color="auto"/>
                    <w:left w:val="none" w:sz="0" w:space="0" w:color="auto"/>
                    <w:bottom w:val="none" w:sz="0" w:space="0" w:color="auto"/>
                    <w:right w:val="none" w:sz="0" w:space="0" w:color="auto"/>
                  </w:divBdr>
                </w:div>
                <w:div w:id="879628522">
                  <w:marLeft w:val="0"/>
                  <w:marRight w:val="0"/>
                  <w:marTop w:val="0"/>
                  <w:marBottom w:val="0"/>
                  <w:divBdr>
                    <w:top w:val="none" w:sz="0" w:space="0" w:color="auto"/>
                    <w:left w:val="none" w:sz="0" w:space="0" w:color="auto"/>
                    <w:bottom w:val="none" w:sz="0" w:space="0" w:color="auto"/>
                    <w:right w:val="none" w:sz="0" w:space="0" w:color="auto"/>
                  </w:divBdr>
                </w:div>
                <w:div w:id="1678072704">
                  <w:marLeft w:val="0"/>
                  <w:marRight w:val="0"/>
                  <w:marTop w:val="0"/>
                  <w:marBottom w:val="0"/>
                  <w:divBdr>
                    <w:top w:val="none" w:sz="0" w:space="0" w:color="auto"/>
                    <w:left w:val="none" w:sz="0" w:space="0" w:color="auto"/>
                    <w:bottom w:val="none" w:sz="0" w:space="0" w:color="auto"/>
                    <w:right w:val="none" w:sz="0" w:space="0" w:color="auto"/>
                  </w:divBdr>
                </w:div>
                <w:div w:id="1890991710">
                  <w:marLeft w:val="0"/>
                  <w:marRight w:val="0"/>
                  <w:marTop w:val="0"/>
                  <w:marBottom w:val="0"/>
                  <w:divBdr>
                    <w:top w:val="none" w:sz="0" w:space="0" w:color="auto"/>
                    <w:left w:val="none" w:sz="0" w:space="0" w:color="auto"/>
                    <w:bottom w:val="none" w:sz="0" w:space="0" w:color="auto"/>
                    <w:right w:val="none" w:sz="0" w:space="0" w:color="auto"/>
                  </w:divBdr>
                </w:div>
                <w:div w:id="1117991302">
                  <w:marLeft w:val="0"/>
                  <w:marRight w:val="0"/>
                  <w:marTop w:val="0"/>
                  <w:marBottom w:val="0"/>
                  <w:divBdr>
                    <w:top w:val="none" w:sz="0" w:space="0" w:color="auto"/>
                    <w:left w:val="none" w:sz="0" w:space="0" w:color="auto"/>
                    <w:bottom w:val="none" w:sz="0" w:space="0" w:color="auto"/>
                    <w:right w:val="none" w:sz="0" w:space="0" w:color="auto"/>
                  </w:divBdr>
                </w:div>
                <w:div w:id="120459656">
                  <w:marLeft w:val="0"/>
                  <w:marRight w:val="0"/>
                  <w:marTop w:val="0"/>
                  <w:marBottom w:val="0"/>
                  <w:divBdr>
                    <w:top w:val="none" w:sz="0" w:space="0" w:color="auto"/>
                    <w:left w:val="none" w:sz="0" w:space="0" w:color="auto"/>
                    <w:bottom w:val="none" w:sz="0" w:space="0" w:color="auto"/>
                    <w:right w:val="none" w:sz="0" w:space="0" w:color="auto"/>
                  </w:divBdr>
                </w:div>
                <w:div w:id="387152804">
                  <w:marLeft w:val="0"/>
                  <w:marRight w:val="0"/>
                  <w:marTop w:val="0"/>
                  <w:marBottom w:val="0"/>
                  <w:divBdr>
                    <w:top w:val="none" w:sz="0" w:space="0" w:color="auto"/>
                    <w:left w:val="none" w:sz="0" w:space="0" w:color="auto"/>
                    <w:bottom w:val="none" w:sz="0" w:space="0" w:color="auto"/>
                    <w:right w:val="none" w:sz="0" w:space="0" w:color="auto"/>
                  </w:divBdr>
                </w:div>
                <w:div w:id="1658461760">
                  <w:marLeft w:val="0"/>
                  <w:marRight w:val="0"/>
                  <w:marTop w:val="0"/>
                  <w:marBottom w:val="0"/>
                  <w:divBdr>
                    <w:top w:val="none" w:sz="0" w:space="0" w:color="auto"/>
                    <w:left w:val="none" w:sz="0" w:space="0" w:color="auto"/>
                    <w:bottom w:val="none" w:sz="0" w:space="0" w:color="auto"/>
                    <w:right w:val="none" w:sz="0" w:space="0" w:color="auto"/>
                  </w:divBdr>
                </w:div>
                <w:div w:id="354842786">
                  <w:marLeft w:val="0"/>
                  <w:marRight w:val="0"/>
                  <w:marTop w:val="0"/>
                  <w:marBottom w:val="0"/>
                  <w:divBdr>
                    <w:top w:val="none" w:sz="0" w:space="0" w:color="auto"/>
                    <w:left w:val="none" w:sz="0" w:space="0" w:color="auto"/>
                    <w:bottom w:val="none" w:sz="0" w:space="0" w:color="auto"/>
                    <w:right w:val="none" w:sz="0" w:space="0" w:color="auto"/>
                  </w:divBdr>
                </w:div>
                <w:div w:id="464741931">
                  <w:marLeft w:val="0"/>
                  <w:marRight w:val="0"/>
                  <w:marTop w:val="0"/>
                  <w:marBottom w:val="0"/>
                  <w:divBdr>
                    <w:top w:val="none" w:sz="0" w:space="0" w:color="auto"/>
                    <w:left w:val="none" w:sz="0" w:space="0" w:color="auto"/>
                    <w:bottom w:val="none" w:sz="0" w:space="0" w:color="auto"/>
                    <w:right w:val="none" w:sz="0" w:space="0" w:color="auto"/>
                  </w:divBdr>
                </w:div>
                <w:div w:id="497883606">
                  <w:marLeft w:val="0"/>
                  <w:marRight w:val="0"/>
                  <w:marTop w:val="0"/>
                  <w:marBottom w:val="0"/>
                  <w:divBdr>
                    <w:top w:val="none" w:sz="0" w:space="0" w:color="auto"/>
                    <w:left w:val="none" w:sz="0" w:space="0" w:color="auto"/>
                    <w:bottom w:val="none" w:sz="0" w:space="0" w:color="auto"/>
                    <w:right w:val="none" w:sz="0" w:space="0" w:color="auto"/>
                  </w:divBdr>
                </w:div>
                <w:div w:id="1133014679">
                  <w:marLeft w:val="0"/>
                  <w:marRight w:val="0"/>
                  <w:marTop w:val="0"/>
                  <w:marBottom w:val="0"/>
                  <w:divBdr>
                    <w:top w:val="none" w:sz="0" w:space="0" w:color="auto"/>
                    <w:left w:val="none" w:sz="0" w:space="0" w:color="auto"/>
                    <w:bottom w:val="none" w:sz="0" w:space="0" w:color="auto"/>
                    <w:right w:val="none" w:sz="0" w:space="0" w:color="auto"/>
                  </w:divBdr>
                </w:div>
                <w:div w:id="965500494">
                  <w:marLeft w:val="0"/>
                  <w:marRight w:val="0"/>
                  <w:marTop w:val="0"/>
                  <w:marBottom w:val="0"/>
                  <w:divBdr>
                    <w:top w:val="none" w:sz="0" w:space="0" w:color="auto"/>
                    <w:left w:val="none" w:sz="0" w:space="0" w:color="auto"/>
                    <w:bottom w:val="none" w:sz="0" w:space="0" w:color="auto"/>
                    <w:right w:val="none" w:sz="0" w:space="0" w:color="auto"/>
                  </w:divBdr>
                </w:div>
                <w:div w:id="2107604481">
                  <w:marLeft w:val="0"/>
                  <w:marRight w:val="0"/>
                  <w:marTop w:val="0"/>
                  <w:marBottom w:val="0"/>
                  <w:divBdr>
                    <w:top w:val="none" w:sz="0" w:space="0" w:color="auto"/>
                    <w:left w:val="none" w:sz="0" w:space="0" w:color="auto"/>
                    <w:bottom w:val="none" w:sz="0" w:space="0" w:color="auto"/>
                    <w:right w:val="none" w:sz="0" w:space="0" w:color="auto"/>
                  </w:divBdr>
                </w:div>
                <w:div w:id="254556058">
                  <w:marLeft w:val="0"/>
                  <w:marRight w:val="0"/>
                  <w:marTop w:val="0"/>
                  <w:marBottom w:val="0"/>
                  <w:divBdr>
                    <w:top w:val="none" w:sz="0" w:space="0" w:color="auto"/>
                    <w:left w:val="none" w:sz="0" w:space="0" w:color="auto"/>
                    <w:bottom w:val="none" w:sz="0" w:space="0" w:color="auto"/>
                    <w:right w:val="none" w:sz="0" w:space="0" w:color="auto"/>
                  </w:divBdr>
                </w:div>
                <w:div w:id="541209142">
                  <w:marLeft w:val="0"/>
                  <w:marRight w:val="0"/>
                  <w:marTop w:val="0"/>
                  <w:marBottom w:val="0"/>
                  <w:divBdr>
                    <w:top w:val="none" w:sz="0" w:space="0" w:color="auto"/>
                    <w:left w:val="none" w:sz="0" w:space="0" w:color="auto"/>
                    <w:bottom w:val="none" w:sz="0" w:space="0" w:color="auto"/>
                    <w:right w:val="none" w:sz="0" w:space="0" w:color="auto"/>
                  </w:divBdr>
                </w:div>
                <w:div w:id="1252931812">
                  <w:marLeft w:val="0"/>
                  <w:marRight w:val="0"/>
                  <w:marTop w:val="0"/>
                  <w:marBottom w:val="0"/>
                  <w:divBdr>
                    <w:top w:val="none" w:sz="0" w:space="0" w:color="auto"/>
                    <w:left w:val="none" w:sz="0" w:space="0" w:color="auto"/>
                    <w:bottom w:val="none" w:sz="0" w:space="0" w:color="auto"/>
                    <w:right w:val="none" w:sz="0" w:space="0" w:color="auto"/>
                  </w:divBdr>
                </w:div>
                <w:div w:id="255678062">
                  <w:marLeft w:val="0"/>
                  <w:marRight w:val="0"/>
                  <w:marTop w:val="0"/>
                  <w:marBottom w:val="0"/>
                  <w:divBdr>
                    <w:top w:val="none" w:sz="0" w:space="0" w:color="auto"/>
                    <w:left w:val="none" w:sz="0" w:space="0" w:color="auto"/>
                    <w:bottom w:val="none" w:sz="0" w:space="0" w:color="auto"/>
                    <w:right w:val="none" w:sz="0" w:space="0" w:color="auto"/>
                  </w:divBdr>
                </w:div>
                <w:div w:id="1676416681">
                  <w:marLeft w:val="0"/>
                  <w:marRight w:val="0"/>
                  <w:marTop w:val="0"/>
                  <w:marBottom w:val="0"/>
                  <w:divBdr>
                    <w:top w:val="none" w:sz="0" w:space="0" w:color="auto"/>
                    <w:left w:val="none" w:sz="0" w:space="0" w:color="auto"/>
                    <w:bottom w:val="none" w:sz="0" w:space="0" w:color="auto"/>
                    <w:right w:val="none" w:sz="0" w:space="0" w:color="auto"/>
                  </w:divBdr>
                </w:div>
                <w:div w:id="1732340141">
                  <w:marLeft w:val="0"/>
                  <w:marRight w:val="0"/>
                  <w:marTop w:val="0"/>
                  <w:marBottom w:val="0"/>
                  <w:divBdr>
                    <w:top w:val="none" w:sz="0" w:space="0" w:color="auto"/>
                    <w:left w:val="none" w:sz="0" w:space="0" w:color="auto"/>
                    <w:bottom w:val="none" w:sz="0" w:space="0" w:color="auto"/>
                    <w:right w:val="none" w:sz="0" w:space="0" w:color="auto"/>
                  </w:divBdr>
                </w:div>
                <w:div w:id="1155757314">
                  <w:marLeft w:val="0"/>
                  <w:marRight w:val="0"/>
                  <w:marTop w:val="0"/>
                  <w:marBottom w:val="0"/>
                  <w:divBdr>
                    <w:top w:val="none" w:sz="0" w:space="0" w:color="auto"/>
                    <w:left w:val="none" w:sz="0" w:space="0" w:color="auto"/>
                    <w:bottom w:val="none" w:sz="0" w:space="0" w:color="auto"/>
                    <w:right w:val="none" w:sz="0" w:space="0" w:color="auto"/>
                  </w:divBdr>
                </w:div>
                <w:div w:id="2011247650">
                  <w:marLeft w:val="0"/>
                  <w:marRight w:val="0"/>
                  <w:marTop w:val="0"/>
                  <w:marBottom w:val="0"/>
                  <w:divBdr>
                    <w:top w:val="none" w:sz="0" w:space="0" w:color="auto"/>
                    <w:left w:val="none" w:sz="0" w:space="0" w:color="auto"/>
                    <w:bottom w:val="none" w:sz="0" w:space="0" w:color="auto"/>
                    <w:right w:val="none" w:sz="0" w:space="0" w:color="auto"/>
                  </w:divBdr>
                </w:div>
                <w:div w:id="112599583">
                  <w:marLeft w:val="0"/>
                  <w:marRight w:val="0"/>
                  <w:marTop w:val="0"/>
                  <w:marBottom w:val="0"/>
                  <w:divBdr>
                    <w:top w:val="none" w:sz="0" w:space="0" w:color="auto"/>
                    <w:left w:val="none" w:sz="0" w:space="0" w:color="auto"/>
                    <w:bottom w:val="none" w:sz="0" w:space="0" w:color="auto"/>
                    <w:right w:val="none" w:sz="0" w:space="0" w:color="auto"/>
                  </w:divBdr>
                </w:div>
                <w:div w:id="401607813">
                  <w:marLeft w:val="0"/>
                  <w:marRight w:val="0"/>
                  <w:marTop w:val="0"/>
                  <w:marBottom w:val="0"/>
                  <w:divBdr>
                    <w:top w:val="none" w:sz="0" w:space="0" w:color="auto"/>
                    <w:left w:val="none" w:sz="0" w:space="0" w:color="auto"/>
                    <w:bottom w:val="none" w:sz="0" w:space="0" w:color="auto"/>
                    <w:right w:val="none" w:sz="0" w:space="0" w:color="auto"/>
                  </w:divBdr>
                </w:div>
                <w:div w:id="1289167315">
                  <w:marLeft w:val="0"/>
                  <w:marRight w:val="0"/>
                  <w:marTop w:val="0"/>
                  <w:marBottom w:val="0"/>
                  <w:divBdr>
                    <w:top w:val="none" w:sz="0" w:space="0" w:color="auto"/>
                    <w:left w:val="none" w:sz="0" w:space="0" w:color="auto"/>
                    <w:bottom w:val="none" w:sz="0" w:space="0" w:color="auto"/>
                    <w:right w:val="none" w:sz="0" w:space="0" w:color="auto"/>
                  </w:divBdr>
                </w:div>
                <w:div w:id="504518770">
                  <w:marLeft w:val="0"/>
                  <w:marRight w:val="0"/>
                  <w:marTop w:val="0"/>
                  <w:marBottom w:val="0"/>
                  <w:divBdr>
                    <w:top w:val="none" w:sz="0" w:space="0" w:color="auto"/>
                    <w:left w:val="none" w:sz="0" w:space="0" w:color="auto"/>
                    <w:bottom w:val="none" w:sz="0" w:space="0" w:color="auto"/>
                    <w:right w:val="none" w:sz="0" w:space="0" w:color="auto"/>
                  </w:divBdr>
                </w:div>
                <w:div w:id="891966322">
                  <w:marLeft w:val="0"/>
                  <w:marRight w:val="0"/>
                  <w:marTop w:val="0"/>
                  <w:marBottom w:val="0"/>
                  <w:divBdr>
                    <w:top w:val="none" w:sz="0" w:space="0" w:color="auto"/>
                    <w:left w:val="none" w:sz="0" w:space="0" w:color="auto"/>
                    <w:bottom w:val="none" w:sz="0" w:space="0" w:color="auto"/>
                    <w:right w:val="none" w:sz="0" w:space="0" w:color="auto"/>
                  </w:divBdr>
                </w:div>
                <w:div w:id="1735277438">
                  <w:marLeft w:val="0"/>
                  <w:marRight w:val="0"/>
                  <w:marTop w:val="0"/>
                  <w:marBottom w:val="0"/>
                  <w:divBdr>
                    <w:top w:val="none" w:sz="0" w:space="0" w:color="auto"/>
                    <w:left w:val="none" w:sz="0" w:space="0" w:color="auto"/>
                    <w:bottom w:val="none" w:sz="0" w:space="0" w:color="auto"/>
                    <w:right w:val="none" w:sz="0" w:space="0" w:color="auto"/>
                  </w:divBdr>
                </w:div>
                <w:div w:id="1573352363">
                  <w:marLeft w:val="0"/>
                  <w:marRight w:val="0"/>
                  <w:marTop w:val="0"/>
                  <w:marBottom w:val="0"/>
                  <w:divBdr>
                    <w:top w:val="none" w:sz="0" w:space="0" w:color="auto"/>
                    <w:left w:val="none" w:sz="0" w:space="0" w:color="auto"/>
                    <w:bottom w:val="none" w:sz="0" w:space="0" w:color="auto"/>
                    <w:right w:val="none" w:sz="0" w:space="0" w:color="auto"/>
                  </w:divBdr>
                </w:div>
                <w:div w:id="57673088">
                  <w:marLeft w:val="0"/>
                  <w:marRight w:val="0"/>
                  <w:marTop w:val="0"/>
                  <w:marBottom w:val="0"/>
                  <w:divBdr>
                    <w:top w:val="none" w:sz="0" w:space="0" w:color="auto"/>
                    <w:left w:val="none" w:sz="0" w:space="0" w:color="auto"/>
                    <w:bottom w:val="none" w:sz="0" w:space="0" w:color="auto"/>
                    <w:right w:val="none" w:sz="0" w:space="0" w:color="auto"/>
                  </w:divBdr>
                </w:div>
                <w:div w:id="2050033184">
                  <w:marLeft w:val="0"/>
                  <w:marRight w:val="0"/>
                  <w:marTop w:val="0"/>
                  <w:marBottom w:val="0"/>
                  <w:divBdr>
                    <w:top w:val="none" w:sz="0" w:space="0" w:color="auto"/>
                    <w:left w:val="none" w:sz="0" w:space="0" w:color="auto"/>
                    <w:bottom w:val="none" w:sz="0" w:space="0" w:color="auto"/>
                    <w:right w:val="none" w:sz="0" w:space="0" w:color="auto"/>
                  </w:divBdr>
                </w:div>
                <w:div w:id="1977174984">
                  <w:marLeft w:val="0"/>
                  <w:marRight w:val="0"/>
                  <w:marTop w:val="0"/>
                  <w:marBottom w:val="0"/>
                  <w:divBdr>
                    <w:top w:val="none" w:sz="0" w:space="0" w:color="auto"/>
                    <w:left w:val="none" w:sz="0" w:space="0" w:color="auto"/>
                    <w:bottom w:val="none" w:sz="0" w:space="0" w:color="auto"/>
                    <w:right w:val="none" w:sz="0" w:space="0" w:color="auto"/>
                  </w:divBdr>
                </w:div>
                <w:div w:id="1540625258">
                  <w:marLeft w:val="0"/>
                  <w:marRight w:val="0"/>
                  <w:marTop w:val="0"/>
                  <w:marBottom w:val="0"/>
                  <w:divBdr>
                    <w:top w:val="none" w:sz="0" w:space="0" w:color="auto"/>
                    <w:left w:val="none" w:sz="0" w:space="0" w:color="auto"/>
                    <w:bottom w:val="none" w:sz="0" w:space="0" w:color="auto"/>
                    <w:right w:val="none" w:sz="0" w:space="0" w:color="auto"/>
                  </w:divBdr>
                </w:div>
                <w:div w:id="1222785034">
                  <w:marLeft w:val="0"/>
                  <w:marRight w:val="0"/>
                  <w:marTop w:val="0"/>
                  <w:marBottom w:val="0"/>
                  <w:divBdr>
                    <w:top w:val="none" w:sz="0" w:space="0" w:color="auto"/>
                    <w:left w:val="none" w:sz="0" w:space="0" w:color="auto"/>
                    <w:bottom w:val="none" w:sz="0" w:space="0" w:color="auto"/>
                    <w:right w:val="none" w:sz="0" w:space="0" w:color="auto"/>
                  </w:divBdr>
                </w:div>
                <w:div w:id="1608662631">
                  <w:marLeft w:val="0"/>
                  <w:marRight w:val="0"/>
                  <w:marTop w:val="0"/>
                  <w:marBottom w:val="0"/>
                  <w:divBdr>
                    <w:top w:val="none" w:sz="0" w:space="0" w:color="auto"/>
                    <w:left w:val="none" w:sz="0" w:space="0" w:color="auto"/>
                    <w:bottom w:val="none" w:sz="0" w:space="0" w:color="auto"/>
                    <w:right w:val="none" w:sz="0" w:space="0" w:color="auto"/>
                  </w:divBdr>
                </w:div>
                <w:div w:id="178278135">
                  <w:marLeft w:val="0"/>
                  <w:marRight w:val="0"/>
                  <w:marTop w:val="0"/>
                  <w:marBottom w:val="0"/>
                  <w:divBdr>
                    <w:top w:val="none" w:sz="0" w:space="0" w:color="auto"/>
                    <w:left w:val="none" w:sz="0" w:space="0" w:color="auto"/>
                    <w:bottom w:val="none" w:sz="0" w:space="0" w:color="auto"/>
                    <w:right w:val="none" w:sz="0" w:space="0" w:color="auto"/>
                  </w:divBdr>
                </w:div>
                <w:div w:id="57293724">
                  <w:marLeft w:val="0"/>
                  <w:marRight w:val="0"/>
                  <w:marTop w:val="0"/>
                  <w:marBottom w:val="0"/>
                  <w:divBdr>
                    <w:top w:val="none" w:sz="0" w:space="0" w:color="auto"/>
                    <w:left w:val="none" w:sz="0" w:space="0" w:color="auto"/>
                    <w:bottom w:val="none" w:sz="0" w:space="0" w:color="auto"/>
                    <w:right w:val="none" w:sz="0" w:space="0" w:color="auto"/>
                  </w:divBdr>
                </w:div>
                <w:div w:id="1647277001">
                  <w:marLeft w:val="0"/>
                  <w:marRight w:val="0"/>
                  <w:marTop w:val="0"/>
                  <w:marBottom w:val="0"/>
                  <w:divBdr>
                    <w:top w:val="none" w:sz="0" w:space="0" w:color="auto"/>
                    <w:left w:val="none" w:sz="0" w:space="0" w:color="auto"/>
                    <w:bottom w:val="none" w:sz="0" w:space="0" w:color="auto"/>
                    <w:right w:val="none" w:sz="0" w:space="0" w:color="auto"/>
                  </w:divBdr>
                </w:div>
                <w:div w:id="381170831">
                  <w:marLeft w:val="0"/>
                  <w:marRight w:val="0"/>
                  <w:marTop w:val="0"/>
                  <w:marBottom w:val="0"/>
                  <w:divBdr>
                    <w:top w:val="none" w:sz="0" w:space="0" w:color="auto"/>
                    <w:left w:val="none" w:sz="0" w:space="0" w:color="auto"/>
                    <w:bottom w:val="none" w:sz="0" w:space="0" w:color="auto"/>
                    <w:right w:val="none" w:sz="0" w:space="0" w:color="auto"/>
                  </w:divBdr>
                </w:div>
                <w:div w:id="1672487646">
                  <w:marLeft w:val="0"/>
                  <w:marRight w:val="0"/>
                  <w:marTop w:val="0"/>
                  <w:marBottom w:val="0"/>
                  <w:divBdr>
                    <w:top w:val="none" w:sz="0" w:space="0" w:color="auto"/>
                    <w:left w:val="none" w:sz="0" w:space="0" w:color="auto"/>
                    <w:bottom w:val="none" w:sz="0" w:space="0" w:color="auto"/>
                    <w:right w:val="none" w:sz="0" w:space="0" w:color="auto"/>
                  </w:divBdr>
                </w:div>
                <w:div w:id="525022478">
                  <w:marLeft w:val="0"/>
                  <w:marRight w:val="0"/>
                  <w:marTop w:val="0"/>
                  <w:marBottom w:val="0"/>
                  <w:divBdr>
                    <w:top w:val="none" w:sz="0" w:space="0" w:color="auto"/>
                    <w:left w:val="none" w:sz="0" w:space="0" w:color="auto"/>
                    <w:bottom w:val="none" w:sz="0" w:space="0" w:color="auto"/>
                    <w:right w:val="none" w:sz="0" w:space="0" w:color="auto"/>
                  </w:divBdr>
                </w:div>
                <w:div w:id="2002076885">
                  <w:marLeft w:val="0"/>
                  <w:marRight w:val="0"/>
                  <w:marTop w:val="0"/>
                  <w:marBottom w:val="0"/>
                  <w:divBdr>
                    <w:top w:val="none" w:sz="0" w:space="0" w:color="auto"/>
                    <w:left w:val="none" w:sz="0" w:space="0" w:color="auto"/>
                    <w:bottom w:val="none" w:sz="0" w:space="0" w:color="auto"/>
                    <w:right w:val="none" w:sz="0" w:space="0" w:color="auto"/>
                  </w:divBdr>
                </w:div>
                <w:div w:id="969552945">
                  <w:marLeft w:val="0"/>
                  <w:marRight w:val="0"/>
                  <w:marTop w:val="0"/>
                  <w:marBottom w:val="0"/>
                  <w:divBdr>
                    <w:top w:val="none" w:sz="0" w:space="0" w:color="auto"/>
                    <w:left w:val="none" w:sz="0" w:space="0" w:color="auto"/>
                    <w:bottom w:val="none" w:sz="0" w:space="0" w:color="auto"/>
                    <w:right w:val="none" w:sz="0" w:space="0" w:color="auto"/>
                  </w:divBdr>
                </w:div>
                <w:div w:id="1162545057">
                  <w:marLeft w:val="0"/>
                  <w:marRight w:val="0"/>
                  <w:marTop w:val="0"/>
                  <w:marBottom w:val="0"/>
                  <w:divBdr>
                    <w:top w:val="none" w:sz="0" w:space="0" w:color="auto"/>
                    <w:left w:val="none" w:sz="0" w:space="0" w:color="auto"/>
                    <w:bottom w:val="none" w:sz="0" w:space="0" w:color="auto"/>
                    <w:right w:val="none" w:sz="0" w:space="0" w:color="auto"/>
                  </w:divBdr>
                </w:div>
                <w:div w:id="924219461">
                  <w:marLeft w:val="0"/>
                  <w:marRight w:val="0"/>
                  <w:marTop w:val="0"/>
                  <w:marBottom w:val="0"/>
                  <w:divBdr>
                    <w:top w:val="none" w:sz="0" w:space="0" w:color="auto"/>
                    <w:left w:val="none" w:sz="0" w:space="0" w:color="auto"/>
                    <w:bottom w:val="none" w:sz="0" w:space="0" w:color="auto"/>
                    <w:right w:val="none" w:sz="0" w:space="0" w:color="auto"/>
                  </w:divBdr>
                </w:div>
                <w:div w:id="427385017">
                  <w:marLeft w:val="0"/>
                  <w:marRight w:val="0"/>
                  <w:marTop w:val="0"/>
                  <w:marBottom w:val="0"/>
                  <w:divBdr>
                    <w:top w:val="none" w:sz="0" w:space="0" w:color="auto"/>
                    <w:left w:val="none" w:sz="0" w:space="0" w:color="auto"/>
                    <w:bottom w:val="none" w:sz="0" w:space="0" w:color="auto"/>
                    <w:right w:val="none" w:sz="0" w:space="0" w:color="auto"/>
                  </w:divBdr>
                </w:div>
                <w:div w:id="1239362142">
                  <w:marLeft w:val="0"/>
                  <w:marRight w:val="0"/>
                  <w:marTop w:val="0"/>
                  <w:marBottom w:val="0"/>
                  <w:divBdr>
                    <w:top w:val="none" w:sz="0" w:space="0" w:color="auto"/>
                    <w:left w:val="none" w:sz="0" w:space="0" w:color="auto"/>
                    <w:bottom w:val="none" w:sz="0" w:space="0" w:color="auto"/>
                    <w:right w:val="none" w:sz="0" w:space="0" w:color="auto"/>
                  </w:divBdr>
                </w:div>
                <w:div w:id="1866598466">
                  <w:marLeft w:val="0"/>
                  <w:marRight w:val="0"/>
                  <w:marTop w:val="0"/>
                  <w:marBottom w:val="0"/>
                  <w:divBdr>
                    <w:top w:val="none" w:sz="0" w:space="0" w:color="auto"/>
                    <w:left w:val="none" w:sz="0" w:space="0" w:color="auto"/>
                    <w:bottom w:val="none" w:sz="0" w:space="0" w:color="auto"/>
                    <w:right w:val="none" w:sz="0" w:space="0" w:color="auto"/>
                  </w:divBdr>
                </w:div>
                <w:div w:id="1134711868">
                  <w:marLeft w:val="0"/>
                  <w:marRight w:val="0"/>
                  <w:marTop w:val="0"/>
                  <w:marBottom w:val="0"/>
                  <w:divBdr>
                    <w:top w:val="none" w:sz="0" w:space="0" w:color="auto"/>
                    <w:left w:val="none" w:sz="0" w:space="0" w:color="auto"/>
                    <w:bottom w:val="none" w:sz="0" w:space="0" w:color="auto"/>
                    <w:right w:val="none" w:sz="0" w:space="0" w:color="auto"/>
                  </w:divBdr>
                </w:div>
                <w:div w:id="887230873">
                  <w:marLeft w:val="0"/>
                  <w:marRight w:val="0"/>
                  <w:marTop w:val="0"/>
                  <w:marBottom w:val="0"/>
                  <w:divBdr>
                    <w:top w:val="none" w:sz="0" w:space="0" w:color="auto"/>
                    <w:left w:val="none" w:sz="0" w:space="0" w:color="auto"/>
                    <w:bottom w:val="none" w:sz="0" w:space="0" w:color="auto"/>
                    <w:right w:val="none" w:sz="0" w:space="0" w:color="auto"/>
                  </w:divBdr>
                </w:div>
                <w:div w:id="870264274">
                  <w:marLeft w:val="0"/>
                  <w:marRight w:val="0"/>
                  <w:marTop w:val="0"/>
                  <w:marBottom w:val="0"/>
                  <w:divBdr>
                    <w:top w:val="none" w:sz="0" w:space="0" w:color="auto"/>
                    <w:left w:val="none" w:sz="0" w:space="0" w:color="auto"/>
                    <w:bottom w:val="none" w:sz="0" w:space="0" w:color="auto"/>
                    <w:right w:val="none" w:sz="0" w:space="0" w:color="auto"/>
                  </w:divBdr>
                </w:div>
                <w:div w:id="1858080194">
                  <w:marLeft w:val="0"/>
                  <w:marRight w:val="0"/>
                  <w:marTop w:val="0"/>
                  <w:marBottom w:val="0"/>
                  <w:divBdr>
                    <w:top w:val="none" w:sz="0" w:space="0" w:color="auto"/>
                    <w:left w:val="none" w:sz="0" w:space="0" w:color="auto"/>
                    <w:bottom w:val="none" w:sz="0" w:space="0" w:color="auto"/>
                    <w:right w:val="none" w:sz="0" w:space="0" w:color="auto"/>
                  </w:divBdr>
                </w:div>
                <w:div w:id="1366908922">
                  <w:marLeft w:val="0"/>
                  <w:marRight w:val="0"/>
                  <w:marTop w:val="0"/>
                  <w:marBottom w:val="0"/>
                  <w:divBdr>
                    <w:top w:val="none" w:sz="0" w:space="0" w:color="auto"/>
                    <w:left w:val="none" w:sz="0" w:space="0" w:color="auto"/>
                    <w:bottom w:val="none" w:sz="0" w:space="0" w:color="auto"/>
                    <w:right w:val="none" w:sz="0" w:space="0" w:color="auto"/>
                  </w:divBdr>
                </w:div>
                <w:div w:id="542905000">
                  <w:marLeft w:val="0"/>
                  <w:marRight w:val="0"/>
                  <w:marTop w:val="0"/>
                  <w:marBottom w:val="0"/>
                  <w:divBdr>
                    <w:top w:val="none" w:sz="0" w:space="0" w:color="auto"/>
                    <w:left w:val="none" w:sz="0" w:space="0" w:color="auto"/>
                    <w:bottom w:val="none" w:sz="0" w:space="0" w:color="auto"/>
                    <w:right w:val="none" w:sz="0" w:space="0" w:color="auto"/>
                  </w:divBdr>
                </w:div>
                <w:div w:id="1101990412">
                  <w:marLeft w:val="0"/>
                  <w:marRight w:val="0"/>
                  <w:marTop w:val="0"/>
                  <w:marBottom w:val="0"/>
                  <w:divBdr>
                    <w:top w:val="none" w:sz="0" w:space="0" w:color="auto"/>
                    <w:left w:val="none" w:sz="0" w:space="0" w:color="auto"/>
                    <w:bottom w:val="none" w:sz="0" w:space="0" w:color="auto"/>
                    <w:right w:val="none" w:sz="0" w:space="0" w:color="auto"/>
                  </w:divBdr>
                </w:div>
                <w:div w:id="2139564395">
                  <w:marLeft w:val="0"/>
                  <w:marRight w:val="0"/>
                  <w:marTop w:val="0"/>
                  <w:marBottom w:val="0"/>
                  <w:divBdr>
                    <w:top w:val="none" w:sz="0" w:space="0" w:color="auto"/>
                    <w:left w:val="none" w:sz="0" w:space="0" w:color="auto"/>
                    <w:bottom w:val="none" w:sz="0" w:space="0" w:color="auto"/>
                    <w:right w:val="none" w:sz="0" w:space="0" w:color="auto"/>
                  </w:divBdr>
                </w:div>
                <w:div w:id="1947612842">
                  <w:marLeft w:val="0"/>
                  <w:marRight w:val="0"/>
                  <w:marTop w:val="0"/>
                  <w:marBottom w:val="0"/>
                  <w:divBdr>
                    <w:top w:val="none" w:sz="0" w:space="0" w:color="auto"/>
                    <w:left w:val="none" w:sz="0" w:space="0" w:color="auto"/>
                    <w:bottom w:val="none" w:sz="0" w:space="0" w:color="auto"/>
                    <w:right w:val="none" w:sz="0" w:space="0" w:color="auto"/>
                  </w:divBdr>
                </w:div>
                <w:div w:id="922760972">
                  <w:marLeft w:val="0"/>
                  <w:marRight w:val="0"/>
                  <w:marTop w:val="0"/>
                  <w:marBottom w:val="0"/>
                  <w:divBdr>
                    <w:top w:val="none" w:sz="0" w:space="0" w:color="auto"/>
                    <w:left w:val="none" w:sz="0" w:space="0" w:color="auto"/>
                    <w:bottom w:val="none" w:sz="0" w:space="0" w:color="auto"/>
                    <w:right w:val="none" w:sz="0" w:space="0" w:color="auto"/>
                  </w:divBdr>
                </w:div>
                <w:div w:id="1416392761">
                  <w:marLeft w:val="0"/>
                  <w:marRight w:val="0"/>
                  <w:marTop w:val="0"/>
                  <w:marBottom w:val="0"/>
                  <w:divBdr>
                    <w:top w:val="none" w:sz="0" w:space="0" w:color="auto"/>
                    <w:left w:val="none" w:sz="0" w:space="0" w:color="auto"/>
                    <w:bottom w:val="none" w:sz="0" w:space="0" w:color="auto"/>
                    <w:right w:val="none" w:sz="0" w:space="0" w:color="auto"/>
                  </w:divBdr>
                </w:div>
                <w:div w:id="1519344289">
                  <w:marLeft w:val="0"/>
                  <w:marRight w:val="0"/>
                  <w:marTop w:val="0"/>
                  <w:marBottom w:val="0"/>
                  <w:divBdr>
                    <w:top w:val="none" w:sz="0" w:space="0" w:color="auto"/>
                    <w:left w:val="none" w:sz="0" w:space="0" w:color="auto"/>
                    <w:bottom w:val="none" w:sz="0" w:space="0" w:color="auto"/>
                    <w:right w:val="none" w:sz="0" w:space="0" w:color="auto"/>
                  </w:divBdr>
                </w:div>
                <w:div w:id="1800302733">
                  <w:marLeft w:val="0"/>
                  <w:marRight w:val="0"/>
                  <w:marTop w:val="0"/>
                  <w:marBottom w:val="0"/>
                  <w:divBdr>
                    <w:top w:val="none" w:sz="0" w:space="0" w:color="auto"/>
                    <w:left w:val="none" w:sz="0" w:space="0" w:color="auto"/>
                    <w:bottom w:val="none" w:sz="0" w:space="0" w:color="auto"/>
                    <w:right w:val="none" w:sz="0" w:space="0" w:color="auto"/>
                  </w:divBdr>
                </w:div>
                <w:div w:id="216287958">
                  <w:marLeft w:val="0"/>
                  <w:marRight w:val="0"/>
                  <w:marTop w:val="0"/>
                  <w:marBottom w:val="0"/>
                  <w:divBdr>
                    <w:top w:val="none" w:sz="0" w:space="0" w:color="auto"/>
                    <w:left w:val="none" w:sz="0" w:space="0" w:color="auto"/>
                    <w:bottom w:val="none" w:sz="0" w:space="0" w:color="auto"/>
                    <w:right w:val="none" w:sz="0" w:space="0" w:color="auto"/>
                  </w:divBdr>
                </w:div>
                <w:div w:id="543910560">
                  <w:marLeft w:val="0"/>
                  <w:marRight w:val="0"/>
                  <w:marTop w:val="0"/>
                  <w:marBottom w:val="0"/>
                  <w:divBdr>
                    <w:top w:val="none" w:sz="0" w:space="0" w:color="auto"/>
                    <w:left w:val="none" w:sz="0" w:space="0" w:color="auto"/>
                    <w:bottom w:val="none" w:sz="0" w:space="0" w:color="auto"/>
                    <w:right w:val="none" w:sz="0" w:space="0" w:color="auto"/>
                  </w:divBdr>
                </w:div>
                <w:div w:id="424688317">
                  <w:marLeft w:val="0"/>
                  <w:marRight w:val="0"/>
                  <w:marTop w:val="0"/>
                  <w:marBottom w:val="0"/>
                  <w:divBdr>
                    <w:top w:val="none" w:sz="0" w:space="0" w:color="auto"/>
                    <w:left w:val="none" w:sz="0" w:space="0" w:color="auto"/>
                    <w:bottom w:val="none" w:sz="0" w:space="0" w:color="auto"/>
                    <w:right w:val="none" w:sz="0" w:space="0" w:color="auto"/>
                  </w:divBdr>
                </w:div>
                <w:div w:id="1824345587">
                  <w:marLeft w:val="0"/>
                  <w:marRight w:val="0"/>
                  <w:marTop w:val="0"/>
                  <w:marBottom w:val="0"/>
                  <w:divBdr>
                    <w:top w:val="none" w:sz="0" w:space="0" w:color="auto"/>
                    <w:left w:val="none" w:sz="0" w:space="0" w:color="auto"/>
                    <w:bottom w:val="none" w:sz="0" w:space="0" w:color="auto"/>
                    <w:right w:val="none" w:sz="0" w:space="0" w:color="auto"/>
                  </w:divBdr>
                </w:div>
                <w:div w:id="304504090">
                  <w:marLeft w:val="0"/>
                  <w:marRight w:val="0"/>
                  <w:marTop w:val="0"/>
                  <w:marBottom w:val="0"/>
                  <w:divBdr>
                    <w:top w:val="none" w:sz="0" w:space="0" w:color="auto"/>
                    <w:left w:val="none" w:sz="0" w:space="0" w:color="auto"/>
                    <w:bottom w:val="none" w:sz="0" w:space="0" w:color="auto"/>
                    <w:right w:val="none" w:sz="0" w:space="0" w:color="auto"/>
                  </w:divBdr>
                </w:div>
                <w:div w:id="1639455758">
                  <w:marLeft w:val="0"/>
                  <w:marRight w:val="0"/>
                  <w:marTop w:val="0"/>
                  <w:marBottom w:val="0"/>
                  <w:divBdr>
                    <w:top w:val="none" w:sz="0" w:space="0" w:color="auto"/>
                    <w:left w:val="none" w:sz="0" w:space="0" w:color="auto"/>
                    <w:bottom w:val="none" w:sz="0" w:space="0" w:color="auto"/>
                    <w:right w:val="none" w:sz="0" w:space="0" w:color="auto"/>
                  </w:divBdr>
                </w:div>
                <w:div w:id="11329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8690">
          <w:marLeft w:val="0"/>
          <w:marRight w:val="0"/>
          <w:marTop w:val="15"/>
          <w:marBottom w:val="0"/>
          <w:divBdr>
            <w:top w:val="single" w:sz="48" w:space="0" w:color="auto"/>
            <w:left w:val="single" w:sz="48" w:space="0" w:color="auto"/>
            <w:bottom w:val="single" w:sz="48" w:space="0" w:color="auto"/>
            <w:right w:val="single" w:sz="48" w:space="0" w:color="auto"/>
          </w:divBdr>
          <w:divsChild>
            <w:div w:id="1132822066">
              <w:marLeft w:val="0"/>
              <w:marRight w:val="0"/>
              <w:marTop w:val="0"/>
              <w:marBottom w:val="0"/>
              <w:divBdr>
                <w:top w:val="none" w:sz="0" w:space="0" w:color="auto"/>
                <w:left w:val="none" w:sz="0" w:space="0" w:color="auto"/>
                <w:bottom w:val="none" w:sz="0" w:space="0" w:color="auto"/>
                <w:right w:val="none" w:sz="0" w:space="0" w:color="auto"/>
              </w:divBdr>
              <w:divsChild>
                <w:div w:id="300503143">
                  <w:marLeft w:val="0"/>
                  <w:marRight w:val="0"/>
                  <w:marTop w:val="0"/>
                  <w:marBottom w:val="0"/>
                  <w:divBdr>
                    <w:top w:val="none" w:sz="0" w:space="0" w:color="auto"/>
                    <w:left w:val="none" w:sz="0" w:space="0" w:color="auto"/>
                    <w:bottom w:val="none" w:sz="0" w:space="0" w:color="auto"/>
                    <w:right w:val="none" w:sz="0" w:space="0" w:color="auto"/>
                  </w:divBdr>
                </w:div>
                <w:div w:id="843975745">
                  <w:marLeft w:val="0"/>
                  <w:marRight w:val="0"/>
                  <w:marTop w:val="0"/>
                  <w:marBottom w:val="0"/>
                  <w:divBdr>
                    <w:top w:val="none" w:sz="0" w:space="0" w:color="auto"/>
                    <w:left w:val="none" w:sz="0" w:space="0" w:color="auto"/>
                    <w:bottom w:val="none" w:sz="0" w:space="0" w:color="auto"/>
                    <w:right w:val="none" w:sz="0" w:space="0" w:color="auto"/>
                  </w:divBdr>
                </w:div>
                <w:div w:id="520359658">
                  <w:marLeft w:val="0"/>
                  <w:marRight w:val="0"/>
                  <w:marTop w:val="0"/>
                  <w:marBottom w:val="0"/>
                  <w:divBdr>
                    <w:top w:val="none" w:sz="0" w:space="0" w:color="auto"/>
                    <w:left w:val="none" w:sz="0" w:space="0" w:color="auto"/>
                    <w:bottom w:val="none" w:sz="0" w:space="0" w:color="auto"/>
                    <w:right w:val="none" w:sz="0" w:space="0" w:color="auto"/>
                  </w:divBdr>
                </w:div>
                <w:div w:id="883447130">
                  <w:marLeft w:val="0"/>
                  <w:marRight w:val="0"/>
                  <w:marTop w:val="0"/>
                  <w:marBottom w:val="0"/>
                  <w:divBdr>
                    <w:top w:val="none" w:sz="0" w:space="0" w:color="auto"/>
                    <w:left w:val="none" w:sz="0" w:space="0" w:color="auto"/>
                    <w:bottom w:val="none" w:sz="0" w:space="0" w:color="auto"/>
                    <w:right w:val="none" w:sz="0" w:space="0" w:color="auto"/>
                  </w:divBdr>
                </w:div>
                <w:div w:id="2039239982">
                  <w:marLeft w:val="0"/>
                  <w:marRight w:val="0"/>
                  <w:marTop w:val="0"/>
                  <w:marBottom w:val="0"/>
                  <w:divBdr>
                    <w:top w:val="none" w:sz="0" w:space="0" w:color="auto"/>
                    <w:left w:val="none" w:sz="0" w:space="0" w:color="auto"/>
                    <w:bottom w:val="none" w:sz="0" w:space="0" w:color="auto"/>
                    <w:right w:val="none" w:sz="0" w:space="0" w:color="auto"/>
                  </w:divBdr>
                </w:div>
                <w:div w:id="1988436546">
                  <w:marLeft w:val="0"/>
                  <w:marRight w:val="0"/>
                  <w:marTop w:val="0"/>
                  <w:marBottom w:val="0"/>
                  <w:divBdr>
                    <w:top w:val="none" w:sz="0" w:space="0" w:color="auto"/>
                    <w:left w:val="none" w:sz="0" w:space="0" w:color="auto"/>
                    <w:bottom w:val="none" w:sz="0" w:space="0" w:color="auto"/>
                    <w:right w:val="none" w:sz="0" w:space="0" w:color="auto"/>
                  </w:divBdr>
                </w:div>
                <w:div w:id="1441756176">
                  <w:marLeft w:val="0"/>
                  <w:marRight w:val="0"/>
                  <w:marTop w:val="0"/>
                  <w:marBottom w:val="0"/>
                  <w:divBdr>
                    <w:top w:val="none" w:sz="0" w:space="0" w:color="auto"/>
                    <w:left w:val="none" w:sz="0" w:space="0" w:color="auto"/>
                    <w:bottom w:val="none" w:sz="0" w:space="0" w:color="auto"/>
                    <w:right w:val="none" w:sz="0" w:space="0" w:color="auto"/>
                  </w:divBdr>
                </w:div>
                <w:div w:id="835998273">
                  <w:marLeft w:val="0"/>
                  <w:marRight w:val="0"/>
                  <w:marTop w:val="0"/>
                  <w:marBottom w:val="0"/>
                  <w:divBdr>
                    <w:top w:val="none" w:sz="0" w:space="0" w:color="auto"/>
                    <w:left w:val="none" w:sz="0" w:space="0" w:color="auto"/>
                    <w:bottom w:val="none" w:sz="0" w:space="0" w:color="auto"/>
                    <w:right w:val="none" w:sz="0" w:space="0" w:color="auto"/>
                  </w:divBdr>
                </w:div>
                <w:div w:id="975139387">
                  <w:marLeft w:val="0"/>
                  <w:marRight w:val="0"/>
                  <w:marTop w:val="0"/>
                  <w:marBottom w:val="0"/>
                  <w:divBdr>
                    <w:top w:val="none" w:sz="0" w:space="0" w:color="auto"/>
                    <w:left w:val="none" w:sz="0" w:space="0" w:color="auto"/>
                    <w:bottom w:val="none" w:sz="0" w:space="0" w:color="auto"/>
                    <w:right w:val="none" w:sz="0" w:space="0" w:color="auto"/>
                  </w:divBdr>
                </w:div>
                <w:div w:id="1519389500">
                  <w:marLeft w:val="0"/>
                  <w:marRight w:val="0"/>
                  <w:marTop w:val="0"/>
                  <w:marBottom w:val="0"/>
                  <w:divBdr>
                    <w:top w:val="none" w:sz="0" w:space="0" w:color="auto"/>
                    <w:left w:val="none" w:sz="0" w:space="0" w:color="auto"/>
                    <w:bottom w:val="none" w:sz="0" w:space="0" w:color="auto"/>
                    <w:right w:val="none" w:sz="0" w:space="0" w:color="auto"/>
                  </w:divBdr>
                </w:div>
                <w:div w:id="428622244">
                  <w:marLeft w:val="0"/>
                  <w:marRight w:val="0"/>
                  <w:marTop w:val="0"/>
                  <w:marBottom w:val="0"/>
                  <w:divBdr>
                    <w:top w:val="none" w:sz="0" w:space="0" w:color="auto"/>
                    <w:left w:val="none" w:sz="0" w:space="0" w:color="auto"/>
                    <w:bottom w:val="none" w:sz="0" w:space="0" w:color="auto"/>
                    <w:right w:val="none" w:sz="0" w:space="0" w:color="auto"/>
                  </w:divBdr>
                </w:div>
                <w:div w:id="1530873058">
                  <w:marLeft w:val="0"/>
                  <w:marRight w:val="0"/>
                  <w:marTop w:val="0"/>
                  <w:marBottom w:val="0"/>
                  <w:divBdr>
                    <w:top w:val="none" w:sz="0" w:space="0" w:color="auto"/>
                    <w:left w:val="none" w:sz="0" w:space="0" w:color="auto"/>
                    <w:bottom w:val="none" w:sz="0" w:space="0" w:color="auto"/>
                    <w:right w:val="none" w:sz="0" w:space="0" w:color="auto"/>
                  </w:divBdr>
                </w:div>
                <w:div w:id="481703919">
                  <w:marLeft w:val="0"/>
                  <w:marRight w:val="0"/>
                  <w:marTop w:val="0"/>
                  <w:marBottom w:val="0"/>
                  <w:divBdr>
                    <w:top w:val="none" w:sz="0" w:space="0" w:color="auto"/>
                    <w:left w:val="none" w:sz="0" w:space="0" w:color="auto"/>
                    <w:bottom w:val="none" w:sz="0" w:space="0" w:color="auto"/>
                    <w:right w:val="none" w:sz="0" w:space="0" w:color="auto"/>
                  </w:divBdr>
                </w:div>
                <w:div w:id="14222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6961">
      <w:bodyDiv w:val="1"/>
      <w:marLeft w:val="0"/>
      <w:marRight w:val="0"/>
      <w:marTop w:val="0"/>
      <w:marBottom w:val="0"/>
      <w:divBdr>
        <w:top w:val="none" w:sz="0" w:space="0" w:color="auto"/>
        <w:left w:val="none" w:sz="0" w:space="0" w:color="auto"/>
        <w:bottom w:val="none" w:sz="0" w:space="0" w:color="auto"/>
        <w:right w:val="none" w:sz="0" w:space="0" w:color="auto"/>
      </w:divBdr>
      <w:divsChild>
        <w:div w:id="1018459349">
          <w:marLeft w:val="0"/>
          <w:marRight w:val="0"/>
          <w:marTop w:val="0"/>
          <w:marBottom w:val="0"/>
          <w:divBdr>
            <w:top w:val="none" w:sz="0" w:space="0" w:color="auto"/>
            <w:left w:val="none" w:sz="0" w:space="0" w:color="auto"/>
            <w:bottom w:val="none" w:sz="0" w:space="0" w:color="auto"/>
            <w:right w:val="none" w:sz="0" w:space="0" w:color="auto"/>
          </w:divBdr>
        </w:div>
      </w:divsChild>
    </w:div>
    <w:div w:id="1135030552">
      <w:bodyDiv w:val="1"/>
      <w:marLeft w:val="0"/>
      <w:marRight w:val="0"/>
      <w:marTop w:val="0"/>
      <w:marBottom w:val="0"/>
      <w:divBdr>
        <w:top w:val="none" w:sz="0" w:space="0" w:color="auto"/>
        <w:left w:val="none" w:sz="0" w:space="0" w:color="auto"/>
        <w:bottom w:val="none" w:sz="0" w:space="0" w:color="auto"/>
        <w:right w:val="none" w:sz="0" w:space="0" w:color="auto"/>
      </w:divBdr>
      <w:divsChild>
        <w:div w:id="467668570">
          <w:marLeft w:val="1080"/>
          <w:marRight w:val="0"/>
          <w:marTop w:val="100"/>
          <w:marBottom w:val="0"/>
          <w:divBdr>
            <w:top w:val="none" w:sz="0" w:space="0" w:color="auto"/>
            <w:left w:val="none" w:sz="0" w:space="0" w:color="auto"/>
            <w:bottom w:val="none" w:sz="0" w:space="0" w:color="auto"/>
            <w:right w:val="none" w:sz="0" w:space="0" w:color="auto"/>
          </w:divBdr>
        </w:div>
        <w:div w:id="822623908">
          <w:marLeft w:val="1080"/>
          <w:marRight w:val="0"/>
          <w:marTop w:val="100"/>
          <w:marBottom w:val="0"/>
          <w:divBdr>
            <w:top w:val="none" w:sz="0" w:space="0" w:color="auto"/>
            <w:left w:val="none" w:sz="0" w:space="0" w:color="auto"/>
            <w:bottom w:val="none" w:sz="0" w:space="0" w:color="auto"/>
            <w:right w:val="none" w:sz="0" w:space="0" w:color="auto"/>
          </w:divBdr>
        </w:div>
      </w:divsChild>
    </w:div>
    <w:div w:id="1176337050">
      <w:bodyDiv w:val="1"/>
      <w:marLeft w:val="0"/>
      <w:marRight w:val="0"/>
      <w:marTop w:val="0"/>
      <w:marBottom w:val="0"/>
      <w:divBdr>
        <w:top w:val="none" w:sz="0" w:space="0" w:color="auto"/>
        <w:left w:val="none" w:sz="0" w:space="0" w:color="auto"/>
        <w:bottom w:val="none" w:sz="0" w:space="0" w:color="auto"/>
        <w:right w:val="none" w:sz="0" w:space="0" w:color="auto"/>
      </w:divBdr>
      <w:divsChild>
        <w:div w:id="291254330">
          <w:marLeft w:val="0"/>
          <w:marRight w:val="0"/>
          <w:marTop w:val="0"/>
          <w:marBottom w:val="0"/>
          <w:divBdr>
            <w:top w:val="none" w:sz="0" w:space="0" w:color="auto"/>
            <w:left w:val="none" w:sz="0" w:space="0" w:color="auto"/>
            <w:bottom w:val="none" w:sz="0" w:space="0" w:color="auto"/>
            <w:right w:val="none" w:sz="0" w:space="0" w:color="auto"/>
          </w:divBdr>
        </w:div>
      </w:divsChild>
    </w:div>
    <w:div w:id="1336155197">
      <w:bodyDiv w:val="1"/>
      <w:marLeft w:val="0"/>
      <w:marRight w:val="0"/>
      <w:marTop w:val="0"/>
      <w:marBottom w:val="0"/>
      <w:divBdr>
        <w:top w:val="none" w:sz="0" w:space="0" w:color="auto"/>
        <w:left w:val="none" w:sz="0" w:space="0" w:color="auto"/>
        <w:bottom w:val="none" w:sz="0" w:space="0" w:color="auto"/>
        <w:right w:val="none" w:sz="0" w:space="0" w:color="auto"/>
      </w:divBdr>
      <w:divsChild>
        <w:div w:id="1197891555">
          <w:marLeft w:val="1080"/>
          <w:marRight w:val="0"/>
          <w:marTop w:val="100"/>
          <w:marBottom w:val="0"/>
          <w:divBdr>
            <w:top w:val="none" w:sz="0" w:space="0" w:color="auto"/>
            <w:left w:val="none" w:sz="0" w:space="0" w:color="auto"/>
            <w:bottom w:val="none" w:sz="0" w:space="0" w:color="auto"/>
            <w:right w:val="none" w:sz="0" w:space="0" w:color="auto"/>
          </w:divBdr>
        </w:div>
        <w:div w:id="1923292601">
          <w:marLeft w:val="1080"/>
          <w:marRight w:val="0"/>
          <w:marTop w:val="100"/>
          <w:marBottom w:val="0"/>
          <w:divBdr>
            <w:top w:val="none" w:sz="0" w:space="0" w:color="auto"/>
            <w:left w:val="none" w:sz="0" w:space="0" w:color="auto"/>
            <w:bottom w:val="none" w:sz="0" w:space="0" w:color="auto"/>
            <w:right w:val="none" w:sz="0" w:space="0" w:color="auto"/>
          </w:divBdr>
        </w:div>
      </w:divsChild>
    </w:div>
    <w:div w:id="1353997035">
      <w:bodyDiv w:val="1"/>
      <w:marLeft w:val="0"/>
      <w:marRight w:val="0"/>
      <w:marTop w:val="0"/>
      <w:marBottom w:val="0"/>
      <w:divBdr>
        <w:top w:val="none" w:sz="0" w:space="0" w:color="auto"/>
        <w:left w:val="none" w:sz="0" w:space="0" w:color="auto"/>
        <w:bottom w:val="none" w:sz="0" w:space="0" w:color="auto"/>
        <w:right w:val="none" w:sz="0" w:space="0" w:color="auto"/>
      </w:divBdr>
      <w:divsChild>
        <w:div w:id="1937514477">
          <w:marLeft w:val="0"/>
          <w:marRight w:val="0"/>
          <w:marTop w:val="0"/>
          <w:marBottom w:val="0"/>
          <w:divBdr>
            <w:top w:val="none" w:sz="0" w:space="0" w:color="auto"/>
            <w:left w:val="none" w:sz="0" w:space="0" w:color="auto"/>
            <w:bottom w:val="none" w:sz="0" w:space="0" w:color="auto"/>
            <w:right w:val="none" w:sz="0" w:space="0" w:color="auto"/>
          </w:divBdr>
          <w:divsChild>
            <w:div w:id="1903055707">
              <w:marLeft w:val="0"/>
              <w:marRight w:val="0"/>
              <w:marTop w:val="0"/>
              <w:marBottom w:val="0"/>
              <w:divBdr>
                <w:top w:val="none" w:sz="0" w:space="0" w:color="auto"/>
                <w:left w:val="none" w:sz="0" w:space="0" w:color="auto"/>
                <w:bottom w:val="none" w:sz="0" w:space="0" w:color="auto"/>
                <w:right w:val="none" w:sz="0" w:space="0" w:color="auto"/>
              </w:divBdr>
            </w:div>
            <w:div w:id="1258171787">
              <w:marLeft w:val="0"/>
              <w:marRight w:val="0"/>
              <w:marTop w:val="0"/>
              <w:marBottom w:val="0"/>
              <w:divBdr>
                <w:top w:val="none" w:sz="0" w:space="0" w:color="auto"/>
                <w:left w:val="none" w:sz="0" w:space="0" w:color="auto"/>
                <w:bottom w:val="none" w:sz="0" w:space="0" w:color="auto"/>
                <w:right w:val="none" w:sz="0" w:space="0" w:color="auto"/>
              </w:divBdr>
            </w:div>
            <w:div w:id="928468916">
              <w:marLeft w:val="0"/>
              <w:marRight w:val="0"/>
              <w:marTop w:val="0"/>
              <w:marBottom w:val="0"/>
              <w:divBdr>
                <w:top w:val="none" w:sz="0" w:space="0" w:color="auto"/>
                <w:left w:val="none" w:sz="0" w:space="0" w:color="auto"/>
                <w:bottom w:val="none" w:sz="0" w:space="0" w:color="auto"/>
                <w:right w:val="none" w:sz="0" w:space="0" w:color="auto"/>
              </w:divBdr>
            </w:div>
            <w:div w:id="149494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0364">
      <w:bodyDiv w:val="1"/>
      <w:marLeft w:val="0"/>
      <w:marRight w:val="0"/>
      <w:marTop w:val="0"/>
      <w:marBottom w:val="0"/>
      <w:divBdr>
        <w:top w:val="none" w:sz="0" w:space="0" w:color="auto"/>
        <w:left w:val="none" w:sz="0" w:space="0" w:color="auto"/>
        <w:bottom w:val="none" w:sz="0" w:space="0" w:color="auto"/>
        <w:right w:val="none" w:sz="0" w:space="0" w:color="auto"/>
      </w:divBdr>
      <w:divsChild>
        <w:div w:id="1680620243">
          <w:marLeft w:val="0"/>
          <w:marRight w:val="0"/>
          <w:marTop w:val="0"/>
          <w:marBottom w:val="0"/>
          <w:divBdr>
            <w:top w:val="none" w:sz="0" w:space="0" w:color="auto"/>
            <w:left w:val="none" w:sz="0" w:space="0" w:color="auto"/>
            <w:bottom w:val="none" w:sz="0" w:space="0" w:color="auto"/>
            <w:right w:val="none" w:sz="0" w:space="0" w:color="auto"/>
          </w:divBdr>
          <w:divsChild>
            <w:div w:id="1794251860">
              <w:marLeft w:val="0"/>
              <w:marRight w:val="0"/>
              <w:marTop w:val="0"/>
              <w:marBottom w:val="0"/>
              <w:divBdr>
                <w:top w:val="none" w:sz="0" w:space="0" w:color="auto"/>
                <w:left w:val="none" w:sz="0" w:space="0" w:color="auto"/>
                <w:bottom w:val="none" w:sz="0" w:space="0" w:color="auto"/>
                <w:right w:val="none" w:sz="0" w:space="0" w:color="auto"/>
              </w:divBdr>
            </w:div>
            <w:div w:id="378016440">
              <w:marLeft w:val="0"/>
              <w:marRight w:val="0"/>
              <w:marTop w:val="0"/>
              <w:marBottom w:val="0"/>
              <w:divBdr>
                <w:top w:val="none" w:sz="0" w:space="0" w:color="auto"/>
                <w:left w:val="none" w:sz="0" w:space="0" w:color="auto"/>
                <w:bottom w:val="none" w:sz="0" w:space="0" w:color="auto"/>
                <w:right w:val="none" w:sz="0" w:space="0" w:color="auto"/>
              </w:divBdr>
            </w:div>
            <w:div w:id="6921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503">
      <w:bodyDiv w:val="1"/>
      <w:marLeft w:val="0"/>
      <w:marRight w:val="0"/>
      <w:marTop w:val="0"/>
      <w:marBottom w:val="0"/>
      <w:divBdr>
        <w:top w:val="none" w:sz="0" w:space="0" w:color="auto"/>
        <w:left w:val="none" w:sz="0" w:space="0" w:color="auto"/>
        <w:bottom w:val="none" w:sz="0" w:space="0" w:color="auto"/>
        <w:right w:val="none" w:sz="0" w:space="0" w:color="auto"/>
      </w:divBdr>
      <w:divsChild>
        <w:div w:id="2054234110">
          <w:marLeft w:val="0"/>
          <w:marRight w:val="0"/>
          <w:marTop w:val="0"/>
          <w:marBottom w:val="0"/>
          <w:divBdr>
            <w:top w:val="none" w:sz="0" w:space="0" w:color="auto"/>
            <w:left w:val="none" w:sz="0" w:space="0" w:color="auto"/>
            <w:bottom w:val="none" w:sz="0" w:space="0" w:color="auto"/>
            <w:right w:val="none" w:sz="0" w:space="0" w:color="auto"/>
          </w:divBdr>
          <w:divsChild>
            <w:div w:id="1104109907">
              <w:marLeft w:val="0"/>
              <w:marRight w:val="0"/>
              <w:marTop w:val="0"/>
              <w:marBottom w:val="0"/>
              <w:divBdr>
                <w:top w:val="none" w:sz="0" w:space="0" w:color="auto"/>
                <w:left w:val="none" w:sz="0" w:space="0" w:color="auto"/>
                <w:bottom w:val="none" w:sz="0" w:space="0" w:color="auto"/>
                <w:right w:val="none" w:sz="0" w:space="0" w:color="auto"/>
              </w:divBdr>
              <w:divsChild>
                <w:div w:id="28989875">
                  <w:marLeft w:val="0"/>
                  <w:marRight w:val="0"/>
                  <w:marTop w:val="0"/>
                  <w:marBottom w:val="0"/>
                  <w:divBdr>
                    <w:top w:val="none" w:sz="0" w:space="0" w:color="auto"/>
                    <w:left w:val="none" w:sz="0" w:space="0" w:color="auto"/>
                    <w:bottom w:val="none" w:sz="0" w:space="0" w:color="auto"/>
                    <w:right w:val="none" w:sz="0" w:space="0" w:color="auto"/>
                  </w:divBdr>
                </w:div>
              </w:divsChild>
            </w:div>
            <w:div w:id="1906181861">
              <w:marLeft w:val="0"/>
              <w:marRight w:val="0"/>
              <w:marTop w:val="0"/>
              <w:marBottom w:val="0"/>
              <w:divBdr>
                <w:top w:val="none" w:sz="0" w:space="0" w:color="auto"/>
                <w:left w:val="none" w:sz="0" w:space="0" w:color="auto"/>
                <w:bottom w:val="none" w:sz="0" w:space="0" w:color="auto"/>
                <w:right w:val="none" w:sz="0" w:space="0" w:color="auto"/>
              </w:divBdr>
              <w:divsChild>
                <w:div w:id="13099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19016">
      <w:bodyDiv w:val="1"/>
      <w:marLeft w:val="0"/>
      <w:marRight w:val="0"/>
      <w:marTop w:val="0"/>
      <w:marBottom w:val="0"/>
      <w:divBdr>
        <w:top w:val="none" w:sz="0" w:space="0" w:color="auto"/>
        <w:left w:val="none" w:sz="0" w:space="0" w:color="auto"/>
        <w:bottom w:val="none" w:sz="0" w:space="0" w:color="auto"/>
        <w:right w:val="none" w:sz="0" w:space="0" w:color="auto"/>
      </w:divBdr>
      <w:divsChild>
        <w:div w:id="71584482">
          <w:marLeft w:val="0"/>
          <w:marRight w:val="0"/>
          <w:marTop w:val="0"/>
          <w:marBottom w:val="0"/>
          <w:divBdr>
            <w:top w:val="none" w:sz="0" w:space="0" w:color="auto"/>
            <w:left w:val="none" w:sz="0" w:space="0" w:color="auto"/>
            <w:bottom w:val="none" w:sz="0" w:space="0" w:color="auto"/>
            <w:right w:val="none" w:sz="0" w:space="0" w:color="auto"/>
          </w:divBdr>
          <w:divsChild>
            <w:div w:id="253243861">
              <w:marLeft w:val="0"/>
              <w:marRight w:val="0"/>
              <w:marTop w:val="0"/>
              <w:marBottom w:val="0"/>
              <w:divBdr>
                <w:top w:val="none" w:sz="0" w:space="0" w:color="auto"/>
                <w:left w:val="none" w:sz="0" w:space="0" w:color="auto"/>
                <w:bottom w:val="none" w:sz="0" w:space="0" w:color="auto"/>
                <w:right w:val="none" w:sz="0" w:space="0" w:color="auto"/>
              </w:divBdr>
              <w:divsChild>
                <w:div w:id="1031301061">
                  <w:marLeft w:val="0"/>
                  <w:marRight w:val="0"/>
                  <w:marTop w:val="0"/>
                  <w:marBottom w:val="0"/>
                  <w:divBdr>
                    <w:top w:val="none" w:sz="0" w:space="0" w:color="auto"/>
                    <w:left w:val="none" w:sz="0" w:space="0" w:color="auto"/>
                    <w:bottom w:val="none" w:sz="0" w:space="0" w:color="auto"/>
                    <w:right w:val="none" w:sz="0" w:space="0" w:color="auto"/>
                  </w:divBdr>
                </w:div>
              </w:divsChild>
            </w:div>
            <w:div w:id="319845771">
              <w:marLeft w:val="0"/>
              <w:marRight w:val="0"/>
              <w:marTop w:val="0"/>
              <w:marBottom w:val="0"/>
              <w:divBdr>
                <w:top w:val="none" w:sz="0" w:space="0" w:color="auto"/>
                <w:left w:val="none" w:sz="0" w:space="0" w:color="auto"/>
                <w:bottom w:val="none" w:sz="0" w:space="0" w:color="auto"/>
                <w:right w:val="none" w:sz="0" w:space="0" w:color="auto"/>
              </w:divBdr>
              <w:divsChild>
                <w:div w:id="1627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28202">
      <w:bodyDiv w:val="1"/>
      <w:marLeft w:val="0"/>
      <w:marRight w:val="0"/>
      <w:marTop w:val="0"/>
      <w:marBottom w:val="0"/>
      <w:divBdr>
        <w:top w:val="none" w:sz="0" w:space="0" w:color="auto"/>
        <w:left w:val="none" w:sz="0" w:space="0" w:color="auto"/>
        <w:bottom w:val="none" w:sz="0" w:space="0" w:color="auto"/>
        <w:right w:val="none" w:sz="0" w:space="0" w:color="auto"/>
      </w:divBdr>
      <w:divsChild>
        <w:div w:id="1613004321">
          <w:marLeft w:val="0"/>
          <w:marRight w:val="0"/>
          <w:marTop w:val="0"/>
          <w:marBottom w:val="0"/>
          <w:divBdr>
            <w:top w:val="none" w:sz="0" w:space="0" w:color="auto"/>
            <w:left w:val="none" w:sz="0" w:space="0" w:color="auto"/>
            <w:bottom w:val="none" w:sz="0" w:space="0" w:color="auto"/>
            <w:right w:val="none" w:sz="0" w:space="0" w:color="auto"/>
          </w:divBdr>
          <w:divsChild>
            <w:div w:id="1721590261">
              <w:marLeft w:val="0"/>
              <w:marRight w:val="0"/>
              <w:marTop w:val="0"/>
              <w:marBottom w:val="0"/>
              <w:divBdr>
                <w:top w:val="none" w:sz="0" w:space="0" w:color="auto"/>
                <w:left w:val="none" w:sz="0" w:space="0" w:color="auto"/>
                <w:bottom w:val="none" w:sz="0" w:space="0" w:color="auto"/>
                <w:right w:val="none" w:sz="0" w:space="0" w:color="auto"/>
              </w:divBdr>
              <w:divsChild>
                <w:div w:id="1956591766">
                  <w:marLeft w:val="0"/>
                  <w:marRight w:val="0"/>
                  <w:marTop w:val="0"/>
                  <w:marBottom w:val="0"/>
                  <w:divBdr>
                    <w:top w:val="none" w:sz="0" w:space="0" w:color="auto"/>
                    <w:left w:val="none" w:sz="0" w:space="0" w:color="auto"/>
                    <w:bottom w:val="none" w:sz="0" w:space="0" w:color="auto"/>
                    <w:right w:val="none" w:sz="0" w:space="0" w:color="auto"/>
                  </w:divBdr>
                </w:div>
              </w:divsChild>
            </w:div>
            <w:div w:id="23211808">
              <w:marLeft w:val="0"/>
              <w:marRight w:val="0"/>
              <w:marTop w:val="0"/>
              <w:marBottom w:val="0"/>
              <w:divBdr>
                <w:top w:val="none" w:sz="0" w:space="0" w:color="auto"/>
                <w:left w:val="none" w:sz="0" w:space="0" w:color="auto"/>
                <w:bottom w:val="none" w:sz="0" w:space="0" w:color="auto"/>
                <w:right w:val="none" w:sz="0" w:space="0" w:color="auto"/>
              </w:divBdr>
            </w:div>
            <w:div w:id="2082020554">
              <w:marLeft w:val="0"/>
              <w:marRight w:val="0"/>
              <w:marTop w:val="0"/>
              <w:marBottom w:val="0"/>
              <w:divBdr>
                <w:top w:val="none" w:sz="0" w:space="0" w:color="auto"/>
                <w:left w:val="none" w:sz="0" w:space="0" w:color="auto"/>
                <w:bottom w:val="none" w:sz="0" w:space="0" w:color="auto"/>
                <w:right w:val="none" w:sz="0" w:space="0" w:color="auto"/>
              </w:divBdr>
            </w:div>
            <w:div w:id="2006394460">
              <w:marLeft w:val="0"/>
              <w:marRight w:val="0"/>
              <w:marTop w:val="0"/>
              <w:marBottom w:val="0"/>
              <w:divBdr>
                <w:top w:val="none" w:sz="0" w:space="0" w:color="auto"/>
                <w:left w:val="none" w:sz="0" w:space="0" w:color="auto"/>
                <w:bottom w:val="none" w:sz="0" w:space="0" w:color="auto"/>
                <w:right w:val="none" w:sz="0" w:space="0" w:color="auto"/>
              </w:divBdr>
            </w:div>
            <w:div w:id="775322968">
              <w:marLeft w:val="0"/>
              <w:marRight w:val="0"/>
              <w:marTop w:val="0"/>
              <w:marBottom w:val="0"/>
              <w:divBdr>
                <w:top w:val="none" w:sz="0" w:space="0" w:color="auto"/>
                <w:left w:val="none" w:sz="0" w:space="0" w:color="auto"/>
                <w:bottom w:val="none" w:sz="0" w:space="0" w:color="auto"/>
                <w:right w:val="none" w:sz="0" w:space="0" w:color="auto"/>
              </w:divBdr>
            </w:div>
            <w:div w:id="13511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2792">
      <w:bodyDiv w:val="1"/>
      <w:marLeft w:val="0"/>
      <w:marRight w:val="0"/>
      <w:marTop w:val="0"/>
      <w:marBottom w:val="0"/>
      <w:divBdr>
        <w:top w:val="none" w:sz="0" w:space="0" w:color="auto"/>
        <w:left w:val="none" w:sz="0" w:space="0" w:color="auto"/>
        <w:bottom w:val="none" w:sz="0" w:space="0" w:color="auto"/>
        <w:right w:val="none" w:sz="0" w:space="0" w:color="auto"/>
      </w:divBdr>
      <w:divsChild>
        <w:div w:id="594246777">
          <w:marLeft w:val="360"/>
          <w:marRight w:val="0"/>
          <w:marTop w:val="0"/>
          <w:marBottom w:val="0"/>
          <w:divBdr>
            <w:top w:val="none" w:sz="0" w:space="0" w:color="auto"/>
            <w:left w:val="none" w:sz="0" w:space="0" w:color="auto"/>
            <w:bottom w:val="none" w:sz="0" w:space="0" w:color="auto"/>
            <w:right w:val="none" w:sz="0" w:space="0" w:color="auto"/>
          </w:divBdr>
        </w:div>
      </w:divsChild>
    </w:div>
    <w:div w:id="1626539148">
      <w:bodyDiv w:val="1"/>
      <w:marLeft w:val="0"/>
      <w:marRight w:val="0"/>
      <w:marTop w:val="0"/>
      <w:marBottom w:val="0"/>
      <w:divBdr>
        <w:top w:val="none" w:sz="0" w:space="0" w:color="auto"/>
        <w:left w:val="none" w:sz="0" w:space="0" w:color="auto"/>
        <w:bottom w:val="none" w:sz="0" w:space="0" w:color="auto"/>
        <w:right w:val="none" w:sz="0" w:space="0" w:color="auto"/>
      </w:divBdr>
    </w:div>
    <w:div w:id="1642223808">
      <w:bodyDiv w:val="1"/>
      <w:marLeft w:val="0"/>
      <w:marRight w:val="0"/>
      <w:marTop w:val="0"/>
      <w:marBottom w:val="0"/>
      <w:divBdr>
        <w:top w:val="none" w:sz="0" w:space="0" w:color="auto"/>
        <w:left w:val="none" w:sz="0" w:space="0" w:color="auto"/>
        <w:bottom w:val="none" w:sz="0" w:space="0" w:color="auto"/>
        <w:right w:val="none" w:sz="0" w:space="0" w:color="auto"/>
      </w:divBdr>
      <w:divsChild>
        <w:div w:id="6954532">
          <w:marLeft w:val="0"/>
          <w:marRight w:val="0"/>
          <w:marTop w:val="0"/>
          <w:marBottom w:val="0"/>
          <w:divBdr>
            <w:top w:val="none" w:sz="0" w:space="0" w:color="auto"/>
            <w:left w:val="none" w:sz="0" w:space="0" w:color="auto"/>
            <w:bottom w:val="none" w:sz="0" w:space="0" w:color="auto"/>
            <w:right w:val="none" w:sz="0" w:space="0" w:color="auto"/>
          </w:divBdr>
          <w:divsChild>
            <w:div w:id="1145854739">
              <w:marLeft w:val="0"/>
              <w:marRight w:val="0"/>
              <w:marTop w:val="0"/>
              <w:marBottom w:val="0"/>
              <w:divBdr>
                <w:top w:val="none" w:sz="0" w:space="0" w:color="auto"/>
                <w:left w:val="none" w:sz="0" w:space="0" w:color="auto"/>
                <w:bottom w:val="none" w:sz="0" w:space="0" w:color="auto"/>
                <w:right w:val="none" w:sz="0" w:space="0" w:color="auto"/>
              </w:divBdr>
              <w:divsChild>
                <w:div w:id="1432386574">
                  <w:marLeft w:val="0"/>
                  <w:marRight w:val="0"/>
                  <w:marTop w:val="0"/>
                  <w:marBottom w:val="0"/>
                  <w:divBdr>
                    <w:top w:val="none" w:sz="0" w:space="0" w:color="auto"/>
                    <w:left w:val="none" w:sz="0" w:space="0" w:color="auto"/>
                    <w:bottom w:val="none" w:sz="0" w:space="0" w:color="auto"/>
                    <w:right w:val="none" w:sz="0" w:space="0" w:color="auto"/>
                  </w:divBdr>
                </w:div>
              </w:divsChild>
            </w:div>
            <w:div w:id="905723288">
              <w:marLeft w:val="0"/>
              <w:marRight w:val="0"/>
              <w:marTop w:val="0"/>
              <w:marBottom w:val="0"/>
              <w:divBdr>
                <w:top w:val="none" w:sz="0" w:space="0" w:color="auto"/>
                <w:left w:val="none" w:sz="0" w:space="0" w:color="auto"/>
                <w:bottom w:val="none" w:sz="0" w:space="0" w:color="auto"/>
                <w:right w:val="none" w:sz="0" w:space="0" w:color="auto"/>
              </w:divBdr>
            </w:div>
            <w:div w:id="300116514">
              <w:marLeft w:val="0"/>
              <w:marRight w:val="0"/>
              <w:marTop w:val="0"/>
              <w:marBottom w:val="0"/>
              <w:divBdr>
                <w:top w:val="none" w:sz="0" w:space="0" w:color="auto"/>
                <w:left w:val="none" w:sz="0" w:space="0" w:color="auto"/>
                <w:bottom w:val="none" w:sz="0" w:space="0" w:color="auto"/>
                <w:right w:val="none" w:sz="0" w:space="0" w:color="auto"/>
              </w:divBdr>
            </w:div>
            <w:div w:id="8600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6277">
      <w:bodyDiv w:val="1"/>
      <w:marLeft w:val="0"/>
      <w:marRight w:val="0"/>
      <w:marTop w:val="0"/>
      <w:marBottom w:val="0"/>
      <w:divBdr>
        <w:top w:val="none" w:sz="0" w:space="0" w:color="auto"/>
        <w:left w:val="none" w:sz="0" w:space="0" w:color="auto"/>
        <w:bottom w:val="none" w:sz="0" w:space="0" w:color="auto"/>
        <w:right w:val="none" w:sz="0" w:space="0" w:color="auto"/>
      </w:divBdr>
      <w:divsChild>
        <w:div w:id="933705991">
          <w:marLeft w:val="0"/>
          <w:marRight w:val="0"/>
          <w:marTop w:val="0"/>
          <w:marBottom w:val="0"/>
          <w:divBdr>
            <w:top w:val="none" w:sz="0" w:space="0" w:color="auto"/>
            <w:left w:val="none" w:sz="0" w:space="0" w:color="auto"/>
            <w:bottom w:val="none" w:sz="0" w:space="0" w:color="auto"/>
            <w:right w:val="none" w:sz="0" w:space="0" w:color="auto"/>
          </w:divBdr>
        </w:div>
      </w:divsChild>
    </w:div>
    <w:div w:id="1720662748">
      <w:bodyDiv w:val="1"/>
      <w:marLeft w:val="0"/>
      <w:marRight w:val="0"/>
      <w:marTop w:val="0"/>
      <w:marBottom w:val="0"/>
      <w:divBdr>
        <w:top w:val="none" w:sz="0" w:space="0" w:color="auto"/>
        <w:left w:val="none" w:sz="0" w:space="0" w:color="auto"/>
        <w:bottom w:val="none" w:sz="0" w:space="0" w:color="auto"/>
        <w:right w:val="none" w:sz="0" w:space="0" w:color="auto"/>
      </w:divBdr>
      <w:divsChild>
        <w:div w:id="2143381037">
          <w:marLeft w:val="0"/>
          <w:marRight w:val="0"/>
          <w:marTop w:val="0"/>
          <w:marBottom w:val="0"/>
          <w:divBdr>
            <w:top w:val="none" w:sz="0" w:space="0" w:color="auto"/>
            <w:left w:val="none" w:sz="0" w:space="0" w:color="auto"/>
            <w:bottom w:val="none" w:sz="0" w:space="0" w:color="auto"/>
            <w:right w:val="none" w:sz="0" w:space="0" w:color="auto"/>
          </w:divBdr>
        </w:div>
      </w:divsChild>
    </w:div>
    <w:div w:id="1733388142">
      <w:bodyDiv w:val="1"/>
      <w:marLeft w:val="0"/>
      <w:marRight w:val="0"/>
      <w:marTop w:val="0"/>
      <w:marBottom w:val="0"/>
      <w:divBdr>
        <w:top w:val="none" w:sz="0" w:space="0" w:color="auto"/>
        <w:left w:val="none" w:sz="0" w:space="0" w:color="auto"/>
        <w:bottom w:val="none" w:sz="0" w:space="0" w:color="auto"/>
        <w:right w:val="none" w:sz="0" w:space="0" w:color="auto"/>
      </w:divBdr>
      <w:divsChild>
        <w:div w:id="1974213039">
          <w:marLeft w:val="0"/>
          <w:marRight w:val="0"/>
          <w:marTop w:val="0"/>
          <w:marBottom w:val="0"/>
          <w:divBdr>
            <w:top w:val="none" w:sz="0" w:space="0" w:color="auto"/>
            <w:left w:val="none" w:sz="0" w:space="0" w:color="auto"/>
            <w:bottom w:val="none" w:sz="0" w:space="0" w:color="auto"/>
            <w:right w:val="none" w:sz="0" w:space="0" w:color="auto"/>
          </w:divBdr>
          <w:divsChild>
            <w:div w:id="203687018">
              <w:marLeft w:val="0"/>
              <w:marRight w:val="0"/>
              <w:marTop w:val="0"/>
              <w:marBottom w:val="0"/>
              <w:divBdr>
                <w:top w:val="none" w:sz="0" w:space="0" w:color="auto"/>
                <w:left w:val="none" w:sz="0" w:space="0" w:color="auto"/>
                <w:bottom w:val="none" w:sz="0" w:space="0" w:color="auto"/>
                <w:right w:val="none" w:sz="0" w:space="0" w:color="auto"/>
              </w:divBdr>
            </w:div>
            <w:div w:id="605305542">
              <w:marLeft w:val="0"/>
              <w:marRight w:val="0"/>
              <w:marTop w:val="0"/>
              <w:marBottom w:val="0"/>
              <w:divBdr>
                <w:top w:val="none" w:sz="0" w:space="0" w:color="auto"/>
                <w:left w:val="none" w:sz="0" w:space="0" w:color="auto"/>
                <w:bottom w:val="none" w:sz="0" w:space="0" w:color="auto"/>
                <w:right w:val="none" w:sz="0" w:space="0" w:color="auto"/>
              </w:divBdr>
            </w:div>
            <w:div w:id="17776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2135">
      <w:bodyDiv w:val="1"/>
      <w:marLeft w:val="0"/>
      <w:marRight w:val="0"/>
      <w:marTop w:val="0"/>
      <w:marBottom w:val="0"/>
      <w:divBdr>
        <w:top w:val="none" w:sz="0" w:space="0" w:color="auto"/>
        <w:left w:val="none" w:sz="0" w:space="0" w:color="auto"/>
        <w:bottom w:val="none" w:sz="0" w:space="0" w:color="auto"/>
        <w:right w:val="none" w:sz="0" w:space="0" w:color="auto"/>
      </w:divBdr>
      <w:divsChild>
        <w:div w:id="12540670">
          <w:marLeft w:val="0"/>
          <w:marRight w:val="0"/>
          <w:marTop w:val="0"/>
          <w:marBottom w:val="0"/>
          <w:divBdr>
            <w:top w:val="none" w:sz="0" w:space="0" w:color="auto"/>
            <w:left w:val="none" w:sz="0" w:space="0" w:color="auto"/>
            <w:bottom w:val="none" w:sz="0" w:space="0" w:color="auto"/>
            <w:right w:val="none" w:sz="0" w:space="0" w:color="auto"/>
          </w:divBdr>
          <w:divsChild>
            <w:div w:id="1083261973">
              <w:marLeft w:val="0"/>
              <w:marRight w:val="0"/>
              <w:marTop w:val="0"/>
              <w:marBottom w:val="0"/>
              <w:divBdr>
                <w:top w:val="none" w:sz="0" w:space="0" w:color="auto"/>
                <w:left w:val="none" w:sz="0" w:space="0" w:color="auto"/>
                <w:bottom w:val="none" w:sz="0" w:space="0" w:color="auto"/>
                <w:right w:val="none" w:sz="0" w:space="0" w:color="auto"/>
              </w:divBdr>
              <w:divsChild>
                <w:div w:id="1796480160">
                  <w:marLeft w:val="0"/>
                  <w:marRight w:val="0"/>
                  <w:marTop w:val="0"/>
                  <w:marBottom w:val="0"/>
                  <w:divBdr>
                    <w:top w:val="none" w:sz="0" w:space="0" w:color="auto"/>
                    <w:left w:val="none" w:sz="0" w:space="0" w:color="auto"/>
                    <w:bottom w:val="none" w:sz="0" w:space="0" w:color="auto"/>
                    <w:right w:val="none" w:sz="0" w:space="0" w:color="auto"/>
                  </w:divBdr>
                </w:div>
              </w:divsChild>
            </w:div>
            <w:div w:id="380246462">
              <w:marLeft w:val="0"/>
              <w:marRight w:val="0"/>
              <w:marTop w:val="0"/>
              <w:marBottom w:val="0"/>
              <w:divBdr>
                <w:top w:val="none" w:sz="0" w:space="0" w:color="auto"/>
                <w:left w:val="none" w:sz="0" w:space="0" w:color="auto"/>
                <w:bottom w:val="none" w:sz="0" w:space="0" w:color="auto"/>
                <w:right w:val="none" w:sz="0" w:space="0" w:color="auto"/>
              </w:divBdr>
            </w:div>
            <w:div w:id="474303253">
              <w:marLeft w:val="0"/>
              <w:marRight w:val="0"/>
              <w:marTop w:val="0"/>
              <w:marBottom w:val="0"/>
              <w:divBdr>
                <w:top w:val="none" w:sz="0" w:space="0" w:color="auto"/>
                <w:left w:val="none" w:sz="0" w:space="0" w:color="auto"/>
                <w:bottom w:val="none" w:sz="0" w:space="0" w:color="auto"/>
                <w:right w:val="none" w:sz="0" w:space="0" w:color="auto"/>
              </w:divBdr>
            </w:div>
            <w:div w:id="92751232">
              <w:marLeft w:val="0"/>
              <w:marRight w:val="0"/>
              <w:marTop w:val="0"/>
              <w:marBottom w:val="0"/>
              <w:divBdr>
                <w:top w:val="none" w:sz="0" w:space="0" w:color="auto"/>
                <w:left w:val="none" w:sz="0" w:space="0" w:color="auto"/>
                <w:bottom w:val="none" w:sz="0" w:space="0" w:color="auto"/>
                <w:right w:val="none" w:sz="0" w:space="0" w:color="auto"/>
              </w:divBdr>
            </w:div>
            <w:div w:id="1474054467">
              <w:marLeft w:val="0"/>
              <w:marRight w:val="0"/>
              <w:marTop w:val="0"/>
              <w:marBottom w:val="0"/>
              <w:divBdr>
                <w:top w:val="none" w:sz="0" w:space="0" w:color="auto"/>
                <w:left w:val="none" w:sz="0" w:space="0" w:color="auto"/>
                <w:bottom w:val="none" w:sz="0" w:space="0" w:color="auto"/>
                <w:right w:val="none" w:sz="0" w:space="0" w:color="auto"/>
              </w:divBdr>
            </w:div>
            <w:div w:id="611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80623">
      <w:bodyDiv w:val="1"/>
      <w:marLeft w:val="0"/>
      <w:marRight w:val="0"/>
      <w:marTop w:val="0"/>
      <w:marBottom w:val="0"/>
      <w:divBdr>
        <w:top w:val="none" w:sz="0" w:space="0" w:color="auto"/>
        <w:left w:val="none" w:sz="0" w:space="0" w:color="auto"/>
        <w:bottom w:val="none" w:sz="0" w:space="0" w:color="auto"/>
        <w:right w:val="none" w:sz="0" w:space="0" w:color="auto"/>
      </w:divBdr>
      <w:divsChild>
        <w:div w:id="2018581502">
          <w:marLeft w:val="0"/>
          <w:marRight w:val="0"/>
          <w:marTop w:val="0"/>
          <w:marBottom w:val="0"/>
          <w:divBdr>
            <w:top w:val="none" w:sz="0" w:space="0" w:color="auto"/>
            <w:left w:val="none" w:sz="0" w:space="0" w:color="auto"/>
            <w:bottom w:val="none" w:sz="0" w:space="0" w:color="auto"/>
            <w:right w:val="none" w:sz="0" w:space="0" w:color="auto"/>
          </w:divBdr>
        </w:div>
      </w:divsChild>
    </w:div>
    <w:div w:id="2016419979">
      <w:bodyDiv w:val="1"/>
      <w:marLeft w:val="0"/>
      <w:marRight w:val="0"/>
      <w:marTop w:val="0"/>
      <w:marBottom w:val="0"/>
      <w:divBdr>
        <w:top w:val="none" w:sz="0" w:space="0" w:color="auto"/>
        <w:left w:val="none" w:sz="0" w:space="0" w:color="auto"/>
        <w:bottom w:val="none" w:sz="0" w:space="0" w:color="auto"/>
        <w:right w:val="none" w:sz="0" w:space="0" w:color="auto"/>
      </w:divBdr>
    </w:div>
    <w:div w:id="2048866885">
      <w:bodyDiv w:val="1"/>
      <w:marLeft w:val="0"/>
      <w:marRight w:val="0"/>
      <w:marTop w:val="0"/>
      <w:marBottom w:val="0"/>
      <w:divBdr>
        <w:top w:val="none" w:sz="0" w:space="0" w:color="auto"/>
        <w:left w:val="none" w:sz="0" w:space="0" w:color="auto"/>
        <w:bottom w:val="none" w:sz="0" w:space="0" w:color="auto"/>
        <w:right w:val="none" w:sz="0" w:space="0" w:color="auto"/>
      </w:divBdr>
      <w:divsChild>
        <w:div w:id="1221406743">
          <w:marLeft w:val="0"/>
          <w:marRight w:val="0"/>
          <w:marTop w:val="0"/>
          <w:marBottom w:val="0"/>
          <w:divBdr>
            <w:top w:val="none" w:sz="0" w:space="0" w:color="auto"/>
            <w:left w:val="none" w:sz="0" w:space="0" w:color="auto"/>
            <w:bottom w:val="none" w:sz="0" w:space="0" w:color="auto"/>
            <w:right w:val="none" w:sz="0" w:space="0" w:color="auto"/>
          </w:divBdr>
          <w:divsChild>
            <w:div w:id="2029869039">
              <w:marLeft w:val="0"/>
              <w:marRight w:val="0"/>
              <w:marTop w:val="0"/>
              <w:marBottom w:val="0"/>
              <w:divBdr>
                <w:top w:val="none" w:sz="0" w:space="0" w:color="auto"/>
                <w:left w:val="none" w:sz="0" w:space="0" w:color="auto"/>
                <w:bottom w:val="none" w:sz="0" w:space="0" w:color="auto"/>
                <w:right w:val="none" w:sz="0" w:space="0" w:color="auto"/>
              </w:divBdr>
              <w:divsChild>
                <w:div w:id="515191121">
                  <w:marLeft w:val="0"/>
                  <w:marRight w:val="0"/>
                  <w:marTop w:val="0"/>
                  <w:marBottom w:val="0"/>
                  <w:divBdr>
                    <w:top w:val="none" w:sz="0" w:space="0" w:color="auto"/>
                    <w:left w:val="none" w:sz="0" w:space="0" w:color="auto"/>
                    <w:bottom w:val="none" w:sz="0" w:space="0" w:color="auto"/>
                    <w:right w:val="none" w:sz="0" w:space="0" w:color="auto"/>
                  </w:divBdr>
                </w:div>
              </w:divsChild>
            </w:div>
            <w:div w:id="856583627">
              <w:marLeft w:val="0"/>
              <w:marRight w:val="0"/>
              <w:marTop w:val="0"/>
              <w:marBottom w:val="0"/>
              <w:divBdr>
                <w:top w:val="none" w:sz="0" w:space="0" w:color="auto"/>
                <w:left w:val="none" w:sz="0" w:space="0" w:color="auto"/>
                <w:bottom w:val="none" w:sz="0" w:space="0" w:color="auto"/>
                <w:right w:val="none" w:sz="0" w:space="0" w:color="auto"/>
              </w:divBdr>
            </w:div>
            <w:div w:id="771241679">
              <w:marLeft w:val="0"/>
              <w:marRight w:val="0"/>
              <w:marTop w:val="0"/>
              <w:marBottom w:val="0"/>
              <w:divBdr>
                <w:top w:val="none" w:sz="0" w:space="0" w:color="auto"/>
                <w:left w:val="none" w:sz="0" w:space="0" w:color="auto"/>
                <w:bottom w:val="none" w:sz="0" w:space="0" w:color="auto"/>
                <w:right w:val="none" w:sz="0" w:space="0" w:color="auto"/>
              </w:divBdr>
            </w:div>
            <w:div w:id="1103912464">
              <w:marLeft w:val="0"/>
              <w:marRight w:val="0"/>
              <w:marTop w:val="0"/>
              <w:marBottom w:val="0"/>
              <w:divBdr>
                <w:top w:val="none" w:sz="0" w:space="0" w:color="auto"/>
                <w:left w:val="none" w:sz="0" w:space="0" w:color="auto"/>
                <w:bottom w:val="none" w:sz="0" w:space="0" w:color="auto"/>
                <w:right w:val="none" w:sz="0" w:space="0" w:color="auto"/>
              </w:divBdr>
            </w:div>
            <w:div w:id="741222638">
              <w:marLeft w:val="0"/>
              <w:marRight w:val="0"/>
              <w:marTop w:val="0"/>
              <w:marBottom w:val="0"/>
              <w:divBdr>
                <w:top w:val="none" w:sz="0" w:space="0" w:color="auto"/>
                <w:left w:val="none" w:sz="0" w:space="0" w:color="auto"/>
                <w:bottom w:val="none" w:sz="0" w:space="0" w:color="auto"/>
                <w:right w:val="none" w:sz="0" w:space="0" w:color="auto"/>
              </w:divBdr>
            </w:div>
            <w:div w:id="12207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5045">
      <w:bodyDiv w:val="1"/>
      <w:marLeft w:val="0"/>
      <w:marRight w:val="0"/>
      <w:marTop w:val="0"/>
      <w:marBottom w:val="0"/>
      <w:divBdr>
        <w:top w:val="none" w:sz="0" w:space="0" w:color="auto"/>
        <w:left w:val="none" w:sz="0" w:space="0" w:color="auto"/>
        <w:bottom w:val="none" w:sz="0" w:space="0" w:color="auto"/>
        <w:right w:val="none" w:sz="0" w:space="0" w:color="auto"/>
      </w:divBdr>
      <w:divsChild>
        <w:div w:id="600799013">
          <w:marLeft w:val="0"/>
          <w:marRight w:val="0"/>
          <w:marTop w:val="0"/>
          <w:marBottom w:val="0"/>
          <w:divBdr>
            <w:top w:val="none" w:sz="0" w:space="0" w:color="auto"/>
            <w:left w:val="none" w:sz="0" w:space="0" w:color="auto"/>
            <w:bottom w:val="none" w:sz="0" w:space="0" w:color="auto"/>
            <w:right w:val="none" w:sz="0" w:space="0" w:color="auto"/>
          </w:divBdr>
          <w:divsChild>
            <w:div w:id="851457695">
              <w:marLeft w:val="0"/>
              <w:marRight w:val="0"/>
              <w:marTop w:val="0"/>
              <w:marBottom w:val="0"/>
              <w:divBdr>
                <w:top w:val="none" w:sz="0" w:space="0" w:color="auto"/>
                <w:left w:val="none" w:sz="0" w:space="0" w:color="auto"/>
                <w:bottom w:val="none" w:sz="0" w:space="0" w:color="auto"/>
                <w:right w:val="none" w:sz="0" w:space="0" w:color="auto"/>
              </w:divBdr>
              <w:divsChild>
                <w:div w:id="693917817">
                  <w:marLeft w:val="0"/>
                  <w:marRight w:val="0"/>
                  <w:marTop w:val="0"/>
                  <w:marBottom w:val="0"/>
                  <w:divBdr>
                    <w:top w:val="none" w:sz="0" w:space="0" w:color="auto"/>
                    <w:left w:val="none" w:sz="0" w:space="0" w:color="auto"/>
                    <w:bottom w:val="none" w:sz="0" w:space="0" w:color="auto"/>
                    <w:right w:val="none" w:sz="0" w:space="0" w:color="auto"/>
                  </w:divBdr>
                </w:div>
              </w:divsChild>
            </w:div>
            <w:div w:id="693507094">
              <w:marLeft w:val="0"/>
              <w:marRight w:val="0"/>
              <w:marTop w:val="0"/>
              <w:marBottom w:val="0"/>
              <w:divBdr>
                <w:top w:val="none" w:sz="0" w:space="0" w:color="auto"/>
                <w:left w:val="none" w:sz="0" w:space="0" w:color="auto"/>
                <w:bottom w:val="none" w:sz="0" w:space="0" w:color="auto"/>
                <w:right w:val="none" w:sz="0" w:space="0" w:color="auto"/>
              </w:divBdr>
            </w:div>
            <w:div w:id="244340744">
              <w:marLeft w:val="0"/>
              <w:marRight w:val="0"/>
              <w:marTop w:val="0"/>
              <w:marBottom w:val="0"/>
              <w:divBdr>
                <w:top w:val="none" w:sz="0" w:space="0" w:color="auto"/>
                <w:left w:val="none" w:sz="0" w:space="0" w:color="auto"/>
                <w:bottom w:val="none" w:sz="0" w:space="0" w:color="auto"/>
                <w:right w:val="none" w:sz="0" w:space="0" w:color="auto"/>
              </w:divBdr>
            </w:div>
            <w:div w:id="15789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laticon.com/free-icon/baseline_18595602?term=baseline&amp;page=1&amp;position=35&amp;origin=search&amp;related_id=18595602" TargetMode="External"/><Relationship Id="rId2" Type="http://schemas.openxmlformats.org/officeDocument/2006/relationships/hyperlink" Target="https://springernature.sharepoint.com/:f:/r/sites/SpringerHealthcareIME-AplasticAnemia/Shared%20Documents/Content/Module%201/Module%201%20media/PNH%20clones%20in%20AA?csf=1&amp;web=1&amp;e=BnNXaa" TargetMode="External"/><Relationship Id="rId1" Type="http://schemas.openxmlformats.org/officeDocument/2006/relationships/hyperlink" Target="https://www.researchgate.net/publication/49732227_An_Unusual_Case_of_Aplastic_Anemia_Caused_by_Temozolomide" TargetMode="External"/><Relationship Id="rId5" Type="http://schemas.openxmlformats.org/officeDocument/2006/relationships/hyperlink" Target="https://www.flaticon.com/free-icon/dna_3830451?term=genetics&amp;page=1&amp;position=7&amp;origin=search&amp;related_id=3830451" TargetMode="External"/><Relationship Id="rId4" Type="http://schemas.openxmlformats.org/officeDocument/2006/relationships/hyperlink" Target="https://www.flaticon.com/free-icon/coronavirus_2913584?term=virus&amp;page=1&amp;position=2&amp;origin=search&amp;related_id=2913584"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ashpublications.org/blood/article/140/Supplement%201/10774/490092/Severe-Aplastic-Anemia-A-Systematic-Literature" TargetMode="External"/><Relationship Id="rId21" Type="http://schemas.openxmlformats.org/officeDocument/2006/relationships/image" Target="media/image4.png"/><Relationship Id="rId42" Type="http://schemas.openxmlformats.org/officeDocument/2006/relationships/image" Target="media/image15.png"/><Relationship Id="rId47" Type="http://schemas.openxmlformats.org/officeDocument/2006/relationships/image" Target="media/image19.jpeg"/><Relationship Id="rId63" Type="http://schemas.openxmlformats.org/officeDocument/2006/relationships/image" Target="media/image25.png"/><Relationship Id="rId68" Type="http://schemas.openxmlformats.org/officeDocument/2006/relationships/hyperlink" Target="https://pubmed.ncbi.nlm.nih.gov/38247114/" TargetMode="External"/><Relationship Id="rId16" Type="http://schemas.openxmlformats.org/officeDocument/2006/relationships/hyperlink" Target="https://pubmed.ncbi.nlm.nih.gov/38247114/" TargetMode="Externa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hyperlink" Target="https://onlinelibrary.wiley.com/doi/10.1111/bjh.19236" TargetMode="External"/><Relationship Id="rId37" Type="http://schemas.openxmlformats.org/officeDocument/2006/relationships/hyperlink" Target="https://library.ehaweb.org/eha/2024/eha2024-congress/421440/phillip.scheinberg.analysis.of.real-world.data.to.identify.predictors.for.html" TargetMode="External"/><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hyperlink" Target="https://stemcellsjournals.onlinelibrary.wiley.com/doi/pdf/10.1002/stem.5530150739" TargetMode="External"/><Relationship Id="rId58" Type="http://schemas.openxmlformats.org/officeDocument/2006/relationships/image" Target="media/image23.png"/><Relationship Id="rId66" Type="http://schemas.openxmlformats.org/officeDocument/2006/relationships/hyperlink" Target="https://pubmed.ncbi.nlm.nih.gov/38247114/" TargetMode="External"/><Relationship Id="rId74" Type="http://schemas.openxmlformats.org/officeDocument/2006/relationships/hyperlink" Target="https://pubmed.ncbi.nlm.nih.gov/38247114/" TargetMode="External"/><Relationship Id="rId5" Type="http://schemas.openxmlformats.org/officeDocument/2006/relationships/numbering" Target="numbering.xml"/><Relationship Id="rId61" Type="http://schemas.openxmlformats.org/officeDocument/2006/relationships/hyperlink" Target="https://pubmed.ncbi.nlm.nih.gov/38247114/" TargetMode="External"/><Relationship Id="rId1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hyperlink" Target="https://www.flaticon.com/free-icon/map_15304116?term=world+map&amp;page=1&amp;position=50&amp;origin=search&amp;related_id=15304116" TargetMode="External"/><Relationship Id="rId27" Type="http://schemas.openxmlformats.org/officeDocument/2006/relationships/hyperlink" Target="https://pubmed.ncbi.nlm.nih.gov/16254144/" TargetMode="External"/><Relationship Id="rId30" Type="http://schemas.openxmlformats.org/officeDocument/2006/relationships/hyperlink" Target="https://pubmed.ncbi.nlm.nih.gov/38247114/" TargetMode="External"/><Relationship Id="rId35" Type="http://schemas.openxmlformats.org/officeDocument/2006/relationships/image" Target="media/image10.png"/><Relationship Id="rId43" Type="http://schemas.openxmlformats.org/officeDocument/2006/relationships/image" Target="media/image16.jpeg"/><Relationship Id="rId48" Type="http://schemas.openxmlformats.org/officeDocument/2006/relationships/hyperlink" Target="https://www.nejm.org/doi/full/10.1056/NEJMra1413485" TargetMode="External"/><Relationship Id="rId56" Type="http://schemas.openxmlformats.org/officeDocument/2006/relationships/hyperlink" Target="https://pmc.ncbi.nlm.nih.gov/articles/PMC10776401/" TargetMode="External"/><Relationship Id="rId64" Type="http://schemas.openxmlformats.org/officeDocument/2006/relationships/image" Target="media/image26.png"/><Relationship Id="rId69" Type="http://schemas.openxmlformats.org/officeDocument/2006/relationships/hyperlink" Target="https://stemcellsjournals.onlinelibrary.wiley.com/doi/pdf/10.1002/stem.5530150739"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hyperlink" Target="https://pmc.ncbi.nlm.nih.gov/articles/PMC10776401/"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hyperlink" Target="https://pubmed.ncbi.nlm.nih.gov/28751565/" TargetMode="External"/><Relationship Id="rId33" Type="http://schemas.openxmlformats.org/officeDocument/2006/relationships/image" Target="media/image8.png"/><Relationship Id="rId38" Type="http://schemas.openxmlformats.org/officeDocument/2006/relationships/hyperlink" Target="https://pubmed.ncbi.nlm.nih.gov/28751565/" TargetMode="External"/><Relationship Id="rId46" Type="http://schemas.openxmlformats.org/officeDocument/2006/relationships/hyperlink" Target="https://onlinelibrary.wiley.com/doi/10.1111/bjh.19236" TargetMode="External"/><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hyperlink" Target="https://www.flaticon.com/free-icon/people_2994337?term=population&amp;related_id=2994337" TargetMode="External"/><Relationship Id="rId41" Type="http://schemas.openxmlformats.org/officeDocument/2006/relationships/image" Target="media/image14.png"/><Relationship Id="rId54" Type="http://schemas.openxmlformats.org/officeDocument/2006/relationships/hyperlink" Target="https://europepmc.org/article/pmc/pmc9911543" TargetMode="External"/><Relationship Id="rId62" Type="http://schemas.openxmlformats.org/officeDocument/2006/relationships/hyperlink" Target="https://onlinelibrary.wiley.com/doi/10.1111/bjh.19236" TargetMode="External"/><Relationship Id="rId70" Type="http://schemas.openxmlformats.org/officeDocument/2006/relationships/hyperlink" Target="https://europepmc.org/article/pmc/pmc9911543"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hyperlink" Target="https://pubmed.ncbi.nlm.nih.gov/14632783/" TargetMode="External"/><Relationship Id="rId36" Type="http://schemas.openxmlformats.org/officeDocument/2006/relationships/image" Target="media/image11.jpeg"/><Relationship Id="rId49" Type="http://schemas.openxmlformats.org/officeDocument/2006/relationships/image" Target="media/image20.png"/><Relationship Id="rId57" Type="http://schemas.openxmlformats.org/officeDocument/2006/relationships/hyperlink" Target="https://pmc.ncbi.nlm.nih.gov/articles/PMC10776392/"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7.jpeg"/><Relationship Id="rId52" Type="http://schemas.openxmlformats.org/officeDocument/2006/relationships/hyperlink" Target="https://pubmed.ncbi.nlm.nih.gov/38247114/" TargetMode="External"/><Relationship Id="rId60" Type="http://schemas.openxmlformats.org/officeDocument/2006/relationships/hyperlink" Target="https://pubmed.ncbi.nlm.nih.gov/38247114/" TargetMode="External"/><Relationship Id="rId65" Type="http://schemas.openxmlformats.org/officeDocument/2006/relationships/image" Target="media/image27.png"/><Relationship Id="rId73" Type="http://schemas.openxmlformats.org/officeDocument/2006/relationships/hyperlink" Target="https://pmc.ncbi.nlm.nih.gov/articles/PMC1077639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openi.nlm.nih.gov/detailedresult?img=PMC3014810_CRIM2010-975039.001&amp;query=Aplastic%20anaemia&amp;it=xg&amp;req=4&amp;npos=3" TargetMode="External"/><Relationship Id="rId39" Type="http://schemas.openxmlformats.org/officeDocument/2006/relationships/image" Target="media/image12.jpeg"/><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hyperlink" Target="https://pmc.ncbi.nlm.nih.gov/articles/PMC6142589/" TargetMode="External"/><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pmc.ncbi.nlm.nih.gov/articles/PMC6142589/" TargetMode="External"/><Relationship Id="rId2" Type="http://schemas.openxmlformats.org/officeDocument/2006/relationships/customXml" Target="../customXml/item2.xml"/><Relationship Id="rId29" Type="http://schemas.openxmlformats.org/officeDocument/2006/relationships/hyperlink" Target="https://pubmed.ncbi.nlm.nih.gov/7798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E4CEB5-5DA0-4AFC-A635-A9496D091F2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DA2A46ADE78D4DB83E5B15DBFD9C3D" ma:contentTypeVersion="10" ma:contentTypeDescription="Create a new document." ma:contentTypeScope="" ma:versionID="0c21d504d6cb923cd1293ee018d24387">
  <xsd:schema xmlns:xsd="http://www.w3.org/2001/XMLSchema" xmlns:xs="http://www.w3.org/2001/XMLSchema" xmlns:p="http://schemas.microsoft.com/office/2006/metadata/properties" xmlns:ns2="fff15ac5-0a1d-409c-9a33-e9ab887bc9c0" targetNamespace="http://schemas.microsoft.com/office/2006/metadata/properties" ma:root="true" ma:fieldsID="bed2e11c25628d073f5a0edcc009af7b" ns2:_="">
    <xsd:import namespace="fff15ac5-0a1d-409c-9a33-e9ab887bc9c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f15ac5-0a1d-409c-9a33-e9ab887bc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6E3383-0AA2-4D84-94EF-B6847D4D47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FD025B-D735-4672-B521-966811BF06E8}">
  <ds:schemaRefs>
    <ds:schemaRef ds:uri="http://schemas.microsoft.com/sharepoint/v3/contenttype/forms"/>
  </ds:schemaRefs>
</ds:datastoreItem>
</file>

<file path=customXml/itemProps3.xml><?xml version="1.0" encoding="utf-8"?>
<ds:datastoreItem xmlns:ds="http://schemas.openxmlformats.org/officeDocument/2006/customXml" ds:itemID="{8A018609-F8F3-4FA8-AD0D-90EDF068FAB9}">
  <ds:schemaRefs>
    <ds:schemaRef ds:uri="http://schemas.openxmlformats.org/officeDocument/2006/bibliography"/>
  </ds:schemaRefs>
</ds:datastoreItem>
</file>

<file path=customXml/itemProps4.xml><?xml version="1.0" encoding="utf-8"?>
<ds:datastoreItem xmlns:ds="http://schemas.openxmlformats.org/officeDocument/2006/customXml" ds:itemID="{0267247D-7A59-40DE-AE96-7717AF333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f15ac5-0a1d-409c-9a33-e9ab887bc9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6225</Words>
  <Characters>35485</Characters>
  <Application>Microsoft Office Word</Application>
  <DocSecurity>0</DocSecurity>
  <Lines>295</Lines>
  <Paragraphs>83</Paragraphs>
  <ScaleCrop>false</ScaleCrop>
  <Company>Springer Nature</Company>
  <LinksUpToDate>false</LinksUpToDate>
  <CharactersWithSpaces>41627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Diamond</dc:creator>
  <cp:keywords/>
  <dc:description/>
  <cp:lastModifiedBy>Jack Diamond</cp:lastModifiedBy>
  <cp:revision>1243</cp:revision>
  <dcterms:created xsi:type="dcterms:W3CDTF">2024-12-16T14:28:00Z</dcterms:created>
  <dcterms:modified xsi:type="dcterms:W3CDTF">2025-02-07T15:40:00Z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0x01010009DA2A46ADE78D4DB83E5B15DBFD9C3D</vt:lpwstr>
  </property>
</Properties>
</file>