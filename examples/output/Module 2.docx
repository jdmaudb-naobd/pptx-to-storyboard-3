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E92AC4" w14:textId="7971E542" w:rsidR="006747C4" w:rsidRPr="000B0826" w:rsidRDefault="006C7FFB" w:rsidP="006747C4">
      <w:pPr>
        <w:rPr>
          <w:rFonts w:ascii="Arial" w:hAnsi="Arial" w:cs="Arial"/>
          <w:b/>
          <w:bCs/>
          <w:sz w:val="28"/>
          <w:szCs w:val="28"/>
        </w:rPr>
      </w:pPr>
      <w:r w:rsidRPr="000B0826">
        <w:rPr>
          <w:rFonts w:ascii="Arial" w:hAnsi="Arial" w:cs="Arial"/>
          <w:b/>
          <w:bCs/>
          <w:sz w:val="28"/>
          <w:szCs w:val="28"/>
        </w:rPr>
        <w:t xml:space="preserve">Module </w:t>
      </w:r>
      <w:r w:rsidR="00C157A9" w:rsidRPr="000B0826">
        <w:rPr>
          <w:rFonts w:ascii="Arial" w:hAnsi="Arial" w:cs="Arial"/>
          <w:b/>
          <w:bCs/>
          <w:sz w:val="28"/>
          <w:szCs w:val="28"/>
        </w:rPr>
        <w:t>2</w:t>
      </w:r>
      <w:r w:rsidRPr="000B0826">
        <w:rPr>
          <w:rFonts w:ascii="Arial" w:hAnsi="Arial" w:cs="Arial"/>
          <w:b/>
          <w:bCs/>
          <w:sz w:val="28"/>
          <w:szCs w:val="28"/>
        </w:rPr>
        <w:br/>
      </w:r>
      <w:r w:rsidR="00987A9C" w:rsidRPr="000B0826">
        <w:rPr>
          <w:rFonts w:ascii="Arial" w:hAnsi="Arial" w:cs="Arial"/>
          <w:b/>
          <w:bCs/>
          <w:sz w:val="28"/>
          <w:szCs w:val="28"/>
        </w:rPr>
        <w:t>Current treatment options for AA: benefits and potential complications</w:t>
      </w:r>
    </w:p>
    <w:tbl>
      <w:tblPr>
        <w:tblStyle w:val="TableGrid"/>
        <w:tblW w:w="0" w:type="auto"/>
        <w:tblLook w:val="04A0" w:firstRow="1" w:lastRow="0" w:firstColumn="1" w:lastColumn="0" w:noHBand="0" w:noVBand="1"/>
      </w:tblPr>
      <w:tblGrid>
        <w:gridCol w:w="6232"/>
        <w:gridCol w:w="7716"/>
      </w:tblGrid>
      <w:tr w:rsidR="00C40B30" w:rsidRPr="000B0826" w14:paraId="5C378AD5" w14:textId="77777777" w:rsidTr="00F263B4">
        <w:tc>
          <w:tcPr>
            <w:tcW w:w="6232" w:type="dxa"/>
            <w:shd w:val="clear" w:color="auto" w:fill="D9D9D9" w:themeFill="background1" w:themeFillShade="D9"/>
          </w:tcPr>
          <w:p w14:paraId="44D6F463" w14:textId="3CC1A507" w:rsidR="00C40B30" w:rsidRPr="000B0826" w:rsidRDefault="00647E82" w:rsidP="006747C4">
            <w:pPr>
              <w:rPr>
                <w:rFonts w:ascii="Arial" w:hAnsi="Arial" w:cs="Arial"/>
                <w:b/>
                <w:bCs/>
              </w:rPr>
            </w:pPr>
            <w:r w:rsidRPr="000B0826">
              <w:rPr>
                <w:rFonts w:ascii="Arial" w:hAnsi="Arial" w:cs="Arial"/>
                <w:b/>
                <w:bCs/>
              </w:rPr>
              <w:t>Chapters</w:t>
            </w:r>
          </w:p>
        </w:tc>
        <w:tc>
          <w:tcPr>
            <w:tcW w:w="7716" w:type="dxa"/>
            <w:shd w:val="clear" w:color="auto" w:fill="D9D9D9" w:themeFill="background1" w:themeFillShade="D9"/>
          </w:tcPr>
          <w:p w14:paraId="056A5B27" w14:textId="0ABC342C" w:rsidR="00C40B30" w:rsidRPr="000B0826" w:rsidRDefault="00647E82" w:rsidP="006747C4">
            <w:pPr>
              <w:rPr>
                <w:rFonts w:ascii="Arial" w:hAnsi="Arial" w:cs="Arial"/>
                <w:b/>
                <w:bCs/>
              </w:rPr>
            </w:pPr>
            <w:r w:rsidRPr="000B0826">
              <w:rPr>
                <w:rFonts w:ascii="Arial" w:hAnsi="Arial" w:cs="Arial"/>
                <w:b/>
                <w:bCs/>
              </w:rPr>
              <w:t>Subchapters</w:t>
            </w:r>
          </w:p>
        </w:tc>
      </w:tr>
      <w:tr w:rsidR="00C40B30" w:rsidRPr="000B0826" w14:paraId="0E2D0E0B" w14:textId="77777777" w:rsidTr="00F263B4">
        <w:tc>
          <w:tcPr>
            <w:tcW w:w="6232" w:type="dxa"/>
            <w:shd w:val="clear" w:color="auto" w:fill="auto"/>
          </w:tcPr>
          <w:p w14:paraId="59D5F8E6" w14:textId="46416985" w:rsidR="00C40B30" w:rsidRPr="000B0826" w:rsidRDefault="00524456" w:rsidP="006747C4">
            <w:pPr>
              <w:rPr>
                <w:rFonts w:ascii="Arial" w:hAnsi="Arial" w:cs="Arial"/>
                <w:b/>
                <w:bCs/>
              </w:rPr>
            </w:pPr>
            <w:r w:rsidRPr="000B0826">
              <w:rPr>
                <w:rFonts w:ascii="Arial" w:hAnsi="Arial" w:cs="Arial"/>
                <w:b/>
                <w:bCs/>
              </w:rPr>
              <w:t>Welcome</w:t>
            </w:r>
          </w:p>
        </w:tc>
        <w:tc>
          <w:tcPr>
            <w:tcW w:w="7716" w:type="dxa"/>
          </w:tcPr>
          <w:p w14:paraId="00BA8280" w14:textId="5F2640EA" w:rsidR="00C40B30" w:rsidRPr="000B0826" w:rsidRDefault="00850736" w:rsidP="006747C4">
            <w:pPr>
              <w:rPr>
                <w:rFonts w:ascii="Arial" w:hAnsi="Arial" w:cs="Arial"/>
                <w:b/>
                <w:bCs/>
              </w:rPr>
            </w:pPr>
            <w:hyperlink w:anchor="Welcome" w:history="1">
              <w:r w:rsidRPr="000B0826">
                <w:rPr>
                  <w:rStyle w:val="Hyperlink"/>
                  <w:rFonts w:ascii="Arial" w:hAnsi="Arial" w:cs="Arial"/>
                  <w:u w:val="none"/>
                  <w:lang w:val="en-US" w:eastAsia="en-US"/>
                </w:rPr>
                <w:t>Welcome</w:t>
              </w:r>
            </w:hyperlink>
          </w:p>
        </w:tc>
      </w:tr>
      <w:tr w:rsidR="00850736" w:rsidRPr="000B0826" w14:paraId="3E3F0E08" w14:textId="77777777" w:rsidTr="00F263B4">
        <w:tc>
          <w:tcPr>
            <w:tcW w:w="6232" w:type="dxa"/>
            <w:shd w:val="clear" w:color="auto" w:fill="auto"/>
          </w:tcPr>
          <w:p w14:paraId="71806F8C" w14:textId="1C16F50C" w:rsidR="00850736" w:rsidRPr="000B0826" w:rsidRDefault="00850736" w:rsidP="00850736">
            <w:pPr>
              <w:rPr>
                <w:rFonts w:ascii="Arial" w:hAnsi="Arial" w:cs="Arial"/>
                <w:b/>
                <w:bCs/>
              </w:rPr>
            </w:pPr>
            <w:r w:rsidRPr="000B0826">
              <w:rPr>
                <w:rFonts w:ascii="Arial" w:hAnsi="Arial" w:cs="Arial"/>
                <w:b/>
                <w:bCs/>
              </w:rPr>
              <w:t>Meet the experts</w:t>
            </w:r>
          </w:p>
        </w:tc>
        <w:tc>
          <w:tcPr>
            <w:tcW w:w="7716" w:type="dxa"/>
          </w:tcPr>
          <w:p w14:paraId="67443200" w14:textId="5A32FB2A" w:rsidR="00850736" w:rsidRPr="000B0826" w:rsidRDefault="00850736" w:rsidP="00850736">
            <w:pPr>
              <w:rPr>
                <w:rFonts w:ascii="Arial" w:hAnsi="Arial" w:cs="Arial"/>
                <w:b/>
                <w:bCs/>
              </w:rPr>
            </w:pPr>
            <w:hyperlink w:anchor="Meettheexpert" w:history="1">
              <w:r w:rsidRPr="000B0826">
                <w:rPr>
                  <w:rStyle w:val="Hyperlink"/>
                  <w:rFonts w:ascii="Arial" w:hAnsi="Arial" w:cs="Arial"/>
                  <w:u w:val="none"/>
                  <w:lang w:val="en-US" w:eastAsia="en-US"/>
                </w:rPr>
                <w:t>Meet the experts</w:t>
              </w:r>
            </w:hyperlink>
          </w:p>
        </w:tc>
      </w:tr>
      <w:tr w:rsidR="00850736" w:rsidRPr="000B0826" w14:paraId="4727E260" w14:textId="77777777" w:rsidTr="00F263B4">
        <w:tc>
          <w:tcPr>
            <w:tcW w:w="6232" w:type="dxa"/>
            <w:shd w:val="clear" w:color="auto" w:fill="auto"/>
          </w:tcPr>
          <w:p w14:paraId="140A0F31" w14:textId="42EFC1A4" w:rsidR="00850736" w:rsidRPr="000B0826" w:rsidRDefault="00850736" w:rsidP="00850736">
            <w:pPr>
              <w:rPr>
                <w:rFonts w:ascii="Arial" w:hAnsi="Arial" w:cs="Arial"/>
                <w:b/>
                <w:bCs/>
              </w:rPr>
            </w:pPr>
            <w:r w:rsidRPr="000B0826">
              <w:rPr>
                <w:rFonts w:ascii="Arial" w:hAnsi="Arial" w:cs="Arial"/>
                <w:b/>
                <w:bCs/>
              </w:rPr>
              <w:t>Learning objectives</w:t>
            </w:r>
          </w:p>
        </w:tc>
        <w:tc>
          <w:tcPr>
            <w:tcW w:w="7716" w:type="dxa"/>
          </w:tcPr>
          <w:p w14:paraId="60F58CD0" w14:textId="020792C6" w:rsidR="00850736" w:rsidRPr="000B0826" w:rsidRDefault="00850736" w:rsidP="00850736">
            <w:pPr>
              <w:rPr>
                <w:rFonts w:ascii="Arial" w:hAnsi="Arial" w:cs="Arial"/>
                <w:b/>
                <w:bCs/>
              </w:rPr>
            </w:pPr>
            <w:hyperlink w:anchor="LOs" w:history="1">
              <w:r w:rsidRPr="000B0826">
                <w:rPr>
                  <w:rStyle w:val="Hyperlink"/>
                  <w:rFonts w:ascii="Arial" w:hAnsi="Arial" w:cs="Arial"/>
                  <w:u w:val="none"/>
                  <w:lang w:val="en-US" w:eastAsia="en-US"/>
                </w:rPr>
                <w:t>Learning objectives</w:t>
              </w:r>
            </w:hyperlink>
          </w:p>
        </w:tc>
      </w:tr>
      <w:tr w:rsidR="00F55DB1" w:rsidRPr="000B0826" w14:paraId="28D22D40" w14:textId="77777777" w:rsidTr="00F263B4">
        <w:tc>
          <w:tcPr>
            <w:tcW w:w="6232" w:type="dxa"/>
            <w:vMerge w:val="restart"/>
            <w:shd w:val="clear" w:color="auto" w:fill="auto"/>
          </w:tcPr>
          <w:p w14:paraId="60245C68" w14:textId="6DE59A35" w:rsidR="00F55DB1" w:rsidRPr="000B0826" w:rsidRDefault="00F55DB1" w:rsidP="00F55DB1">
            <w:pPr>
              <w:rPr>
                <w:rFonts w:ascii="Arial" w:hAnsi="Arial" w:cs="Arial"/>
                <w:b/>
                <w:bCs/>
              </w:rPr>
            </w:pPr>
            <w:r w:rsidRPr="000B0826">
              <w:rPr>
                <w:rFonts w:ascii="Arial" w:hAnsi="Arial" w:cs="Arial"/>
                <w:b/>
                <w:bCs/>
              </w:rPr>
              <w:t>Pre-assessment questions</w:t>
            </w:r>
          </w:p>
        </w:tc>
        <w:tc>
          <w:tcPr>
            <w:tcW w:w="7716" w:type="dxa"/>
          </w:tcPr>
          <w:p w14:paraId="6DF9F252" w14:textId="0A73674F" w:rsidR="00F55DB1" w:rsidRPr="000B0826" w:rsidRDefault="00F55DB1" w:rsidP="00F55DB1">
            <w:pPr>
              <w:rPr>
                <w:rFonts w:ascii="Arial" w:hAnsi="Arial" w:cs="Arial"/>
                <w:b/>
                <w:bCs/>
              </w:rPr>
            </w:pPr>
            <w:hyperlink w:anchor="PQ1" w:history="1">
              <w:r w:rsidRPr="000B0826">
                <w:rPr>
                  <w:rStyle w:val="Hyperlink"/>
                  <w:rFonts w:ascii="Arial" w:eastAsia="Calibri" w:hAnsi="Arial" w:cs="Arial"/>
                  <w:bCs/>
                  <w:u w:val="none"/>
                  <w:lang w:val="en-US" w:eastAsia="en-US"/>
                </w:rPr>
                <w:t>Pre-assessment question 1</w:t>
              </w:r>
            </w:hyperlink>
          </w:p>
        </w:tc>
      </w:tr>
      <w:tr w:rsidR="00F55DB1" w:rsidRPr="000B0826" w14:paraId="3D828C8A" w14:textId="77777777" w:rsidTr="00F263B4">
        <w:tc>
          <w:tcPr>
            <w:tcW w:w="6232" w:type="dxa"/>
            <w:vMerge/>
            <w:shd w:val="clear" w:color="auto" w:fill="auto"/>
          </w:tcPr>
          <w:p w14:paraId="13240E3B" w14:textId="77777777" w:rsidR="00F55DB1" w:rsidRPr="000B0826" w:rsidRDefault="00F55DB1" w:rsidP="00F55DB1">
            <w:pPr>
              <w:rPr>
                <w:rFonts w:ascii="Arial" w:hAnsi="Arial" w:cs="Arial"/>
                <w:b/>
                <w:bCs/>
              </w:rPr>
            </w:pPr>
          </w:p>
        </w:tc>
        <w:tc>
          <w:tcPr>
            <w:tcW w:w="7716" w:type="dxa"/>
          </w:tcPr>
          <w:p w14:paraId="6942AA0C" w14:textId="414FB052" w:rsidR="00F55DB1" w:rsidRPr="000B0826" w:rsidRDefault="00F55DB1" w:rsidP="00F55DB1">
            <w:pPr>
              <w:rPr>
                <w:rFonts w:ascii="Arial" w:hAnsi="Arial" w:cs="Arial"/>
                <w:b/>
                <w:bCs/>
              </w:rPr>
            </w:pPr>
            <w:hyperlink w:anchor="PQ2" w:history="1">
              <w:r w:rsidRPr="000B0826">
                <w:rPr>
                  <w:rStyle w:val="Hyperlink"/>
                  <w:rFonts w:ascii="Arial" w:eastAsia="Calibri" w:hAnsi="Arial" w:cs="Arial"/>
                  <w:bCs/>
                  <w:u w:val="none"/>
                  <w:lang w:val="en-US" w:eastAsia="en-US"/>
                </w:rPr>
                <w:t>Pre-assessment question 2</w:t>
              </w:r>
            </w:hyperlink>
          </w:p>
        </w:tc>
      </w:tr>
      <w:tr w:rsidR="00F55DB1" w:rsidRPr="000B0826" w14:paraId="0302A1D9" w14:textId="77777777" w:rsidTr="00F263B4">
        <w:tc>
          <w:tcPr>
            <w:tcW w:w="6232" w:type="dxa"/>
            <w:vMerge/>
            <w:shd w:val="clear" w:color="auto" w:fill="auto"/>
          </w:tcPr>
          <w:p w14:paraId="70BE0EEF" w14:textId="77777777" w:rsidR="00F55DB1" w:rsidRPr="000B0826" w:rsidRDefault="00F55DB1" w:rsidP="00F55DB1">
            <w:pPr>
              <w:rPr>
                <w:rFonts w:ascii="Arial" w:hAnsi="Arial" w:cs="Arial"/>
                <w:b/>
                <w:bCs/>
              </w:rPr>
            </w:pPr>
          </w:p>
        </w:tc>
        <w:tc>
          <w:tcPr>
            <w:tcW w:w="7716" w:type="dxa"/>
          </w:tcPr>
          <w:p w14:paraId="464FEB4C" w14:textId="098D3792" w:rsidR="00F55DB1" w:rsidRPr="000B0826" w:rsidRDefault="00F55DB1" w:rsidP="00F55DB1">
            <w:pPr>
              <w:rPr>
                <w:rFonts w:ascii="Arial" w:hAnsi="Arial" w:cs="Arial"/>
                <w:b/>
                <w:bCs/>
              </w:rPr>
            </w:pPr>
            <w:hyperlink w:anchor="PQ3" w:history="1">
              <w:r w:rsidRPr="000B0826">
                <w:rPr>
                  <w:rStyle w:val="Hyperlink"/>
                  <w:rFonts w:ascii="Arial" w:eastAsia="Calibri" w:hAnsi="Arial" w:cs="Arial"/>
                  <w:bCs/>
                  <w:u w:val="none"/>
                  <w:lang w:val="en-US" w:eastAsia="en-US"/>
                </w:rPr>
                <w:t>Pre-assessment question 3</w:t>
              </w:r>
            </w:hyperlink>
          </w:p>
        </w:tc>
      </w:tr>
      <w:tr w:rsidR="00F55DB1" w:rsidRPr="000B0826" w14:paraId="62B2E733" w14:textId="77777777" w:rsidTr="00F263B4">
        <w:tc>
          <w:tcPr>
            <w:tcW w:w="6232" w:type="dxa"/>
            <w:shd w:val="clear" w:color="auto" w:fill="auto"/>
          </w:tcPr>
          <w:p w14:paraId="221EB4A9" w14:textId="146D6722" w:rsidR="00F55DB1" w:rsidRPr="000B0826" w:rsidRDefault="00F55DB1" w:rsidP="00F55DB1">
            <w:pPr>
              <w:rPr>
                <w:rFonts w:ascii="Arial" w:hAnsi="Arial" w:cs="Arial"/>
                <w:b/>
                <w:bCs/>
              </w:rPr>
            </w:pPr>
            <w:r w:rsidRPr="000B0826">
              <w:rPr>
                <w:rFonts w:ascii="Arial" w:hAnsi="Arial" w:cs="Arial"/>
                <w:b/>
                <w:bCs/>
              </w:rPr>
              <w:t>Introduction</w:t>
            </w:r>
          </w:p>
        </w:tc>
        <w:tc>
          <w:tcPr>
            <w:tcW w:w="7716" w:type="dxa"/>
          </w:tcPr>
          <w:p w14:paraId="0F058B05" w14:textId="51174768" w:rsidR="00F55DB1" w:rsidRPr="000B0826" w:rsidRDefault="00F55DB1" w:rsidP="00F55DB1">
            <w:pPr>
              <w:rPr>
                <w:rFonts w:ascii="Arial" w:hAnsi="Arial" w:cs="Arial"/>
                <w:b/>
                <w:bCs/>
              </w:rPr>
            </w:pPr>
            <w:hyperlink w:anchor="Intro" w:history="1">
              <w:r w:rsidRPr="000B0826">
                <w:rPr>
                  <w:rStyle w:val="Hyperlink"/>
                  <w:rFonts w:ascii="Arial" w:hAnsi="Arial" w:cs="Arial"/>
                  <w:u w:val="none"/>
                  <w:lang w:val="en-US" w:eastAsia="en-US"/>
                </w:rPr>
                <w:t>Introduction</w:t>
              </w:r>
            </w:hyperlink>
          </w:p>
        </w:tc>
      </w:tr>
      <w:tr w:rsidR="00717F47" w:rsidRPr="000B0826" w14:paraId="50C78EC4" w14:textId="77777777" w:rsidTr="00F263B4">
        <w:tc>
          <w:tcPr>
            <w:tcW w:w="6232" w:type="dxa"/>
            <w:shd w:val="clear" w:color="auto" w:fill="auto"/>
          </w:tcPr>
          <w:p w14:paraId="376B96E4" w14:textId="35C29098" w:rsidR="00717F47" w:rsidRPr="000B0826" w:rsidRDefault="00F56580" w:rsidP="00F55DB1">
            <w:pPr>
              <w:rPr>
                <w:rFonts w:ascii="Arial" w:hAnsi="Arial" w:cs="Arial"/>
                <w:b/>
                <w:bCs/>
              </w:rPr>
            </w:pPr>
            <w:r>
              <w:rPr>
                <w:rFonts w:ascii="Arial" w:eastAsia="Calibri" w:hAnsi="Arial" w:cs="Arial"/>
                <w:b/>
                <w:bCs/>
              </w:rPr>
              <w:t>When to initiate treatment</w:t>
            </w:r>
          </w:p>
        </w:tc>
        <w:tc>
          <w:tcPr>
            <w:tcW w:w="7716" w:type="dxa"/>
          </w:tcPr>
          <w:p w14:paraId="358880F2" w14:textId="42FB64A0" w:rsidR="00717F47" w:rsidRPr="00F56580" w:rsidRDefault="00F56580" w:rsidP="00F55DB1">
            <w:pPr>
              <w:rPr>
                <w:rFonts w:ascii="Arial" w:hAnsi="Arial" w:cs="Arial"/>
              </w:rPr>
            </w:pPr>
            <w:hyperlink w:anchor="Whentoinit" w:history="1">
              <w:r w:rsidRPr="00F56580">
                <w:rPr>
                  <w:rStyle w:val="Hyperlink"/>
                  <w:rFonts w:ascii="Arial" w:eastAsia="Calibri" w:hAnsi="Arial" w:cs="Arial"/>
                  <w:lang w:val="en-US"/>
                </w:rPr>
                <w:t>When to initiate treatment</w:t>
              </w:r>
            </w:hyperlink>
          </w:p>
        </w:tc>
      </w:tr>
      <w:tr w:rsidR="00AC7118" w:rsidRPr="000B0826" w14:paraId="684C7764" w14:textId="77777777" w:rsidTr="00F263B4">
        <w:tc>
          <w:tcPr>
            <w:tcW w:w="6232" w:type="dxa"/>
            <w:vMerge w:val="restart"/>
            <w:shd w:val="clear" w:color="auto" w:fill="auto"/>
          </w:tcPr>
          <w:p w14:paraId="5BC66FD1" w14:textId="7D0F497A" w:rsidR="00AC7118" w:rsidRPr="000B0826" w:rsidRDefault="00AC7118" w:rsidP="00F55DB1">
            <w:pPr>
              <w:rPr>
                <w:rFonts w:ascii="Arial" w:hAnsi="Arial" w:cs="Arial"/>
                <w:b/>
                <w:bCs/>
              </w:rPr>
            </w:pPr>
            <w:r>
              <w:rPr>
                <w:rFonts w:ascii="Arial" w:hAnsi="Arial" w:cs="Arial"/>
                <w:b/>
                <w:bCs/>
              </w:rPr>
              <w:t>Indications for HSCT</w:t>
            </w:r>
          </w:p>
        </w:tc>
        <w:tc>
          <w:tcPr>
            <w:tcW w:w="7716" w:type="dxa"/>
          </w:tcPr>
          <w:p w14:paraId="66BC7E77" w14:textId="4A6783C0" w:rsidR="00AC7118" w:rsidRPr="00A86E12" w:rsidRDefault="00AC7118" w:rsidP="00F55DB1">
            <w:pPr>
              <w:rPr>
                <w:rFonts w:ascii="Arial" w:hAnsi="Arial" w:cs="Arial"/>
              </w:rPr>
            </w:pPr>
            <w:hyperlink w:anchor="HLAmatched" w:history="1">
              <w:r w:rsidRPr="00A86E12">
                <w:rPr>
                  <w:rStyle w:val="Hyperlink"/>
                  <w:rFonts w:ascii="Arial" w:eastAsia="Calibri" w:hAnsi="Arial" w:cs="Arial"/>
                  <w:lang w:val="en-US"/>
                </w:rPr>
                <w:t>HLA-matched s</w:t>
              </w:r>
              <w:r w:rsidRPr="00A86E12">
                <w:rPr>
                  <w:rStyle w:val="Hyperlink"/>
                  <w:rFonts w:ascii="Arial" w:eastAsia="Calibri" w:hAnsi="Arial" w:cs="Arial"/>
                </w:rPr>
                <w:t>ibling bone marrow transplantation</w:t>
              </w:r>
            </w:hyperlink>
          </w:p>
        </w:tc>
      </w:tr>
      <w:tr w:rsidR="00AC7118" w:rsidRPr="000B0826" w14:paraId="7ABBA8C4" w14:textId="77777777" w:rsidTr="00F263B4">
        <w:tc>
          <w:tcPr>
            <w:tcW w:w="6232" w:type="dxa"/>
            <w:vMerge/>
            <w:shd w:val="clear" w:color="auto" w:fill="auto"/>
          </w:tcPr>
          <w:p w14:paraId="57354B3D" w14:textId="77777777" w:rsidR="00AC7118" w:rsidRPr="000B0826" w:rsidRDefault="00AC7118" w:rsidP="00F55DB1">
            <w:pPr>
              <w:rPr>
                <w:rFonts w:ascii="Arial" w:hAnsi="Arial" w:cs="Arial"/>
                <w:b/>
                <w:bCs/>
              </w:rPr>
            </w:pPr>
          </w:p>
        </w:tc>
        <w:tc>
          <w:tcPr>
            <w:tcW w:w="7716" w:type="dxa"/>
          </w:tcPr>
          <w:p w14:paraId="329434D5" w14:textId="7B866904" w:rsidR="00AC7118" w:rsidRPr="00AC7118" w:rsidRDefault="00AC7118" w:rsidP="00F55DB1">
            <w:pPr>
              <w:rPr>
                <w:rFonts w:ascii="Arial" w:hAnsi="Arial" w:cs="Arial"/>
              </w:rPr>
            </w:pPr>
            <w:hyperlink w:anchor="AltHSCT" w:history="1">
              <w:r w:rsidRPr="00AC7118">
                <w:rPr>
                  <w:rStyle w:val="Hyperlink"/>
                  <w:rFonts w:ascii="Arial" w:eastAsia="Calibri" w:hAnsi="Arial" w:cs="Arial"/>
                  <w:lang w:val="en-US"/>
                </w:rPr>
                <w:t>Alternate up-front and second-line indications for HSCT</w:t>
              </w:r>
            </w:hyperlink>
          </w:p>
        </w:tc>
      </w:tr>
      <w:tr w:rsidR="00717F47" w:rsidRPr="000B0826" w14:paraId="57074369" w14:textId="77777777" w:rsidTr="00F263B4">
        <w:tc>
          <w:tcPr>
            <w:tcW w:w="6232" w:type="dxa"/>
            <w:shd w:val="clear" w:color="auto" w:fill="auto"/>
          </w:tcPr>
          <w:p w14:paraId="5D69687A" w14:textId="70689573" w:rsidR="00717F47" w:rsidRPr="000B0826" w:rsidRDefault="00AC7118" w:rsidP="00F55DB1">
            <w:pPr>
              <w:rPr>
                <w:rFonts w:ascii="Arial" w:hAnsi="Arial" w:cs="Arial"/>
                <w:b/>
                <w:bCs/>
              </w:rPr>
            </w:pPr>
            <w:r>
              <w:rPr>
                <w:rFonts w:ascii="Arial" w:eastAsia="Calibri" w:hAnsi="Arial" w:cs="Arial"/>
                <w:b/>
                <w:bCs/>
              </w:rPr>
              <w:t>In module question</w:t>
            </w:r>
          </w:p>
        </w:tc>
        <w:tc>
          <w:tcPr>
            <w:tcW w:w="7716" w:type="dxa"/>
          </w:tcPr>
          <w:p w14:paraId="2FD9F135" w14:textId="0DA790BF" w:rsidR="00717F47" w:rsidRPr="00AC7118" w:rsidRDefault="00AC7118" w:rsidP="00F55DB1">
            <w:pPr>
              <w:rPr>
                <w:rFonts w:ascii="Arial" w:hAnsi="Arial" w:cs="Arial"/>
              </w:rPr>
            </w:pPr>
            <w:hyperlink w:anchor="InmodQ" w:history="1">
              <w:r w:rsidRPr="00AC7118">
                <w:rPr>
                  <w:rStyle w:val="Hyperlink"/>
                  <w:rFonts w:ascii="Arial" w:eastAsia="Calibri" w:hAnsi="Arial" w:cs="Arial"/>
                  <w:lang w:val="en-US"/>
                </w:rPr>
                <w:t>In module question</w:t>
              </w:r>
            </w:hyperlink>
          </w:p>
        </w:tc>
      </w:tr>
      <w:tr w:rsidR="00717F47" w:rsidRPr="000B0826" w14:paraId="3DEA011F" w14:textId="77777777" w:rsidTr="00F263B4">
        <w:tc>
          <w:tcPr>
            <w:tcW w:w="6232" w:type="dxa"/>
            <w:shd w:val="clear" w:color="auto" w:fill="auto"/>
          </w:tcPr>
          <w:p w14:paraId="73A63C1A" w14:textId="70074FCC" w:rsidR="00717F47" w:rsidRPr="000B0826" w:rsidRDefault="00D503D5" w:rsidP="00F55DB1">
            <w:pPr>
              <w:rPr>
                <w:rFonts w:ascii="Arial" w:hAnsi="Arial" w:cs="Arial"/>
                <w:b/>
                <w:bCs/>
              </w:rPr>
            </w:pPr>
            <w:r>
              <w:rPr>
                <w:rFonts w:ascii="Arial" w:hAnsi="Arial" w:cs="Arial"/>
                <w:b/>
                <w:bCs/>
              </w:rPr>
              <w:t>Immunosuppressive therapy</w:t>
            </w:r>
          </w:p>
        </w:tc>
        <w:tc>
          <w:tcPr>
            <w:tcW w:w="7716" w:type="dxa"/>
          </w:tcPr>
          <w:p w14:paraId="4B5CB073" w14:textId="4CD898DD" w:rsidR="00717F47" w:rsidRPr="00D503D5" w:rsidRDefault="00D503D5" w:rsidP="00F55DB1">
            <w:pPr>
              <w:rPr>
                <w:rFonts w:ascii="Arial" w:hAnsi="Arial" w:cs="Arial"/>
              </w:rPr>
            </w:pPr>
            <w:hyperlink w:anchor="ISTimprove" w:history="1">
              <w:r w:rsidRPr="00D503D5">
                <w:rPr>
                  <w:rStyle w:val="Hyperlink"/>
                  <w:rFonts w:ascii="Arial" w:eastAsia="Calibri" w:hAnsi="Arial" w:cs="Arial"/>
                  <w:lang w:val="en-US"/>
                </w:rPr>
                <w:t xml:space="preserve">IST: standard of care and how to </w:t>
              </w:r>
              <w:r w:rsidRPr="00D503D5">
                <w:rPr>
                  <w:rStyle w:val="Hyperlink"/>
                  <w:rFonts w:ascii="Arial" w:eastAsia="Calibri" w:hAnsi="Arial" w:cs="Arial"/>
                </w:rPr>
                <w:t>improve immunosuppression</w:t>
              </w:r>
            </w:hyperlink>
          </w:p>
        </w:tc>
      </w:tr>
      <w:tr w:rsidR="00D503D5" w:rsidRPr="000B0826" w14:paraId="59BA270D" w14:textId="77777777" w:rsidTr="00F263B4">
        <w:tc>
          <w:tcPr>
            <w:tcW w:w="6232" w:type="dxa"/>
            <w:shd w:val="clear" w:color="auto" w:fill="auto"/>
          </w:tcPr>
          <w:p w14:paraId="4BB8A280" w14:textId="15DF283E" w:rsidR="00D503D5" w:rsidRDefault="00D503D5" w:rsidP="00F55DB1">
            <w:pPr>
              <w:rPr>
                <w:rFonts w:ascii="Arial" w:hAnsi="Arial" w:cs="Arial"/>
                <w:b/>
                <w:bCs/>
              </w:rPr>
            </w:pPr>
            <w:r>
              <w:rPr>
                <w:rFonts w:ascii="Arial" w:eastAsia="Calibri" w:hAnsi="Arial" w:cs="Arial"/>
                <w:b/>
                <w:bCs/>
              </w:rPr>
              <w:t>Treating refractory patients</w:t>
            </w:r>
          </w:p>
        </w:tc>
        <w:tc>
          <w:tcPr>
            <w:tcW w:w="7716" w:type="dxa"/>
          </w:tcPr>
          <w:p w14:paraId="053EEA96" w14:textId="0BB69A24" w:rsidR="00D503D5" w:rsidRPr="00D503D5" w:rsidRDefault="00D503D5" w:rsidP="00F55DB1">
            <w:pPr>
              <w:rPr>
                <w:rFonts w:ascii="Arial" w:eastAsia="Calibri" w:hAnsi="Arial" w:cs="Arial"/>
              </w:rPr>
            </w:pPr>
            <w:hyperlink w:anchor="refractory" w:history="1">
              <w:r w:rsidRPr="00D503D5">
                <w:rPr>
                  <w:rStyle w:val="Hyperlink"/>
                  <w:rFonts w:ascii="Arial" w:eastAsia="Calibri" w:hAnsi="Arial" w:cs="Arial"/>
                  <w:lang w:val="en-US"/>
                </w:rPr>
                <w:t>Treating refractory patients</w:t>
              </w:r>
            </w:hyperlink>
          </w:p>
        </w:tc>
      </w:tr>
      <w:tr w:rsidR="00F263B4" w:rsidRPr="000B0826" w14:paraId="31218AB6" w14:textId="77777777" w:rsidTr="00F263B4">
        <w:tc>
          <w:tcPr>
            <w:tcW w:w="6232" w:type="dxa"/>
            <w:shd w:val="clear" w:color="auto" w:fill="auto"/>
          </w:tcPr>
          <w:p w14:paraId="55CBC851" w14:textId="119EC66F" w:rsidR="00F263B4" w:rsidRPr="000B0826" w:rsidRDefault="00F263B4" w:rsidP="00F263B4">
            <w:pPr>
              <w:rPr>
                <w:rFonts w:ascii="Arial" w:hAnsi="Arial" w:cs="Arial"/>
                <w:b/>
                <w:bCs/>
              </w:rPr>
            </w:pPr>
            <w:r w:rsidRPr="000B0826">
              <w:rPr>
                <w:rFonts w:ascii="Arial" w:hAnsi="Arial" w:cs="Arial"/>
                <w:b/>
                <w:bCs/>
              </w:rPr>
              <w:t>Summary</w:t>
            </w:r>
          </w:p>
        </w:tc>
        <w:tc>
          <w:tcPr>
            <w:tcW w:w="7716" w:type="dxa"/>
          </w:tcPr>
          <w:p w14:paraId="05D0AA4A" w14:textId="40F71EBC" w:rsidR="00F263B4" w:rsidRPr="000B0826" w:rsidRDefault="00F263B4" w:rsidP="00F263B4">
            <w:pPr>
              <w:rPr>
                <w:rFonts w:ascii="Arial" w:hAnsi="Arial" w:cs="Arial"/>
                <w:b/>
                <w:bCs/>
              </w:rPr>
            </w:pPr>
            <w:hyperlink w:anchor="Summary" w:history="1">
              <w:r w:rsidRPr="000B0826">
                <w:rPr>
                  <w:rStyle w:val="Hyperlink"/>
                  <w:rFonts w:ascii="Arial" w:hAnsi="Arial" w:cs="Arial"/>
                  <w:u w:val="none"/>
                  <w:lang w:val="en-US" w:eastAsia="en-US"/>
                </w:rPr>
                <w:t>Summary</w:t>
              </w:r>
            </w:hyperlink>
          </w:p>
        </w:tc>
      </w:tr>
      <w:tr w:rsidR="00F263B4" w:rsidRPr="000B0826" w14:paraId="5ECFB5F6" w14:textId="77777777" w:rsidTr="00F263B4">
        <w:tc>
          <w:tcPr>
            <w:tcW w:w="6232" w:type="dxa"/>
            <w:vMerge w:val="restart"/>
            <w:shd w:val="clear" w:color="auto" w:fill="auto"/>
          </w:tcPr>
          <w:p w14:paraId="7BC3BC9F" w14:textId="1AB93F94" w:rsidR="00F263B4" w:rsidRPr="000B0826" w:rsidRDefault="00F263B4" w:rsidP="00F263B4">
            <w:pPr>
              <w:rPr>
                <w:rFonts w:ascii="Arial" w:hAnsi="Arial" w:cs="Arial"/>
                <w:b/>
                <w:bCs/>
              </w:rPr>
            </w:pPr>
            <w:r w:rsidRPr="000B0826">
              <w:rPr>
                <w:rFonts w:ascii="Arial" w:hAnsi="Arial" w:cs="Arial"/>
                <w:b/>
                <w:bCs/>
              </w:rPr>
              <w:t>Post-assessment questions</w:t>
            </w:r>
          </w:p>
        </w:tc>
        <w:tc>
          <w:tcPr>
            <w:tcW w:w="7716" w:type="dxa"/>
          </w:tcPr>
          <w:p w14:paraId="1F280EE2" w14:textId="5DD43637" w:rsidR="00F263B4" w:rsidRPr="000B0826" w:rsidRDefault="00F263B4" w:rsidP="00F263B4">
            <w:pPr>
              <w:rPr>
                <w:rFonts w:ascii="Arial" w:hAnsi="Arial" w:cs="Arial"/>
                <w:b/>
                <w:bCs/>
              </w:rPr>
            </w:pPr>
            <w:hyperlink w:anchor="Post1" w:history="1">
              <w:r w:rsidRPr="00F56580">
                <w:rPr>
                  <w:rStyle w:val="Hyperlink"/>
                  <w:rFonts w:ascii="Arial" w:eastAsia="Calibri" w:hAnsi="Arial" w:cs="Arial"/>
                  <w:bCs/>
                  <w:lang w:val="en-US" w:eastAsia="en-US"/>
                </w:rPr>
                <w:t>Post-assessment question 1</w:t>
              </w:r>
            </w:hyperlink>
          </w:p>
        </w:tc>
      </w:tr>
      <w:tr w:rsidR="00F263B4" w:rsidRPr="000B0826" w14:paraId="7AAF1DEE" w14:textId="77777777" w:rsidTr="00F263B4">
        <w:tc>
          <w:tcPr>
            <w:tcW w:w="6232" w:type="dxa"/>
            <w:vMerge/>
            <w:shd w:val="clear" w:color="auto" w:fill="auto"/>
          </w:tcPr>
          <w:p w14:paraId="16E3A72D" w14:textId="77777777" w:rsidR="00F263B4" w:rsidRPr="000B0826" w:rsidRDefault="00F263B4" w:rsidP="00F263B4">
            <w:pPr>
              <w:rPr>
                <w:rFonts w:ascii="Arial" w:hAnsi="Arial" w:cs="Arial"/>
                <w:b/>
                <w:bCs/>
              </w:rPr>
            </w:pPr>
          </w:p>
        </w:tc>
        <w:tc>
          <w:tcPr>
            <w:tcW w:w="7716" w:type="dxa"/>
          </w:tcPr>
          <w:p w14:paraId="36912E6F" w14:textId="186339EF" w:rsidR="00F263B4" w:rsidRPr="000B0826" w:rsidRDefault="00F263B4" w:rsidP="00F263B4">
            <w:pPr>
              <w:rPr>
                <w:rFonts w:ascii="Arial" w:hAnsi="Arial" w:cs="Arial"/>
                <w:b/>
                <w:bCs/>
                <w:u w:val="single"/>
              </w:rPr>
            </w:pPr>
            <w:hyperlink w:anchor="Post2" w:history="1">
              <w:r w:rsidRPr="00F56580">
                <w:rPr>
                  <w:rStyle w:val="Hyperlink"/>
                  <w:rFonts w:ascii="Arial" w:eastAsia="Calibri" w:hAnsi="Arial" w:cs="Arial"/>
                  <w:bCs/>
                  <w:lang w:val="en-US" w:eastAsia="en-US"/>
                </w:rPr>
                <w:t>Post-assessment question 2</w:t>
              </w:r>
            </w:hyperlink>
          </w:p>
        </w:tc>
      </w:tr>
      <w:tr w:rsidR="00F263B4" w:rsidRPr="000B0826" w14:paraId="011B6CF8" w14:textId="77777777" w:rsidTr="00F263B4">
        <w:tc>
          <w:tcPr>
            <w:tcW w:w="6232" w:type="dxa"/>
            <w:vMerge/>
            <w:shd w:val="clear" w:color="auto" w:fill="auto"/>
          </w:tcPr>
          <w:p w14:paraId="70EB6FAC" w14:textId="77777777" w:rsidR="00F263B4" w:rsidRPr="000B0826" w:rsidRDefault="00F263B4" w:rsidP="00F263B4">
            <w:pPr>
              <w:rPr>
                <w:rFonts w:ascii="Arial" w:hAnsi="Arial" w:cs="Arial"/>
                <w:b/>
                <w:bCs/>
              </w:rPr>
            </w:pPr>
          </w:p>
        </w:tc>
        <w:tc>
          <w:tcPr>
            <w:tcW w:w="7716" w:type="dxa"/>
          </w:tcPr>
          <w:p w14:paraId="13280383" w14:textId="70484ACD" w:rsidR="00F263B4" w:rsidRPr="000B0826" w:rsidRDefault="00F263B4" w:rsidP="00F263B4">
            <w:pPr>
              <w:rPr>
                <w:rFonts w:ascii="Arial" w:hAnsi="Arial" w:cs="Arial"/>
                <w:b/>
                <w:bCs/>
                <w:u w:val="single"/>
              </w:rPr>
            </w:pPr>
            <w:r w:rsidRPr="0053339C">
              <w:rPr>
                <w:rFonts w:ascii="Arial" w:eastAsia="Calibri" w:hAnsi="Arial" w:cs="Arial"/>
                <w:bCs/>
                <w:lang w:val="en-US" w:eastAsia="en-US"/>
              </w:rPr>
              <w:t>Post-assessment question 3</w:t>
            </w:r>
          </w:p>
        </w:tc>
      </w:tr>
      <w:tr w:rsidR="00F263B4" w:rsidRPr="000B0826" w14:paraId="69F4F721" w14:textId="77777777" w:rsidTr="00F263B4">
        <w:tc>
          <w:tcPr>
            <w:tcW w:w="6232" w:type="dxa"/>
            <w:shd w:val="clear" w:color="auto" w:fill="auto"/>
          </w:tcPr>
          <w:p w14:paraId="735F486B" w14:textId="1D62B0DA" w:rsidR="00F263B4" w:rsidRPr="000B0826" w:rsidRDefault="00F263B4" w:rsidP="00F263B4">
            <w:pPr>
              <w:rPr>
                <w:rFonts w:ascii="Arial" w:hAnsi="Arial" w:cs="Arial"/>
                <w:b/>
                <w:bCs/>
              </w:rPr>
            </w:pPr>
            <w:r w:rsidRPr="000B0826">
              <w:rPr>
                <w:rFonts w:ascii="Arial" w:hAnsi="Arial" w:cs="Arial"/>
                <w:b/>
                <w:bCs/>
              </w:rPr>
              <w:t>Thank you</w:t>
            </w:r>
          </w:p>
        </w:tc>
        <w:tc>
          <w:tcPr>
            <w:tcW w:w="7716" w:type="dxa"/>
          </w:tcPr>
          <w:p w14:paraId="296A3160" w14:textId="43E4FC48" w:rsidR="00F263B4" w:rsidRPr="000B0826" w:rsidRDefault="00F263B4" w:rsidP="00F263B4">
            <w:pPr>
              <w:rPr>
                <w:rFonts w:ascii="Arial" w:hAnsi="Arial" w:cs="Arial"/>
                <w:b/>
                <w:bCs/>
                <w:u w:val="single"/>
              </w:rPr>
            </w:pPr>
            <w:r w:rsidRPr="000B0826">
              <w:rPr>
                <w:rFonts w:ascii="Arial" w:hAnsi="Arial" w:cs="Arial"/>
              </w:rPr>
              <w:t>Thank you</w:t>
            </w:r>
          </w:p>
        </w:tc>
      </w:tr>
    </w:tbl>
    <w:p w14:paraId="5F1A9378" w14:textId="77777777" w:rsidR="006747C4" w:rsidRPr="000B0826" w:rsidRDefault="006747C4" w:rsidP="006747C4">
      <w:pPr>
        <w:rPr>
          <w:rFonts w:ascii="Arial" w:hAnsi="Arial" w:cs="Arial"/>
          <w:b/>
          <w:bCs/>
          <w:sz w:val="20"/>
          <w:szCs w:val="20"/>
          <w:u w:val="single"/>
        </w:rPr>
      </w:pPr>
    </w:p>
    <w:p w14:paraId="0058FFBE" w14:textId="77777777" w:rsidR="006747C4" w:rsidRPr="000B0826" w:rsidRDefault="006747C4" w:rsidP="006747C4">
      <w:pPr>
        <w:rPr>
          <w:rFonts w:ascii="Arial" w:hAnsi="Arial" w:cs="Arial"/>
          <w:sz w:val="32"/>
          <w:szCs w:val="32"/>
        </w:rPr>
      </w:pPr>
    </w:p>
    <w:p w14:paraId="7C0ED506" w14:textId="77777777" w:rsidR="00E14D95" w:rsidRPr="000B0826" w:rsidRDefault="00E14D95" w:rsidP="006747C4">
      <w:pPr>
        <w:rPr>
          <w:rFonts w:ascii="Arial" w:hAnsi="Arial" w:cs="Arial"/>
          <w:b/>
          <w:bCs/>
          <w:sz w:val="20"/>
          <w:szCs w:val="20"/>
          <w:u w:val="single"/>
        </w:rPr>
      </w:pPr>
    </w:p>
    <w:p w14:paraId="4306B25A" w14:textId="77777777" w:rsidR="00AC580E" w:rsidRDefault="00AC580E" w:rsidP="006747C4">
      <w:pPr>
        <w:rPr>
          <w:rFonts w:ascii="Arial" w:hAnsi="Arial" w:cs="Arial"/>
          <w:b/>
          <w:bCs/>
          <w:sz w:val="20"/>
          <w:szCs w:val="20"/>
          <w:u w:val="single"/>
        </w:rPr>
      </w:pPr>
    </w:p>
    <w:p w14:paraId="655AEB3F" w14:textId="77777777" w:rsidR="00E073D6" w:rsidRDefault="00E073D6" w:rsidP="006747C4">
      <w:pPr>
        <w:rPr>
          <w:rFonts w:ascii="Arial" w:hAnsi="Arial" w:cs="Arial"/>
          <w:b/>
          <w:bCs/>
          <w:sz w:val="20"/>
          <w:szCs w:val="20"/>
          <w:u w:val="single"/>
        </w:rPr>
      </w:pPr>
    </w:p>
    <w:p w14:paraId="4A8F3133" w14:textId="77777777" w:rsidR="00E073D6" w:rsidRDefault="00E073D6" w:rsidP="006747C4">
      <w:pPr>
        <w:rPr>
          <w:rFonts w:ascii="Arial" w:hAnsi="Arial" w:cs="Arial"/>
          <w:b/>
          <w:bCs/>
          <w:sz w:val="20"/>
          <w:szCs w:val="20"/>
          <w:u w:val="single"/>
        </w:rPr>
      </w:pPr>
    </w:p>
    <w:p w14:paraId="0E541B6F" w14:textId="77777777" w:rsidR="00E073D6" w:rsidRPr="000B0826" w:rsidRDefault="00E073D6" w:rsidP="00E073D6">
      <w:pPr>
        <w:rPr>
          <w:rFonts w:ascii="Arial" w:hAnsi="Arial" w:cs="Arial"/>
          <w:b/>
          <w:bCs/>
          <w:sz w:val="20"/>
          <w:szCs w:val="20"/>
          <w:u w:val="single"/>
        </w:rPr>
      </w:pPr>
    </w:p>
    <w:p w14:paraId="4BAD1EBB" w14:textId="77777777" w:rsidR="00E073D6" w:rsidRPr="000B0826" w:rsidRDefault="00E073D6" w:rsidP="00E073D6">
      <w:pPr>
        <w:rPr>
          <w:rFonts w:ascii="Arial" w:hAnsi="Arial" w:cs="Arial"/>
          <w:b/>
          <w:bCs/>
          <w:sz w:val="24"/>
          <w:szCs w:val="24"/>
          <w:u w:val="single"/>
        </w:rPr>
      </w:pPr>
      <w:r w:rsidRPr="000B0826">
        <w:rPr>
          <w:rFonts w:ascii="Arial" w:hAnsi="Arial" w:cs="Arial"/>
          <w:b/>
          <w:bCs/>
          <w:sz w:val="24"/>
          <w:szCs w:val="24"/>
          <w:u w:val="single"/>
        </w:rPr>
        <w:t>Abbreviations</w:t>
      </w:r>
    </w:p>
    <w:tbl>
      <w:tblPr>
        <w:tblStyle w:val="TableGrid"/>
        <w:tblW w:w="13990" w:type="dxa"/>
        <w:tblLook w:val="04A0" w:firstRow="1" w:lastRow="0" w:firstColumn="1" w:lastColumn="0" w:noHBand="0" w:noVBand="1"/>
      </w:tblPr>
      <w:tblGrid>
        <w:gridCol w:w="3882"/>
        <w:gridCol w:w="10108"/>
      </w:tblGrid>
      <w:tr w:rsidR="00E073D6" w:rsidRPr="00022C3E" w14:paraId="7B20BB2D" w14:textId="77777777" w:rsidTr="0E0B885F">
        <w:trPr>
          <w:trHeight w:val="259"/>
        </w:trPr>
        <w:tc>
          <w:tcPr>
            <w:tcW w:w="3882" w:type="dxa"/>
            <w:shd w:val="clear" w:color="auto" w:fill="F2F2F2" w:themeFill="background1" w:themeFillShade="F2"/>
            <w:hideMark/>
          </w:tcPr>
          <w:p w14:paraId="4B80C89F" w14:textId="77777777" w:rsidR="00E073D6" w:rsidRPr="00022C3E" w:rsidRDefault="00E073D6" w:rsidP="0053339C">
            <w:pPr>
              <w:rPr>
                <w:rFonts w:ascii="Arial" w:hAnsi="Arial" w:cs="Arial"/>
                <w:b/>
                <w:bCs/>
                <w:lang w:val="en-US"/>
              </w:rPr>
            </w:pPr>
            <w:r w:rsidRPr="00022C3E">
              <w:rPr>
                <w:rFonts w:ascii="Arial" w:hAnsi="Arial" w:cs="Arial"/>
                <w:b/>
                <w:bCs/>
              </w:rPr>
              <w:t>Abbreviation</w:t>
            </w:r>
          </w:p>
        </w:tc>
        <w:tc>
          <w:tcPr>
            <w:tcW w:w="10108" w:type="dxa"/>
            <w:shd w:val="clear" w:color="auto" w:fill="F2F2F2" w:themeFill="background1" w:themeFillShade="F2"/>
            <w:hideMark/>
          </w:tcPr>
          <w:p w14:paraId="269D49B0" w14:textId="77777777" w:rsidR="00E073D6" w:rsidRPr="00022C3E" w:rsidRDefault="00E073D6" w:rsidP="0053339C">
            <w:pPr>
              <w:rPr>
                <w:rFonts w:ascii="Arial" w:hAnsi="Arial" w:cs="Arial"/>
                <w:b/>
                <w:bCs/>
                <w:lang w:val="en-US"/>
              </w:rPr>
            </w:pPr>
            <w:r w:rsidRPr="00022C3E">
              <w:rPr>
                <w:rFonts w:ascii="Arial" w:hAnsi="Arial" w:cs="Arial"/>
                <w:b/>
                <w:bCs/>
              </w:rPr>
              <w:t>Definition</w:t>
            </w:r>
          </w:p>
        </w:tc>
      </w:tr>
      <w:tr w:rsidR="00022C3E" w:rsidRPr="00022C3E" w14:paraId="4698237F" w14:textId="77777777" w:rsidTr="0E0B885F">
        <w:trPr>
          <w:trHeight w:val="259"/>
        </w:trPr>
        <w:tc>
          <w:tcPr>
            <w:tcW w:w="3882" w:type="dxa"/>
            <w:vAlign w:val="bottom"/>
          </w:tcPr>
          <w:p w14:paraId="31B9B02C" w14:textId="24A8F0AE" w:rsidR="00022C3E" w:rsidRPr="00022C3E" w:rsidRDefault="00022C3E" w:rsidP="00022C3E">
            <w:pPr>
              <w:rPr>
                <w:rFonts w:ascii="Arial" w:hAnsi="Arial" w:cs="Arial"/>
                <w:b/>
                <w:bCs/>
                <w:lang w:val="en-US"/>
              </w:rPr>
            </w:pPr>
            <w:r w:rsidRPr="00022C3E">
              <w:rPr>
                <w:rFonts w:ascii="Arial" w:hAnsi="Arial" w:cs="Arial"/>
                <w:b/>
                <w:bCs/>
                <w:color w:val="000000"/>
              </w:rPr>
              <w:t>ATG</w:t>
            </w:r>
          </w:p>
        </w:tc>
        <w:tc>
          <w:tcPr>
            <w:tcW w:w="10108" w:type="dxa"/>
            <w:vAlign w:val="bottom"/>
          </w:tcPr>
          <w:p w14:paraId="3BA86785" w14:textId="1988091D" w:rsidR="00022C3E" w:rsidRPr="00022C3E" w:rsidRDefault="00022C3E" w:rsidP="00022C3E">
            <w:pPr>
              <w:rPr>
                <w:rFonts w:ascii="Arial" w:hAnsi="Arial" w:cs="Arial"/>
                <w:lang w:val="en-US"/>
              </w:rPr>
            </w:pPr>
            <w:proofErr w:type="spellStart"/>
            <w:r w:rsidRPr="00022C3E">
              <w:rPr>
                <w:rFonts w:ascii="Arial" w:hAnsi="Arial" w:cs="Arial"/>
                <w:color w:val="000000"/>
              </w:rPr>
              <w:t>Antithymocyte</w:t>
            </w:r>
            <w:proofErr w:type="spellEnd"/>
            <w:r w:rsidRPr="00022C3E">
              <w:rPr>
                <w:rFonts w:ascii="Arial" w:hAnsi="Arial" w:cs="Arial"/>
                <w:color w:val="000000"/>
              </w:rPr>
              <w:t xml:space="preserve"> globulin</w:t>
            </w:r>
          </w:p>
        </w:tc>
      </w:tr>
      <w:tr w:rsidR="00022C3E" w:rsidRPr="00022C3E" w14:paraId="77C80100" w14:textId="77777777" w:rsidTr="0E0B885F">
        <w:trPr>
          <w:trHeight w:val="259"/>
        </w:trPr>
        <w:tc>
          <w:tcPr>
            <w:tcW w:w="3882" w:type="dxa"/>
            <w:vAlign w:val="bottom"/>
          </w:tcPr>
          <w:p w14:paraId="5596923B" w14:textId="4F4123E6" w:rsidR="00022C3E" w:rsidRPr="00022C3E" w:rsidRDefault="00022C3E" w:rsidP="00022C3E">
            <w:pPr>
              <w:rPr>
                <w:rFonts w:ascii="Arial" w:hAnsi="Arial" w:cs="Arial"/>
                <w:b/>
                <w:bCs/>
                <w:lang w:val="en-US"/>
              </w:rPr>
            </w:pPr>
            <w:r w:rsidRPr="00022C3E">
              <w:rPr>
                <w:rFonts w:ascii="Arial" w:hAnsi="Arial" w:cs="Arial"/>
                <w:b/>
                <w:bCs/>
                <w:color w:val="000000"/>
              </w:rPr>
              <w:t>BM</w:t>
            </w:r>
          </w:p>
        </w:tc>
        <w:tc>
          <w:tcPr>
            <w:tcW w:w="10108" w:type="dxa"/>
            <w:vAlign w:val="bottom"/>
          </w:tcPr>
          <w:p w14:paraId="0C74CC23" w14:textId="2B88BA19" w:rsidR="00022C3E" w:rsidRPr="00022C3E" w:rsidRDefault="00022C3E" w:rsidP="00022C3E">
            <w:pPr>
              <w:rPr>
                <w:rFonts w:ascii="Arial" w:hAnsi="Arial" w:cs="Arial"/>
                <w:lang w:val="en-US"/>
              </w:rPr>
            </w:pPr>
            <w:r w:rsidRPr="00022C3E">
              <w:rPr>
                <w:rFonts w:ascii="Arial" w:hAnsi="Arial" w:cs="Arial"/>
                <w:color w:val="000000"/>
              </w:rPr>
              <w:t>Bone marrow</w:t>
            </w:r>
          </w:p>
        </w:tc>
      </w:tr>
      <w:tr w:rsidR="00022C3E" w:rsidRPr="00022C3E" w14:paraId="321D669D" w14:textId="77777777" w:rsidTr="0E0B885F">
        <w:trPr>
          <w:trHeight w:val="259"/>
        </w:trPr>
        <w:tc>
          <w:tcPr>
            <w:tcW w:w="3882" w:type="dxa"/>
            <w:vAlign w:val="bottom"/>
          </w:tcPr>
          <w:p w14:paraId="4EDB563C" w14:textId="6D767FF5" w:rsidR="00022C3E" w:rsidRPr="00022C3E" w:rsidRDefault="00022C3E" w:rsidP="00022C3E">
            <w:pPr>
              <w:rPr>
                <w:rFonts w:ascii="Arial" w:hAnsi="Arial" w:cs="Arial"/>
                <w:b/>
                <w:bCs/>
                <w:lang w:val="en-US"/>
              </w:rPr>
            </w:pPr>
            <w:r w:rsidRPr="00022C3E">
              <w:rPr>
                <w:rFonts w:ascii="Arial" w:hAnsi="Arial" w:cs="Arial"/>
                <w:b/>
                <w:bCs/>
                <w:color w:val="000000"/>
              </w:rPr>
              <w:t>BMF</w:t>
            </w:r>
          </w:p>
        </w:tc>
        <w:tc>
          <w:tcPr>
            <w:tcW w:w="10108" w:type="dxa"/>
            <w:vAlign w:val="bottom"/>
          </w:tcPr>
          <w:p w14:paraId="4F8811BD" w14:textId="48997DC4" w:rsidR="00022C3E" w:rsidRPr="00022C3E" w:rsidRDefault="00022C3E" w:rsidP="00022C3E">
            <w:pPr>
              <w:rPr>
                <w:rFonts w:ascii="Arial" w:hAnsi="Arial" w:cs="Arial"/>
                <w:lang w:val="en-US"/>
              </w:rPr>
            </w:pPr>
            <w:r w:rsidRPr="00022C3E">
              <w:rPr>
                <w:rFonts w:ascii="Arial" w:hAnsi="Arial" w:cs="Arial"/>
                <w:color w:val="000000"/>
              </w:rPr>
              <w:t>Bone marrow failure</w:t>
            </w:r>
          </w:p>
        </w:tc>
      </w:tr>
      <w:tr w:rsidR="00022C3E" w:rsidRPr="00022C3E" w14:paraId="4456CE96" w14:textId="77777777" w:rsidTr="0E0B885F">
        <w:trPr>
          <w:trHeight w:val="259"/>
        </w:trPr>
        <w:tc>
          <w:tcPr>
            <w:tcW w:w="3882" w:type="dxa"/>
            <w:vAlign w:val="bottom"/>
          </w:tcPr>
          <w:p w14:paraId="2CF65E8B" w14:textId="091E5768" w:rsidR="00022C3E" w:rsidRPr="00022C3E" w:rsidRDefault="00022C3E" w:rsidP="00022C3E">
            <w:pPr>
              <w:rPr>
                <w:rFonts w:ascii="Arial" w:hAnsi="Arial" w:cs="Arial"/>
                <w:b/>
                <w:bCs/>
                <w:lang w:val="en-US"/>
              </w:rPr>
            </w:pPr>
            <w:r w:rsidRPr="00022C3E">
              <w:rPr>
                <w:rFonts w:ascii="Arial" w:hAnsi="Arial" w:cs="Arial"/>
                <w:b/>
                <w:bCs/>
                <w:color w:val="000000"/>
              </w:rPr>
              <w:t>BMT</w:t>
            </w:r>
          </w:p>
        </w:tc>
        <w:tc>
          <w:tcPr>
            <w:tcW w:w="10108" w:type="dxa"/>
            <w:vAlign w:val="bottom"/>
          </w:tcPr>
          <w:p w14:paraId="0295B53E" w14:textId="51B2FCA9" w:rsidR="00022C3E" w:rsidRPr="00022C3E" w:rsidRDefault="00022C3E" w:rsidP="00022C3E">
            <w:pPr>
              <w:rPr>
                <w:rFonts w:ascii="Arial" w:hAnsi="Arial" w:cs="Arial"/>
                <w:lang w:val="en-US"/>
              </w:rPr>
            </w:pPr>
            <w:r w:rsidRPr="00022C3E">
              <w:rPr>
                <w:rFonts w:ascii="Arial" w:hAnsi="Arial" w:cs="Arial"/>
                <w:color w:val="000000"/>
              </w:rPr>
              <w:t>Bone marrow transplant</w:t>
            </w:r>
          </w:p>
        </w:tc>
      </w:tr>
      <w:tr w:rsidR="00022C3E" w:rsidRPr="00022C3E" w14:paraId="0F8A9913" w14:textId="77777777" w:rsidTr="0E0B885F">
        <w:trPr>
          <w:trHeight w:val="259"/>
        </w:trPr>
        <w:tc>
          <w:tcPr>
            <w:tcW w:w="3882" w:type="dxa"/>
            <w:vAlign w:val="bottom"/>
          </w:tcPr>
          <w:p w14:paraId="514019C6" w14:textId="1DCADA77" w:rsidR="00022C3E" w:rsidRPr="00022C3E" w:rsidRDefault="00022C3E" w:rsidP="00022C3E">
            <w:pPr>
              <w:rPr>
                <w:rFonts w:ascii="Arial" w:hAnsi="Arial" w:cs="Arial"/>
                <w:b/>
                <w:bCs/>
                <w:lang w:val="en-US"/>
              </w:rPr>
            </w:pPr>
            <w:r w:rsidRPr="00022C3E">
              <w:rPr>
                <w:rFonts w:ascii="Arial" w:hAnsi="Arial" w:cs="Arial"/>
                <w:b/>
                <w:bCs/>
                <w:color w:val="000000"/>
              </w:rPr>
              <w:t>BSH</w:t>
            </w:r>
          </w:p>
        </w:tc>
        <w:tc>
          <w:tcPr>
            <w:tcW w:w="10108" w:type="dxa"/>
            <w:vAlign w:val="bottom"/>
          </w:tcPr>
          <w:p w14:paraId="2329A423" w14:textId="70E55C94" w:rsidR="00022C3E" w:rsidRPr="00022C3E" w:rsidRDefault="00022C3E" w:rsidP="00022C3E">
            <w:pPr>
              <w:rPr>
                <w:rFonts w:ascii="Arial" w:hAnsi="Arial" w:cs="Arial"/>
                <w:lang w:val="en-US"/>
              </w:rPr>
            </w:pPr>
            <w:r w:rsidRPr="00022C3E">
              <w:rPr>
                <w:rFonts w:ascii="Arial" w:hAnsi="Arial" w:cs="Arial"/>
                <w:color w:val="000000"/>
              </w:rPr>
              <w:t>British Society of Haematology</w:t>
            </w:r>
          </w:p>
        </w:tc>
      </w:tr>
      <w:tr w:rsidR="00022C3E" w:rsidRPr="00022C3E" w14:paraId="023A15A9" w14:textId="77777777" w:rsidTr="0E0B885F">
        <w:trPr>
          <w:trHeight w:val="259"/>
        </w:trPr>
        <w:tc>
          <w:tcPr>
            <w:tcW w:w="3882" w:type="dxa"/>
            <w:vAlign w:val="bottom"/>
          </w:tcPr>
          <w:p w14:paraId="531F36E2" w14:textId="4A618687" w:rsidR="00022C3E" w:rsidRPr="00022C3E" w:rsidRDefault="00022C3E" w:rsidP="00022C3E">
            <w:pPr>
              <w:rPr>
                <w:rFonts w:ascii="Arial" w:hAnsi="Arial" w:cs="Arial"/>
                <w:b/>
                <w:bCs/>
                <w:lang w:val="en-US"/>
              </w:rPr>
            </w:pPr>
            <w:r w:rsidRPr="00022C3E">
              <w:rPr>
                <w:rFonts w:ascii="Arial" w:hAnsi="Arial" w:cs="Arial"/>
                <w:b/>
                <w:bCs/>
                <w:color w:val="000000"/>
              </w:rPr>
              <w:t>CBT</w:t>
            </w:r>
          </w:p>
        </w:tc>
        <w:tc>
          <w:tcPr>
            <w:tcW w:w="10108" w:type="dxa"/>
            <w:vAlign w:val="bottom"/>
          </w:tcPr>
          <w:p w14:paraId="6F8952CB" w14:textId="4969D64A" w:rsidR="00022C3E" w:rsidRPr="00022C3E" w:rsidRDefault="00022C3E" w:rsidP="00022C3E">
            <w:pPr>
              <w:rPr>
                <w:rFonts w:ascii="Arial" w:hAnsi="Arial" w:cs="Arial"/>
                <w:lang w:val="en-US"/>
              </w:rPr>
            </w:pPr>
            <w:r w:rsidRPr="00022C3E">
              <w:rPr>
                <w:rFonts w:ascii="Arial" w:hAnsi="Arial" w:cs="Arial"/>
                <w:color w:val="000000"/>
              </w:rPr>
              <w:t>Cord blood transplantation</w:t>
            </w:r>
          </w:p>
        </w:tc>
      </w:tr>
      <w:tr w:rsidR="00022C3E" w:rsidRPr="00022C3E" w14:paraId="294430F3" w14:textId="77777777" w:rsidTr="0E0B885F">
        <w:trPr>
          <w:trHeight w:val="259"/>
        </w:trPr>
        <w:tc>
          <w:tcPr>
            <w:tcW w:w="3882" w:type="dxa"/>
            <w:vAlign w:val="bottom"/>
          </w:tcPr>
          <w:p w14:paraId="095D94B1" w14:textId="42ECC445" w:rsidR="00022C3E" w:rsidRPr="00022C3E" w:rsidRDefault="00022C3E" w:rsidP="00022C3E">
            <w:pPr>
              <w:rPr>
                <w:rFonts w:ascii="Arial" w:hAnsi="Arial" w:cs="Arial"/>
                <w:b/>
                <w:bCs/>
                <w:lang w:val="en-US"/>
              </w:rPr>
            </w:pPr>
            <w:r w:rsidRPr="00022C3E">
              <w:rPr>
                <w:rFonts w:ascii="Arial" w:hAnsi="Arial" w:cs="Arial"/>
                <w:b/>
                <w:bCs/>
                <w:color w:val="000000"/>
              </w:rPr>
              <w:t>CIBMTR</w:t>
            </w:r>
          </w:p>
        </w:tc>
        <w:tc>
          <w:tcPr>
            <w:tcW w:w="10108" w:type="dxa"/>
            <w:vAlign w:val="bottom"/>
          </w:tcPr>
          <w:p w14:paraId="661E08CB" w14:textId="73D9469F" w:rsidR="00022C3E" w:rsidRPr="00022C3E" w:rsidRDefault="00022C3E" w:rsidP="00022C3E">
            <w:pPr>
              <w:rPr>
                <w:rFonts w:ascii="Arial" w:hAnsi="Arial" w:cs="Arial"/>
                <w:lang w:val="en-US"/>
              </w:rPr>
            </w:pPr>
            <w:r w:rsidRPr="00022C3E">
              <w:rPr>
                <w:rFonts w:ascii="Arial" w:hAnsi="Arial" w:cs="Arial"/>
                <w:color w:val="000000"/>
              </w:rPr>
              <w:t>Center for International Blood and Marrow Transplant Research</w:t>
            </w:r>
          </w:p>
        </w:tc>
      </w:tr>
      <w:tr w:rsidR="00022C3E" w:rsidRPr="00022C3E" w14:paraId="1D6776EC" w14:textId="77777777" w:rsidTr="0E0B885F">
        <w:trPr>
          <w:trHeight w:val="259"/>
        </w:trPr>
        <w:tc>
          <w:tcPr>
            <w:tcW w:w="3882" w:type="dxa"/>
            <w:vAlign w:val="bottom"/>
          </w:tcPr>
          <w:p w14:paraId="3816A355" w14:textId="776474D0" w:rsidR="00022C3E" w:rsidRPr="00022C3E" w:rsidRDefault="00022C3E" w:rsidP="00022C3E">
            <w:pPr>
              <w:rPr>
                <w:rFonts w:ascii="Arial" w:hAnsi="Arial" w:cs="Arial"/>
                <w:b/>
                <w:bCs/>
                <w:lang w:val="en-US"/>
              </w:rPr>
            </w:pPr>
            <w:r w:rsidRPr="00022C3E">
              <w:rPr>
                <w:rFonts w:ascii="Arial" w:hAnsi="Arial" w:cs="Arial"/>
                <w:b/>
                <w:bCs/>
                <w:color w:val="000000"/>
              </w:rPr>
              <w:t>CSA</w:t>
            </w:r>
          </w:p>
        </w:tc>
        <w:tc>
          <w:tcPr>
            <w:tcW w:w="10108" w:type="dxa"/>
            <w:vAlign w:val="bottom"/>
          </w:tcPr>
          <w:p w14:paraId="5784D18A" w14:textId="0838A653" w:rsidR="00022C3E" w:rsidRPr="00022C3E" w:rsidRDefault="00022C3E" w:rsidP="00022C3E">
            <w:pPr>
              <w:rPr>
                <w:rFonts w:ascii="Arial" w:hAnsi="Arial" w:cs="Arial"/>
                <w:lang w:val="en-US"/>
              </w:rPr>
            </w:pPr>
            <w:r w:rsidRPr="00022C3E">
              <w:rPr>
                <w:rFonts w:ascii="Arial" w:hAnsi="Arial" w:cs="Arial"/>
                <w:color w:val="000000"/>
              </w:rPr>
              <w:t>Cyclosporine</w:t>
            </w:r>
          </w:p>
        </w:tc>
      </w:tr>
      <w:tr w:rsidR="00022C3E" w:rsidRPr="00022C3E" w14:paraId="279031BD" w14:textId="77777777" w:rsidTr="0E0B885F">
        <w:trPr>
          <w:trHeight w:val="259"/>
        </w:trPr>
        <w:tc>
          <w:tcPr>
            <w:tcW w:w="3882" w:type="dxa"/>
            <w:vAlign w:val="bottom"/>
          </w:tcPr>
          <w:p w14:paraId="254A02C5" w14:textId="7C2C232C" w:rsidR="00022C3E" w:rsidRPr="00022C3E" w:rsidRDefault="00022C3E" w:rsidP="00022C3E">
            <w:pPr>
              <w:rPr>
                <w:rFonts w:ascii="Arial" w:hAnsi="Arial" w:cs="Arial"/>
                <w:b/>
                <w:bCs/>
                <w:lang w:val="en-US"/>
              </w:rPr>
            </w:pPr>
            <w:r w:rsidRPr="00022C3E">
              <w:rPr>
                <w:rFonts w:ascii="Arial" w:hAnsi="Arial" w:cs="Arial"/>
                <w:b/>
                <w:bCs/>
                <w:color w:val="000000"/>
              </w:rPr>
              <w:t>Cy</w:t>
            </w:r>
          </w:p>
        </w:tc>
        <w:tc>
          <w:tcPr>
            <w:tcW w:w="10108" w:type="dxa"/>
            <w:vAlign w:val="bottom"/>
          </w:tcPr>
          <w:p w14:paraId="2358FA89" w14:textId="4FEE3A3F" w:rsidR="00022C3E" w:rsidRPr="00022C3E" w:rsidRDefault="00022C3E" w:rsidP="00022C3E">
            <w:pPr>
              <w:rPr>
                <w:rFonts w:ascii="Arial" w:hAnsi="Arial" w:cs="Arial"/>
                <w:lang w:val="en-US"/>
              </w:rPr>
            </w:pPr>
            <w:r w:rsidRPr="00022C3E">
              <w:rPr>
                <w:rFonts w:ascii="Arial" w:hAnsi="Arial" w:cs="Arial"/>
                <w:color w:val="000000"/>
              </w:rPr>
              <w:t>Cyclophosphamide</w:t>
            </w:r>
          </w:p>
        </w:tc>
      </w:tr>
      <w:tr w:rsidR="00022C3E" w:rsidRPr="00022C3E" w14:paraId="4B704894" w14:textId="77777777" w:rsidTr="0E0B885F">
        <w:trPr>
          <w:trHeight w:val="259"/>
        </w:trPr>
        <w:tc>
          <w:tcPr>
            <w:tcW w:w="3882" w:type="dxa"/>
            <w:vAlign w:val="bottom"/>
          </w:tcPr>
          <w:p w14:paraId="61D0DC93" w14:textId="0886358A" w:rsidR="00022C3E" w:rsidRPr="00022C3E" w:rsidRDefault="00022C3E" w:rsidP="00022C3E">
            <w:pPr>
              <w:rPr>
                <w:rFonts w:ascii="Arial" w:hAnsi="Arial" w:cs="Arial"/>
                <w:b/>
                <w:bCs/>
                <w:lang w:val="en-US"/>
              </w:rPr>
            </w:pPr>
            <w:r w:rsidRPr="00022C3E">
              <w:rPr>
                <w:rFonts w:ascii="Arial" w:hAnsi="Arial" w:cs="Arial"/>
                <w:b/>
                <w:bCs/>
                <w:color w:val="000000"/>
              </w:rPr>
              <w:t>EBMT</w:t>
            </w:r>
          </w:p>
        </w:tc>
        <w:tc>
          <w:tcPr>
            <w:tcW w:w="10108" w:type="dxa"/>
            <w:vAlign w:val="bottom"/>
          </w:tcPr>
          <w:p w14:paraId="24AAE718" w14:textId="299131D6" w:rsidR="00022C3E" w:rsidRPr="00022C3E" w:rsidRDefault="00022C3E" w:rsidP="00022C3E">
            <w:pPr>
              <w:rPr>
                <w:rFonts w:ascii="Arial" w:hAnsi="Arial" w:cs="Arial"/>
                <w:lang w:val="en-US"/>
              </w:rPr>
            </w:pPr>
            <w:r w:rsidRPr="00022C3E">
              <w:rPr>
                <w:rFonts w:ascii="Arial" w:hAnsi="Arial" w:cs="Arial"/>
                <w:color w:val="000000"/>
              </w:rPr>
              <w:t>European Society for Blood and Marrow Transplantation</w:t>
            </w:r>
          </w:p>
        </w:tc>
      </w:tr>
      <w:tr w:rsidR="00022C3E" w:rsidRPr="00022C3E" w14:paraId="4DDC0E9E" w14:textId="77777777" w:rsidTr="0E0B885F">
        <w:trPr>
          <w:trHeight w:val="259"/>
        </w:trPr>
        <w:tc>
          <w:tcPr>
            <w:tcW w:w="3882" w:type="dxa"/>
            <w:vAlign w:val="bottom"/>
          </w:tcPr>
          <w:p w14:paraId="2D9D2CD5" w14:textId="3CB22644" w:rsidR="00022C3E" w:rsidRPr="00022C3E" w:rsidRDefault="00022C3E" w:rsidP="00022C3E">
            <w:pPr>
              <w:rPr>
                <w:rFonts w:ascii="Arial" w:hAnsi="Arial" w:cs="Arial"/>
                <w:b/>
                <w:bCs/>
                <w:lang w:val="en-US"/>
              </w:rPr>
            </w:pPr>
            <w:r w:rsidRPr="00022C3E">
              <w:rPr>
                <w:rFonts w:ascii="Arial" w:hAnsi="Arial" w:cs="Arial"/>
                <w:b/>
                <w:bCs/>
                <w:color w:val="000000"/>
              </w:rPr>
              <w:t>G-CSF</w:t>
            </w:r>
          </w:p>
        </w:tc>
        <w:tc>
          <w:tcPr>
            <w:tcW w:w="10108" w:type="dxa"/>
            <w:vAlign w:val="bottom"/>
          </w:tcPr>
          <w:p w14:paraId="01CDC3C5" w14:textId="089FC803" w:rsidR="00022C3E" w:rsidRPr="00022C3E" w:rsidRDefault="00022C3E" w:rsidP="00022C3E">
            <w:pPr>
              <w:rPr>
                <w:rFonts w:ascii="Arial" w:hAnsi="Arial" w:cs="Arial"/>
                <w:lang w:val="en-US"/>
              </w:rPr>
            </w:pPr>
            <w:r w:rsidRPr="00022C3E">
              <w:rPr>
                <w:rFonts w:ascii="Arial" w:hAnsi="Arial" w:cs="Arial"/>
                <w:color w:val="000000"/>
              </w:rPr>
              <w:t>Granulocyte colony-stimulating factor</w:t>
            </w:r>
          </w:p>
        </w:tc>
      </w:tr>
      <w:tr w:rsidR="00022C3E" w:rsidRPr="00022C3E" w14:paraId="49DBA842" w14:textId="77777777" w:rsidTr="0E0B885F">
        <w:trPr>
          <w:trHeight w:val="259"/>
        </w:trPr>
        <w:tc>
          <w:tcPr>
            <w:tcW w:w="3882" w:type="dxa"/>
            <w:vAlign w:val="bottom"/>
          </w:tcPr>
          <w:p w14:paraId="0E29AA21" w14:textId="6591022D" w:rsidR="00022C3E" w:rsidRPr="00022C3E" w:rsidRDefault="00022C3E" w:rsidP="00022C3E">
            <w:pPr>
              <w:rPr>
                <w:rFonts w:ascii="Arial" w:hAnsi="Arial" w:cs="Arial"/>
                <w:b/>
                <w:bCs/>
                <w:lang w:val="en-US"/>
              </w:rPr>
            </w:pPr>
            <w:r w:rsidRPr="00022C3E">
              <w:rPr>
                <w:rFonts w:ascii="Arial" w:hAnsi="Arial" w:cs="Arial"/>
                <w:b/>
                <w:bCs/>
                <w:color w:val="000000"/>
              </w:rPr>
              <w:t>GVHD</w:t>
            </w:r>
          </w:p>
        </w:tc>
        <w:tc>
          <w:tcPr>
            <w:tcW w:w="10108" w:type="dxa"/>
            <w:vAlign w:val="bottom"/>
          </w:tcPr>
          <w:p w14:paraId="6F707F97" w14:textId="585B6ED1" w:rsidR="00022C3E" w:rsidRPr="00022C3E" w:rsidRDefault="00022C3E" w:rsidP="00022C3E">
            <w:pPr>
              <w:rPr>
                <w:rFonts w:ascii="Arial" w:hAnsi="Arial" w:cs="Arial"/>
                <w:lang w:val="en-US"/>
              </w:rPr>
            </w:pPr>
            <w:r w:rsidRPr="00022C3E">
              <w:rPr>
                <w:rFonts w:ascii="Arial" w:hAnsi="Arial" w:cs="Arial"/>
                <w:color w:val="000000"/>
              </w:rPr>
              <w:t>Graft-versus-host syndrome</w:t>
            </w:r>
          </w:p>
        </w:tc>
      </w:tr>
      <w:tr w:rsidR="00022C3E" w:rsidRPr="00022C3E" w14:paraId="7D688CAA" w14:textId="77777777" w:rsidTr="0E0B885F">
        <w:trPr>
          <w:trHeight w:val="259"/>
        </w:trPr>
        <w:tc>
          <w:tcPr>
            <w:tcW w:w="3882" w:type="dxa"/>
            <w:vAlign w:val="bottom"/>
          </w:tcPr>
          <w:p w14:paraId="0AD2D51B" w14:textId="26EB5808" w:rsidR="00022C3E" w:rsidRPr="00022C3E" w:rsidRDefault="00022C3E" w:rsidP="00022C3E">
            <w:pPr>
              <w:rPr>
                <w:rFonts w:ascii="Arial" w:hAnsi="Arial" w:cs="Arial"/>
                <w:b/>
                <w:bCs/>
                <w:lang w:val="en-US"/>
              </w:rPr>
            </w:pPr>
            <w:r w:rsidRPr="00022C3E">
              <w:rPr>
                <w:rFonts w:ascii="Arial" w:hAnsi="Arial" w:cs="Arial"/>
                <w:b/>
                <w:bCs/>
                <w:color w:val="000000"/>
              </w:rPr>
              <w:t>HLA</w:t>
            </w:r>
          </w:p>
        </w:tc>
        <w:tc>
          <w:tcPr>
            <w:tcW w:w="10108" w:type="dxa"/>
            <w:vAlign w:val="bottom"/>
          </w:tcPr>
          <w:p w14:paraId="55461A37" w14:textId="7F03BAEB" w:rsidR="00022C3E" w:rsidRPr="00022C3E" w:rsidRDefault="00022C3E" w:rsidP="00022C3E">
            <w:pPr>
              <w:rPr>
                <w:rFonts w:ascii="Arial" w:hAnsi="Arial" w:cs="Arial"/>
                <w:lang w:val="en-US"/>
              </w:rPr>
            </w:pPr>
            <w:r w:rsidRPr="00022C3E">
              <w:rPr>
                <w:rFonts w:ascii="Arial" w:hAnsi="Arial" w:cs="Arial"/>
                <w:color w:val="000000"/>
              </w:rPr>
              <w:t>Human leukocyte antigen</w:t>
            </w:r>
          </w:p>
        </w:tc>
      </w:tr>
      <w:tr w:rsidR="00022C3E" w:rsidRPr="00022C3E" w14:paraId="624DE468" w14:textId="77777777" w:rsidTr="0E0B885F">
        <w:trPr>
          <w:trHeight w:val="259"/>
        </w:trPr>
        <w:tc>
          <w:tcPr>
            <w:tcW w:w="3882" w:type="dxa"/>
            <w:vAlign w:val="bottom"/>
          </w:tcPr>
          <w:p w14:paraId="2EE94A0C" w14:textId="78CC6796" w:rsidR="00022C3E" w:rsidRPr="00022C3E" w:rsidRDefault="00022C3E" w:rsidP="00022C3E">
            <w:pPr>
              <w:rPr>
                <w:rFonts w:ascii="Arial" w:hAnsi="Arial" w:cs="Arial"/>
                <w:b/>
                <w:bCs/>
                <w:lang w:val="en-US"/>
              </w:rPr>
            </w:pPr>
            <w:r w:rsidRPr="00022C3E">
              <w:rPr>
                <w:rFonts w:ascii="Arial" w:hAnsi="Arial" w:cs="Arial"/>
                <w:b/>
                <w:bCs/>
                <w:color w:val="000000"/>
              </w:rPr>
              <w:t>HSCT</w:t>
            </w:r>
          </w:p>
        </w:tc>
        <w:tc>
          <w:tcPr>
            <w:tcW w:w="10108" w:type="dxa"/>
            <w:vAlign w:val="bottom"/>
          </w:tcPr>
          <w:p w14:paraId="46CA849A" w14:textId="62217464" w:rsidR="00022C3E" w:rsidRPr="00022C3E" w:rsidRDefault="00022C3E" w:rsidP="00022C3E">
            <w:pPr>
              <w:rPr>
                <w:rFonts w:ascii="Arial" w:hAnsi="Arial" w:cs="Arial"/>
                <w:lang w:val="en-US"/>
              </w:rPr>
            </w:pPr>
            <w:r w:rsidRPr="00022C3E">
              <w:rPr>
                <w:rFonts w:ascii="Arial" w:hAnsi="Arial" w:cs="Arial"/>
                <w:color w:val="000000"/>
              </w:rPr>
              <w:t>Hematopoietic stem cell transplant</w:t>
            </w:r>
          </w:p>
        </w:tc>
      </w:tr>
      <w:tr w:rsidR="00022C3E" w:rsidRPr="00022C3E" w14:paraId="1231A3A0" w14:textId="77777777" w:rsidTr="0E0B885F">
        <w:trPr>
          <w:trHeight w:val="259"/>
        </w:trPr>
        <w:tc>
          <w:tcPr>
            <w:tcW w:w="3882" w:type="dxa"/>
            <w:vAlign w:val="bottom"/>
          </w:tcPr>
          <w:p w14:paraId="6140492A" w14:textId="52C8E557" w:rsidR="00022C3E" w:rsidRPr="00022C3E" w:rsidRDefault="00022C3E" w:rsidP="00022C3E">
            <w:pPr>
              <w:rPr>
                <w:rFonts w:ascii="Arial" w:hAnsi="Arial" w:cs="Arial"/>
                <w:b/>
                <w:bCs/>
                <w:lang w:val="en-US"/>
              </w:rPr>
            </w:pPr>
            <w:r w:rsidRPr="00022C3E">
              <w:rPr>
                <w:rFonts w:ascii="Arial" w:hAnsi="Arial" w:cs="Arial"/>
                <w:b/>
                <w:bCs/>
                <w:color w:val="000000"/>
              </w:rPr>
              <w:t>IBMF</w:t>
            </w:r>
          </w:p>
        </w:tc>
        <w:tc>
          <w:tcPr>
            <w:tcW w:w="10108" w:type="dxa"/>
            <w:vAlign w:val="bottom"/>
          </w:tcPr>
          <w:p w14:paraId="7A43B2DC" w14:textId="64938A7C" w:rsidR="00022C3E" w:rsidRPr="00022C3E" w:rsidRDefault="00022C3E" w:rsidP="00022C3E">
            <w:pPr>
              <w:rPr>
                <w:rFonts w:ascii="Arial" w:hAnsi="Arial" w:cs="Arial"/>
                <w:lang w:val="en-US"/>
              </w:rPr>
            </w:pPr>
            <w:r w:rsidRPr="00022C3E">
              <w:rPr>
                <w:rFonts w:ascii="Arial" w:hAnsi="Arial" w:cs="Arial"/>
                <w:color w:val="000000"/>
              </w:rPr>
              <w:t>Inherited bone marrow failure</w:t>
            </w:r>
          </w:p>
        </w:tc>
      </w:tr>
      <w:tr w:rsidR="00022C3E" w:rsidRPr="00022C3E" w14:paraId="486B142C" w14:textId="77777777" w:rsidTr="0E0B885F">
        <w:trPr>
          <w:trHeight w:val="259"/>
        </w:trPr>
        <w:tc>
          <w:tcPr>
            <w:tcW w:w="3882" w:type="dxa"/>
            <w:vAlign w:val="bottom"/>
          </w:tcPr>
          <w:p w14:paraId="155EF4CA" w14:textId="79ECA996" w:rsidR="00022C3E" w:rsidRPr="00022C3E" w:rsidRDefault="00022C3E" w:rsidP="00022C3E">
            <w:pPr>
              <w:rPr>
                <w:rFonts w:ascii="Arial" w:hAnsi="Arial" w:cs="Arial"/>
                <w:b/>
                <w:bCs/>
                <w:lang w:val="en-US"/>
              </w:rPr>
            </w:pPr>
            <w:r w:rsidRPr="00022C3E">
              <w:rPr>
                <w:rFonts w:ascii="Arial" w:hAnsi="Arial" w:cs="Arial"/>
                <w:b/>
                <w:bCs/>
                <w:color w:val="000000"/>
              </w:rPr>
              <w:t>IST</w:t>
            </w:r>
          </w:p>
        </w:tc>
        <w:tc>
          <w:tcPr>
            <w:tcW w:w="10108" w:type="dxa"/>
            <w:vAlign w:val="bottom"/>
          </w:tcPr>
          <w:p w14:paraId="76E19DAE" w14:textId="72352198" w:rsidR="00022C3E" w:rsidRPr="00022C3E" w:rsidRDefault="00022C3E" w:rsidP="00022C3E">
            <w:pPr>
              <w:rPr>
                <w:rFonts w:ascii="Arial" w:hAnsi="Arial" w:cs="Arial"/>
                <w:lang w:val="en-US"/>
              </w:rPr>
            </w:pPr>
            <w:r w:rsidRPr="0E0B885F">
              <w:rPr>
                <w:rFonts w:ascii="Arial" w:hAnsi="Arial" w:cs="Arial"/>
                <w:color w:val="000000" w:themeColor="text1"/>
              </w:rPr>
              <w:t>Immun</w:t>
            </w:r>
            <w:r w:rsidR="443CA592" w:rsidRPr="0E0B885F">
              <w:rPr>
                <w:rFonts w:ascii="Arial" w:hAnsi="Arial" w:cs="Arial"/>
                <w:color w:val="000000" w:themeColor="text1"/>
              </w:rPr>
              <w:t>o</w:t>
            </w:r>
            <w:r w:rsidRPr="0E0B885F">
              <w:rPr>
                <w:rFonts w:ascii="Arial" w:hAnsi="Arial" w:cs="Arial"/>
                <w:color w:val="000000" w:themeColor="text1"/>
              </w:rPr>
              <w:t>suppressive therapy</w:t>
            </w:r>
          </w:p>
        </w:tc>
      </w:tr>
      <w:tr w:rsidR="00022C3E" w:rsidRPr="00022C3E" w14:paraId="55518D41" w14:textId="77777777" w:rsidTr="0E0B885F">
        <w:trPr>
          <w:trHeight w:val="259"/>
        </w:trPr>
        <w:tc>
          <w:tcPr>
            <w:tcW w:w="3882" w:type="dxa"/>
            <w:vAlign w:val="bottom"/>
          </w:tcPr>
          <w:p w14:paraId="4EF1AE7B" w14:textId="46B0E421" w:rsidR="00022C3E" w:rsidRPr="00022C3E" w:rsidRDefault="00022C3E" w:rsidP="00022C3E">
            <w:pPr>
              <w:rPr>
                <w:rFonts w:ascii="Arial" w:hAnsi="Arial" w:cs="Arial"/>
                <w:b/>
                <w:bCs/>
                <w:lang w:val="en-US"/>
              </w:rPr>
            </w:pPr>
            <w:r w:rsidRPr="00022C3E">
              <w:rPr>
                <w:rFonts w:ascii="Arial" w:hAnsi="Arial" w:cs="Arial"/>
                <w:b/>
                <w:bCs/>
                <w:color w:val="000000"/>
              </w:rPr>
              <w:t>MSD</w:t>
            </w:r>
          </w:p>
        </w:tc>
        <w:tc>
          <w:tcPr>
            <w:tcW w:w="10108" w:type="dxa"/>
            <w:vAlign w:val="bottom"/>
          </w:tcPr>
          <w:p w14:paraId="28BF7E00" w14:textId="075FA500" w:rsidR="00022C3E" w:rsidRPr="00022C3E" w:rsidRDefault="00022C3E" w:rsidP="00022C3E">
            <w:pPr>
              <w:rPr>
                <w:rFonts w:ascii="Arial" w:hAnsi="Arial" w:cs="Arial"/>
                <w:lang w:val="en-US"/>
              </w:rPr>
            </w:pPr>
            <w:r w:rsidRPr="00022C3E">
              <w:rPr>
                <w:rFonts w:ascii="Arial" w:hAnsi="Arial" w:cs="Arial"/>
                <w:color w:val="000000"/>
              </w:rPr>
              <w:t>Matched sibling donor</w:t>
            </w:r>
          </w:p>
        </w:tc>
      </w:tr>
      <w:tr w:rsidR="00022C3E" w:rsidRPr="00022C3E" w14:paraId="65ECA083" w14:textId="77777777" w:rsidTr="0E0B885F">
        <w:trPr>
          <w:trHeight w:val="259"/>
        </w:trPr>
        <w:tc>
          <w:tcPr>
            <w:tcW w:w="3882" w:type="dxa"/>
            <w:vAlign w:val="bottom"/>
          </w:tcPr>
          <w:p w14:paraId="34A4ECDA" w14:textId="4B976732" w:rsidR="00022C3E" w:rsidRPr="00022C3E" w:rsidRDefault="00022C3E" w:rsidP="00022C3E">
            <w:pPr>
              <w:rPr>
                <w:rFonts w:ascii="Arial" w:hAnsi="Arial" w:cs="Arial"/>
                <w:b/>
                <w:bCs/>
                <w:lang w:val="en-US"/>
              </w:rPr>
            </w:pPr>
            <w:r w:rsidRPr="00022C3E">
              <w:rPr>
                <w:rFonts w:ascii="Arial" w:hAnsi="Arial" w:cs="Arial"/>
                <w:b/>
                <w:bCs/>
                <w:color w:val="000000"/>
              </w:rPr>
              <w:t>MTX</w:t>
            </w:r>
          </w:p>
        </w:tc>
        <w:tc>
          <w:tcPr>
            <w:tcW w:w="10108" w:type="dxa"/>
            <w:vAlign w:val="bottom"/>
          </w:tcPr>
          <w:p w14:paraId="361F32CD" w14:textId="518B6143" w:rsidR="00022C3E" w:rsidRPr="00022C3E" w:rsidRDefault="00022C3E" w:rsidP="00022C3E">
            <w:pPr>
              <w:rPr>
                <w:rFonts w:ascii="Arial" w:hAnsi="Arial" w:cs="Arial"/>
                <w:lang w:val="en-US"/>
              </w:rPr>
            </w:pPr>
            <w:r w:rsidRPr="00022C3E">
              <w:rPr>
                <w:rFonts w:ascii="Arial" w:hAnsi="Arial" w:cs="Arial"/>
                <w:color w:val="000000"/>
              </w:rPr>
              <w:t>Methotrexate</w:t>
            </w:r>
          </w:p>
        </w:tc>
      </w:tr>
      <w:tr w:rsidR="00022C3E" w:rsidRPr="00022C3E" w14:paraId="75432DEF" w14:textId="77777777" w:rsidTr="0E0B885F">
        <w:trPr>
          <w:trHeight w:val="259"/>
        </w:trPr>
        <w:tc>
          <w:tcPr>
            <w:tcW w:w="3882" w:type="dxa"/>
            <w:vAlign w:val="bottom"/>
          </w:tcPr>
          <w:p w14:paraId="41D6AAB7" w14:textId="6E46C7BC" w:rsidR="00022C3E" w:rsidRPr="00022C3E" w:rsidRDefault="00022C3E" w:rsidP="00022C3E">
            <w:pPr>
              <w:rPr>
                <w:rFonts w:ascii="Arial" w:hAnsi="Arial" w:cs="Arial"/>
                <w:b/>
                <w:bCs/>
                <w:lang w:val="en-US"/>
              </w:rPr>
            </w:pPr>
            <w:r w:rsidRPr="00022C3E">
              <w:rPr>
                <w:rFonts w:ascii="Arial" w:hAnsi="Arial" w:cs="Arial"/>
                <w:b/>
                <w:bCs/>
                <w:color w:val="000000"/>
              </w:rPr>
              <w:t>MUD</w:t>
            </w:r>
          </w:p>
        </w:tc>
        <w:tc>
          <w:tcPr>
            <w:tcW w:w="10108" w:type="dxa"/>
            <w:vAlign w:val="bottom"/>
          </w:tcPr>
          <w:p w14:paraId="63600240" w14:textId="2442F3A5" w:rsidR="00022C3E" w:rsidRPr="00022C3E" w:rsidRDefault="00022C3E" w:rsidP="00022C3E">
            <w:pPr>
              <w:rPr>
                <w:rFonts w:ascii="Arial" w:hAnsi="Arial" w:cs="Arial"/>
                <w:lang w:val="en-US"/>
              </w:rPr>
            </w:pPr>
            <w:r w:rsidRPr="00022C3E">
              <w:rPr>
                <w:rFonts w:ascii="Arial" w:hAnsi="Arial" w:cs="Arial"/>
                <w:color w:val="000000"/>
              </w:rPr>
              <w:t>Matched unrelated donor</w:t>
            </w:r>
          </w:p>
        </w:tc>
      </w:tr>
      <w:tr w:rsidR="00022C3E" w:rsidRPr="00022C3E" w14:paraId="2F6FF2C1" w14:textId="77777777" w:rsidTr="0E0B885F">
        <w:trPr>
          <w:trHeight w:val="259"/>
        </w:trPr>
        <w:tc>
          <w:tcPr>
            <w:tcW w:w="3882" w:type="dxa"/>
            <w:vAlign w:val="bottom"/>
          </w:tcPr>
          <w:p w14:paraId="2D461E1D" w14:textId="6242FC0A" w:rsidR="00022C3E" w:rsidRPr="00022C3E" w:rsidRDefault="00022C3E" w:rsidP="00022C3E">
            <w:pPr>
              <w:rPr>
                <w:rFonts w:ascii="Arial" w:hAnsi="Arial" w:cs="Arial"/>
                <w:b/>
                <w:bCs/>
                <w:lang w:val="en-US"/>
              </w:rPr>
            </w:pPr>
            <w:r w:rsidRPr="00022C3E">
              <w:rPr>
                <w:rFonts w:ascii="Arial" w:hAnsi="Arial" w:cs="Arial"/>
                <w:b/>
                <w:bCs/>
                <w:color w:val="000000"/>
              </w:rPr>
              <w:t>NSAA</w:t>
            </w:r>
          </w:p>
        </w:tc>
        <w:tc>
          <w:tcPr>
            <w:tcW w:w="10108" w:type="dxa"/>
            <w:vAlign w:val="bottom"/>
          </w:tcPr>
          <w:p w14:paraId="75FE14C6" w14:textId="3A063118" w:rsidR="00022C3E" w:rsidRPr="00022C3E" w:rsidRDefault="00022C3E" w:rsidP="00022C3E">
            <w:pPr>
              <w:rPr>
                <w:rFonts w:ascii="Arial" w:hAnsi="Arial" w:cs="Arial"/>
                <w:lang w:val="en-US"/>
              </w:rPr>
            </w:pPr>
            <w:r w:rsidRPr="00022C3E">
              <w:rPr>
                <w:rFonts w:ascii="Arial" w:hAnsi="Arial" w:cs="Arial"/>
                <w:color w:val="000000"/>
              </w:rPr>
              <w:t xml:space="preserve">Non-severe aplastic </w:t>
            </w:r>
            <w:proofErr w:type="spellStart"/>
            <w:r w:rsidRPr="00022C3E">
              <w:rPr>
                <w:rFonts w:ascii="Arial" w:hAnsi="Arial" w:cs="Arial"/>
                <w:color w:val="000000"/>
              </w:rPr>
              <w:t>anemia</w:t>
            </w:r>
            <w:proofErr w:type="spellEnd"/>
          </w:p>
        </w:tc>
      </w:tr>
      <w:tr w:rsidR="00022C3E" w:rsidRPr="00022C3E" w14:paraId="0AF9474C" w14:textId="77777777" w:rsidTr="0E0B885F">
        <w:trPr>
          <w:trHeight w:val="259"/>
        </w:trPr>
        <w:tc>
          <w:tcPr>
            <w:tcW w:w="3882" w:type="dxa"/>
            <w:vAlign w:val="bottom"/>
          </w:tcPr>
          <w:p w14:paraId="74C0B5A5" w14:textId="28141F1D" w:rsidR="00022C3E" w:rsidRPr="00022C3E" w:rsidRDefault="00022C3E" w:rsidP="00022C3E">
            <w:pPr>
              <w:rPr>
                <w:rFonts w:ascii="Arial" w:hAnsi="Arial" w:cs="Arial"/>
                <w:b/>
                <w:bCs/>
                <w:lang w:val="en-US"/>
              </w:rPr>
            </w:pPr>
            <w:r w:rsidRPr="00022C3E">
              <w:rPr>
                <w:rFonts w:ascii="Arial" w:hAnsi="Arial" w:cs="Arial"/>
                <w:b/>
                <w:bCs/>
                <w:color w:val="000000"/>
              </w:rPr>
              <w:t>OL</w:t>
            </w:r>
          </w:p>
        </w:tc>
        <w:tc>
          <w:tcPr>
            <w:tcW w:w="10108" w:type="dxa"/>
            <w:vAlign w:val="bottom"/>
          </w:tcPr>
          <w:p w14:paraId="20056B7C" w14:textId="1002EEC8" w:rsidR="00022C3E" w:rsidRPr="00022C3E" w:rsidRDefault="00022C3E" w:rsidP="00022C3E">
            <w:pPr>
              <w:rPr>
                <w:rFonts w:ascii="Arial" w:hAnsi="Arial" w:cs="Arial"/>
                <w:lang w:val="en-US"/>
              </w:rPr>
            </w:pPr>
            <w:proofErr w:type="gramStart"/>
            <w:r w:rsidRPr="00022C3E">
              <w:rPr>
                <w:rFonts w:ascii="Arial" w:hAnsi="Arial" w:cs="Arial"/>
                <w:color w:val="000000"/>
              </w:rPr>
              <w:t>Open-label</w:t>
            </w:r>
            <w:proofErr w:type="gramEnd"/>
          </w:p>
        </w:tc>
      </w:tr>
      <w:tr w:rsidR="00AC2BCC" w:rsidRPr="00022C3E" w14:paraId="0FC984D2" w14:textId="77777777" w:rsidTr="0E0B885F">
        <w:trPr>
          <w:trHeight w:val="259"/>
        </w:trPr>
        <w:tc>
          <w:tcPr>
            <w:tcW w:w="3882" w:type="dxa"/>
            <w:vAlign w:val="bottom"/>
          </w:tcPr>
          <w:p w14:paraId="0F387CE2" w14:textId="3027B52B" w:rsidR="00AC2BCC" w:rsidRPr="00022C3E" w:rsidRDefault="00AC2BCC" w:rsidP="00022C3E">
            <w:pPr>
              <w:rPr>
                <w:rFonts w:ascii="Arial" w:hAnsi="Arial" w:cs="Arial"/>
                <w:b/>
                <w:bCs/>
                <w:color w:val="000000"/>
              </w:rPr>
            </w:pPr>
            <w:r>
              <w:rPr>
                <w:rFonts w:ascii="Arial" w:hAnsi="Arial" w:cs="Arial"/>
                <w:b/>
                <w:bCs/>
                <w:color w:val="000000"/>
              </w:rPr>
              <w:t>OS</w:t>
            </w:r>
          </w:p>
        </w:tc>
        <w:tc>
          <w:tcPr>
            <w:tcW w:w="10108" w:type="dxa"/>
            <w:vAlign w:val="bottom"/>
          </w:tcPr>
          <w:p w14:paraId="051B9FAE" w14:textId="673C88E7" w:rsidR="00AC2BCC" w:rsidRPr="00022C3E" w:rsidRDefault="00AC2BCC" w:rsidP="00022C3E">
            <w:pPr>
              <w:rPr>
                <w:rFonts w:ascii="Arial" w:hAnsi="Arial" w:cs="Arial"/>
                <w:color w:val="000000"/>
              </w:rPr>
            </w:pPr>
            <w:r>
              <w:rPr>
                <w:rFonts w:ascii="Arial" w:hAnsi="Arial" w:cs="Arial"/>
                <w:color w:val="000000"/>
              </w:rPr>
              <w:t>Overall survival</w:t>
            </w:r>
          </w:p>
        </w:tc>
      </w:tr>
      <w:tr w:rsidR="00022C3E" w:rsidRPr="00022C3E" w14:paraId="05C28732" w14:textId="77777777" w:rsidTr="0E0B885F">
        <w:trPr>
          <w:trHeight w:val="259"/>
        </w:trPr>
        <w:tc>
          <w:tcPr>
            <w:tcW w:w="3882" w:type="dxa"/>
            <w:vAlign w:val="bottom"/>
          </w:tcPr>
          <w:p w14:paraId="1830DA85" w14:textId="27F325EA" w:rsidR="00022C3E" w:rsidRPr="00022C3E" w:rsidRDefault="00022C3E" w:rsidP="00022C3E">
            <w:pPr>
              <w:rPr>
                <w:rFonts w:ascii="Arial" w:hAnsi="Arial" w:cs="Arial"/>
                <w:b/>
                <w:bCs/>
                <w:lang w:val="en-US"/>
              </w:rPr>
            </w:pPr>
            <w:r w:rsidRPr="00022C3E">
              <w:rPr>
                <w:rFonts w:ascii="Arial" w:hAnsi="Arial" w:cs="Arial"/>
                <w:b/>
                <w:bCs/>
                <w:color w:val="000000"/>
              </w:rPr>
              <w:t>PNH</w:t>
            </w:r>
          </w:p>
        </w:tc>
        <w:tc>
          <w:tcPr>
            <w:tcW w:w="10108" w:type="dxa"/>
            <w:vAlign w:val="bottom"/>
          </w:tcPr>
          <w:p w14:paraId="253BE4BA" w14:textId="1D9BBE56" w:rsidR="00022C3E" w:rsidRPr="00022C3E" w:rsidRDefault="00022C3E" w:rsidP="00022C3E">
            <w:pPr>
              <w:rPr>
                <w:rFonts w:ascii="Arial" w:hAnsi="Arial" w:cs="Arial"/>
                <w:lang w:val="en-US"/>
              </w:rPr>
            </w:pPr>
            <w:r w:rsidRPr="00022C3E">
              <w:rPr>
                <w:rFonts w:ascii="Arial" w:hAnsi="Arial" w:cs="Arial"/>
                <w:color w:val="000000"/>
              </w:rPr>
              <w:t xml:space="preserve">Paroxysmal nocturnal </w:t>
            </w:r>
            <w:proofErr w:type="spellStart"/>
            <w:r w:rsidRPr="00022C3E">
              <w:rPr>
                <w:rFonts w:ascii="Arial" w:hAnsi="Arial" w:cs="Arial"/>
                <w:color w:val="000000"/>
              </w:rPr>
              <w:t>hemoglobinuria</w:t>
            </w:r>
            <w:proofErr w:type="spellEnd"/>
          </w:p>
        </w:tc>
      </w:tr>
      <w:tr w:rsidR="00022C3E" w:rsidRPr="00022C3E" w14:paraId="594105D2" w14:textId="77777777" w:rsidTr="0E0B885F">
        <w:trPr>
          <w:trHeight w:val="259"/>
        </w:trPr>
        <w:tc>
          <w:tcPr>
            <w:tcW w:w="3882" w:type="dxa"/>
            <w:vAlign w:val="bottom"/>
          </w:tcPr>
          <w:p w14:paraId="12C9318E" w14:textId="1225F58B" w:rsidR="00022C3E" w:rsidRPr="00022C3E" w:rsidRDefault="00022C3E" w:rsidP="00022C3E">
            <w:pPr>
              <w:rPr>
                <w:rFonts w:ascii="Arial" w:hAnsi="Arial" w:cs="Arial"/>
                <w:b/>
                <w:bCs/>
                <w:lang w:val="en-US"/>
              </w:rPr>
            </w:pPr>
            <w:proofErr w:type="spellStart"/>
            <w:r w:rsidRPr="00022C3E">
              <w:rPr>
                <w:rFonts w:ascii="Arial" w:hAnsi="Arial" w:cs="Arial"/>
                <w:b/>
                <w:bCs/>
                <w:color w:val="000000"/>
              </w:rPr>
              <w:t>PTCy</w:t>
            </w:r>
            <w:proofErr w:type="spellEnd"/>
          </w:p>
        </w:tc>
        <w:tc>
          <w:tcPr>
            <w:tcW w:w="10108" w:type="dxa"/>
            <w:vAlign w:val="bottom"/>
          </w:tcPr>
          <w:p w14:paraId="4B7EC464" w14:textId="3DC73F30" w:rsidR="00022C3E" w:rsidRPr="00022C3E" w:rsidRDefault="00022C3E" w:rsidP="00022C3E">
            <w:pPr>
              <w:rPr>
                <w:rFonts w:ascii="Arial" w:hAnsi="Arial" w:cs="Arial"/>
                <w:lang w:val="en-US"/>
              </w:rPr>
            </w:pPr>
            <w:r w:rsidRPr="00022C3E">
              <w:rPr>
                <w:rFonts w:ascii="Arial" w:hAnsi="Arial" w:cs="Arial"/>
                <w:color w:val="000000"/>
              </w:rPr>
              <w:t>Posttransplant cyclophosphamide</w:t>
            </w:r>
          </w:p>
        </w:tc>
      </w:tr>
      <w:tr w:rsidR="00022C3E" w:rsidRPr="00022C3E" w14:paraId="0A8ADAAF" w14:textId="77777777" w:rsidTr="0E0B885F">
        <w:trPr>
          <w:trHeight w:val="259"/>
        </w:trPr>
        <w:tc>
          <w:tcPr>
            <w:tcW w:w="3882" w:type="dxa"/>
            <w:vAlign w:val="bottom"/>
          </w:tcPr>
          <w:p w14:paraId="2E892CCC" w14:textId="02DEB5B3" w:rsidR="00022C3E" w:rsidRPr="00022C3E" w:rsidRDefault="00022C3E" w:rsidP="00022C3E">
            <w:pPr>
              <w:rPr>
                <w:rFonts w:ascii="Arial" w:hAnsi="Arial" w:cs="Arial"/>
                <w:b/>
                <w:bCs/>
                <w:lang w:val="en-US"/>
              </w:rPr>
            </w:pPr>
            <w:r w:rsidRPr="00022C3E">
              <w:rPr>
                <w:rFonts w:ascii="Arial" w:hAnsi="Arial" w:cs="Arial"/>
                <w:b/>
                <w:bCs/>
                <w:color w:val="000000"/>
              </w:rPr>
              <w:t>Ph2</w:t>
            </w:r>
          </w:p>
        </w:tc>
        <w:tc>
          <w:tcPr>
            <w:tcW w:w="10108" w:type="dxa"/>
            <w:vAlign w:val="bottom"/>
          </w:tcPr>
          <w:p w14:paraId="5F8849FA" w14:textId="049F065E" w:rsidR="00022C3E" w:rsidRPr="00022C3E" w:rsidRDefault="00022C3E" w:rsidP="00022C3E">
            <w:pPr>
              <w:rPr>
                <w:rFonts w:ascii="Arial" w:hAnsi="Arial" w:cs="Arial"/>
                <w:lang w:val="en-US"/>
              </w:rPr>
            </w:pPr>
            <w:r w:rsidRPr="00022C3E">
              <w:rPr>
                <w:rFonts w:ascii="Arial" w:hAnsi="Arial" w:cs="Arial"/>
                <w:color w:val="000000"/>
              </w:rPr>
              <w:t>Phase 2</w:t>
            </w:r>
          </w:p>
        </w:tc>
      </w:tr>
      <w:tr w:rsidR="00022C3E" w:rsidRPr="00022C3E" w14:paraId="65136D7C" w14:textId="77777777" w:rsidTr="0E0B885F">
        <w:trPr>
          <w:trHeight w:val="259"/>
        </w:trPr>
        <w:tc>
          <w:tcPr>
            <w:tcW w:w="3882" w:type="dxa"/>
            <w:vAlign w:val="bottom"/>
          </w:tcPr>
          <w:p w14:paraId="0BF41D68" w14:textId="0DF3F082" w:rsidR="00022C3E" w:rsidRPr="00022C3E" w:rsidRDefault="00022C3E" w:rsidP="00022C3E">
            <w:pPr>
              <w:rPr>
                <w:rFonts w:ascii="Arial" w:hAnsi="Arial" w:cs="Arial"/>
                <w:b/>
                <w:bCs/>
                <w:lang w:val="en-US"/>
              </w:rPr>
            </w:pPr>
            <w:r w:rsidRPr="00022C3E">
              <w:rPr>
                <w:rFonts w:ascii="Arial" w:hAnsi="Arial" w:cs="Arial"/>
                <w:b/>
                <w:bCs/>
                <w:color w:val="000000"/>
              </w:rPr>
              <w:t>Ph3</w:t>
            </w:r>
          </w:p>
        </w:tc>
        <w:tc>
          <w:tcPr>
            <w:tcW w:w="10108" w:type="dxa"/>
            <w:vAlign w:val="bottom"/>
          </w:tcPr>
          <w:p w14:paraId="2F18CA3E" w14:textId="71E830CF" w:rsidR="00022C3E" w:rsidRPr="00022C3E" w:rsidRDefault="00022C3E" w:rsidP="00022C3E">
            <w:pPr>
              <w:rPr>
                <w:rFonts w:ascii="Arial" w:hAnsi="Arial" w:cs="Arial"/>
                <w:lang w:val="en-US"/>
              </w:rPr>
            </w:pPr>
            <w:r w:rsidRPr="00022C3E">
              <w:rPr>
                <w:rFonts w:ascii="Arial" w:hAnsi="Arial" w:cs="Arial"/>
                <w:color w:val="000000"/>
              </w:rPr>
              <w:t>Phase 3</w:t>
            </w:r>
          </w:p>
        </w:tc>
      </w:tr>
      <w:tr w:rsidR="00022C3E" w:rsidRPr="00022C3E" w14:paraId="64368019" w14:textId="77777777" w:rsidTr="0E0B885F">
        <w:trPr>
          <w:trHeight w:val="259"/>
        </w:trPr>
        <w:tc>
          <w:tcPr>
            <w:tcW w:w="3882" w:type="dxa"/>
            <w:vAlign w:val="bottom"/>
          </w:tcPr>
          <w:p w14:paraId="355C1A65" w14:textId="57D4630A" w:rsidR="00022C3E" w:rsidRPr="00022C3E" w:rsidRDefault="00022C3E" w:rsidP="00022C3E">
            <w:pPr>
              <w:rPr>
                <w:rFonts w:ascii="Arial" w:hAnsi="Arial" w:cs="Arial"/>
                <w:b/>
                <w:bCs/>
                <w:lang w:val="en-US"/>
              </w:rPr>
            </w:pPr>
            <w:r w:rsidRPr="00022C3E">
              <w:rPr>
                <w:rFonts w:ascii="Arial" w:hAnsi="Arial" w:cs="Arial"/>
                <w:b/>
                <w:bCs/>
                <w:color w:val="000000"/>
              </w:rPr>
              <w:t>RCT</w:t>
            </w:r>
          </w:p>
        </w:tc>
        <w:tc>
          <w:tcPr>
            <w:tcW w:w="10108" w:type="dxa"/>
            <w:vAlign w:val="bottom"/>
          </w:tcPr>
          <w:p w14:paraId="296D6132" w14:textId="2C035446" w:rsidR="00022C3E" w:rsidRPr="00022C3E" w:rsidRDefault="00022C3E" w:rsidP="00022C3E">
            <w:pPr>
              <w:rPr>
                <w:rFonts w:ascii="Arial" w:hAnsi="Arial" w:cs="Arial"/>
                <w:lang w:val="en-US"/>
              </w:rPr>
            </w:pPr>
            <w:r w:rsidRPr="00022C3E">
              <w:rPr>
                <w:rFonts w:ascii="Arial" w:hAnsi="Arial" w:cs="Arial"/>
                <w:color w:val="000000"/>
              </w:rPr>
              <w:t>Randomized controlled trial</w:t>
            </w:r>
          </w:p>
        </w:tc>
      </w:tr>
      <w:tr w:rsidR="00022C3E" w:rsidRPr="00022C3E" w14:paraId="334E840D" w14:textId="77777777" w:rsidTr="0E0B885F">
        <w:trPr>
          <w:trHeight w:val="259"/>
        </w:trPr>
        <w:tc>
          <w:tcPr>
            <w:tcW w:w="3882" w:type="dxa"/>
            <w:vAlign w:val="bottom"/>
          </w:tcPr>
          <w:p w14:paraId="19DD1D1F" w14:textId="2FEE28EF" w:rsidR="00022C3E" w:rsidRPr="00022C3E" w:rsidRDefault="00022C3E" w:rsidP="00022C3E">
            <w:pPr>
              <w:rPr>
                <w:rFonts w:ascii="Arial" w:hAnsi="Arial" w:cs="Arial"/>
                <w:b/>
                <w:bCs/>
              </w:rPr>
            </w:pPr>
            <w:r w:rsidRPr="00022C3E">
              <w:rPr>
                <w:rFonts w:ascii="Arial" w:hAnsi="Arial" w:cs="Arial"/>
                <w:b/>
                <w:bCs/>
                <w:color w:val="000000"/>
              </w:rPr>
              <w:lastRenderedPageBreak/>
              <w:t>SAA</w:t>
            </w:r>
          </w:p>
        </w:tc>
        <w:tc>
          <w:tcPr>
            <w:tcW w:w="10108" w:type="dxa"/>
            <w:vAlign w:val="bottom"/>
          </w:tcPr>
          <w:p w14:paraId="52B2E02A" w14:textId="14936BFD" w:rsidR="00022C3E" w:rsidRPr="00022C3E" w:rsidRDefault="00022C3E" w:rsidP="00022C3E">
            <w:pPr>
              <w:rPr>
                <w:rFonts w:ascii="Arial" w:hAnsi="Arial" w:cs="Arial"/>
              </w:rPr>
            </w:pPr>
            <w:r w:rsidRPr="00022C3E">
              <w:rPr>
                <w:rFonts w:ascii="Arial" w:hAnsi="Arial" w:cs="Arial"/>
                <w:color w:val="000000"/>
              </w:rPr>
              <w:t xml:space="preserve">Severe aplastic </w:t>
            </w:r>
            <w:proofErr w:type="spellStart"/>
            <w:r w:rsidRPr="00022C3E">
              <w:rPr>
                <w:rFonts w:ascii="Arial" w:hAnsi="Arial" w:cs="Arial"/>
                <w:color w:val="000000"/>
              </w:rPr>
              <w:t>anemia</w:t>
            </w:r>
            <w:proofErr w:type="spellEnd"/>
          </w:p>
        </w:tc>
      </w:tr>
      <w:tr w:rsidR="00022C3E" w:rsidRPr="00022C3E" w14:paraId="601FFA40" w14:textId="77777777" w:rsidTr="0E0B885F">
        <w:trPr>
          <w:trHeight w:val="259"/>
        </w:trPr>
        <w:tc>
          <w:tcPr>
            <w:tcW w:w="3882" w:type="dxa"/>
            <w:vAlign w:val="bottom"/>
          </w:tcPr>
          <w:p w14:paraId="662CA390" w14:textId="7F177DA5" w:rsidR="00022C3E" w:rsidRPr="00022C3E" w:rsidRDefault="00022C3E" w:rsidP="00022C3E">
            <w:pPr>
              <w:rPr>
                <w:rFonts w:ascii="Arial" w:hAnsi="Arial" w:cs="Arial"/>
                <w:b/>
                <w:bCs/>
                <w:lang w:val="en-US"/>
              </w:rPr>
            </w:pPr>
            <w:r w:rsidRPr="00022C3E">
              <w:rPr>
                <w:rFonts w:ascii="Arial" w:hAnsi="Arial" w:cs="Arial"/>
                <w:b/>
                <w:bCs/>
                <w:color w:val="000000"/>
              </w:rPr>
              <w:t>TPO</w:t>
            </w:r>
          </w:p>
        </w:tc>
        <w:tc>
          <w:tcPr>
            <w:tcW w:w="10108" w:type="dxa"/>
            <w:vAlign w:val="bottom"/>
          </w:tcPr>
          <w:p w14:paraId="598BB808" w14:textId="54C3DA07" w:rsidR="00022C3E" w:rsidRPr="00022C3E" w:rsidRDefault="00022C3E" w:rsidP="00022C3E">
            <w:pPr>
              <w:rPr>
                <w:rFonts w:ascii="Arial" w:hAnsi="Arial" w:cs="Arial"/>
                <w:lang w:val="en-US"/>
              </w:rPr>
            </w:pPr>
            <w:r w:rsidRPr="00022C3E">
              <w:rPr>
                <w:rFonts w:ascii="Arial" w:hAnsi="Arial" w:cs="Arial"/>
                <w:color w:val="000000"/>
              </w:rPr>
              <w:t>Thrombopoietin</w:t>
            </w:r>
          </w:p>
        </w:tc>
      </w:tr>
      <w:tr w:rsidR="00022C3E" w:rsidRPr="00022C3E" w14:paraId="517CD586" w14:textId="77777777" w:rsidTr="0E0B885F">
        <w:trPr>
          <w:trHeight w:val="259"/>
        </w:trPr>
        <w:tc>
          <w:tcPr>
            <w:tcW w:w="3882" w:type="dxa"/>
            <w:vAlign w:val="bottom"/>
          </w:tcPr>
          <w:p w14:paraId="45D03FF1" w14:textId="77649A02" w:rsidR="00022C3E" w:rsidRPr="00022C3E" w:rsidRDefault="00022C3E" w:rsidP="00022C3E">
            <w:pPr>
              <w:rPr>
                <w:rFonts w:ascii="Arial" w:hAnsi="Arial" w:cs="Arial"/>
                <w:b/>
                <w:bCs/>
                <w:lang w:val="en-US"/>
              </w:rPr>
            </w:pPr>
            <w:r w:rsidRPr="00022C3E">
              <w:rPr>
                <w:rFonts w:ascii="Arial" w:hAnsi="Arial" w:cs="Arial"/>
                <w:b/>
                <w:bCs/>
                <w:color w:val="000000"/>
              </w:rPr>
              <w:t>US FDA</w:t>
            </w:r>
          </w:p>
        </w:tc>
        <w:tc>
          <w:tcPr>
            <w:tcW w:w="10108" w:type="dxa"/>
            <w:vAlign w:val="bottom"/>
          </w:tcPr>
          <w:p w14:paraId="6131E075" w14:textId="4F2609AE" w:rsidR="00022C3E" w:rsidRPr="00022C3E" w:rsidRDefault="00022C3E" w:rsidP="00022C3E">
            <w:pPr>
              <w:rPr>
                <w:rFonts w:ascii="Arial" w:hAnsi="Arial" w:cs="Arial"/>
                <w:lang w:val="en-US"/>
              </w:rPr>
            </w:pPr>
            <w:r w:rsidRPr="00022C3E">
              <w:rPr>
                <w:rFonts w:ascii="Arial" w:hAnsi="Arial" w:cs="Arial"/>
                <w:color w:val="000000"/>
              </w:rPr>
              <w:t>United States of America Food and Drug Administration</w:t>
            </w:r>
          </w:p>
        </w:tc>
      </w:tr>
      <w:tr w:rsidR="00022C3E" w:rsidRPr="00022C3E" w14:paraId="0049FB3B" w14:textId="77777777" w:rsidTr="0E0B885F">
        <w:trPr>
          <w:trHeight w:val="259"/>
        </w:trPr>
        <w:tc>
          <w:tcPr>
            <w:tcW w:w="3882" w:type="dxa"/>
            <w:vAlign w:val="bottom"/>
          </w:tcPr>
          <w:p w14:paraId="3D185A89" w14:textId="4F5E406A" w:rsidR="00022C3E" w:rsidRPr="00022C3E" w:rsidRDefault="00022C3E" w:rsidP="00022C3E">
            <w:pPr>
              <w:rPr>
                <w:rFonts w:ascii="Arial" w:hAnsi="Arial" w:cs="Arial"/>
                <w:b/>
                <w:bCs/>
              </w:rPr>
            </w:pPr>
            <w:r w:rsidRPr="00022C3E">
              <w:rPr>
                <w:rFonts w:ascii="Arial" w:hAnsi="Arial" w:cs="Arial"/>
                <w:b/>
                <w:bCs/>
                <w:color w:val="000000"/>
              </w:rPr>
              <w:t>VSAA</w:t>
            </w:r>
          </w:p>
        </w:tc>
        <w:tc>
          <w:tcPr>
            <w:tcW w:w="10108" w:type="dxa"/>
            <w:vAlign w:val="bottom"/>
          </w:tcPr>
          <w:p w14:paraId="6A55FFFA" w14:textId="32894FE0" w:rsidR="00022C3E" w:rsidRPr="00022C3E" w:rsidRDefault="00022C3E" w:rsidP="00022C3E">
            <w:pPr>
              <w:rPr>
                <w:rFonts w:ascii="Arial" w:hAnsi="Arial" w:cs="Arial"/>
              </w:rPr>
            </w:pPr>
            <w:r w:rsidRPr="00022C3E">
              <w:rPr>
                <w:rFonts w:ascii="Arial" w:hAnsi="Arial" w:cs="Arial"/>
                <w:color w:val="000000"/>
              </w:rPr>
              <w:t xml:space="preserve">Very severe aplastic </w:t>
            </w:r>
            <w:proofErr w:type="spellStart"/>
            <w:r w:rsidRPr="00022C3E">
              <w:rPr>
                <w:rFonts w:ascii="Arial" w:hAnsi="Arial" w:cs="Arial"/>
                <w:color w:val="000000"/>
              </w:rPr>
              <w:t>anemia</w:t>
            </w:r>
            <w:proofErr w:type="spellEnd"/>
          </w:p>
        </w:tc>
      </w:tr>
      <w:tr w:rsidR="00022C3E" w:rsidRPr="00022C3E" w14:paraId="03C11849" w14:textId="77777777" w:rsidTr="0E0B885F">
        <w:trPr>
          <w:trHeight w:val="259"/>
        </w:trPr>
        <w:tc>
          <w:tcPr>
            <w:tcW w:w="3882" w:type="dxa"/>
            <w:vAlign w:val="bottom"/>
          </w:tcPr>
          <w:p w14:paraId="1BD350B9" w14:textId="60E33AC9" w:rsidR="00022C3E" w:rsidRPr="00022C3E" w:rsidRDefault="00022C3E" w:rsidP="00022C3E">
            <w:pPr>
              <w:rPr>
                <w:rFonts w:ascii="Arial" w:hAnsi="Arial" w:cs="Arial"/>
                <w:b/>
                <w:bCs/>
              </w:rPr>
            </w:pPr>
            <w:proofErr w:type="spellStart"/>
            <w:r w:rsidRPr="00022C3E">
              <w:rPr>
                <w:rFonts w:ascii="Arial" w:hAnsi="Arial" w:cs="Arial"/>
                <w:b/>
                <w:bCs/>
                <w:color w:val="000000"/>
              </w:rPr>
              <w:t>hATG</w:t>
            </w:r>
            <w:proofErr w:type="spellEnd"/>
          </w:p>
        </w:tc>
        <w:tc>
          <w:tcPr>
            <w:tcW w:w="10108" w:type="dxa"/>
            <w:vAlign w:val="bottom"/>
          </w:tcPr>
          <w:p w14:paraId="14CC7C16" w14:textId="5ADF5935" w:rsidR="00022C3E" w:rsidRPr="00022C3E" w:rsidRDefault="00022C3E" w:rsidP="00022C3E">
            <w:pPr>
              <w:rPr>
                <w:rFonts w:ascii="Arial" w:hAnsi="Arial" w:cs="Arial"/>
              </w:rPr>
            </w:pPr>
            <w:r w:rsidRPr="00022C3E">
              <w:rPr>
                <w:rFonts w:ascii="Arial" w:hAnsi="Arial" w:cs="Arial"/>
                <w:color w:val="000000"/>
              </w:rPr>
              <w:t xml:space="preserve">Horse </w:t>
            </w:r>
            <w:proofErr w:type="spellStart"/>
            <w:r w:rsidRPr="00022C3E">
              <w:rPr>
                <w:rFonts w:ascii="Arial" w:hAnsi="Arial" w:cs="Arial"/>
                <w:color w:val="000000"/>
              </w:rPr>
              <w:t>antithymocyte</w:t>
            </w:r>
            <w:proofErr w:type="spellEnd"/>
            <w:r w:rsidRPr="00022C3E">
              <w:rPr>
                <w:rFonts w:ascii="Arial" w:hAnsi="Arial" w:cs="Arial"/>
                <w:color w:val="000000"/>
              </w:rPr>
              <w:t xml:space="preserve"> globulin</w:t>
            </w:r>
          </w:p>
        </w:tc>
      </w:tr>
    </w:tbl>
    <w:p w14:paraId="2D83115A" w14:textId="77777777" w:rsidR="00E073D6" w:rsidRPr="000B0826" w:rsidRDefault="00E073D6" w:rsidP="00E073D6">
      <w:pPr>
        <w:rPr>
          <w:rFonts w:ascii="Arial" w:hAnsi="Arial" w:cs="Arial"/>
          <w:b/>
          <w:bCs/>
          <w:sz w:val="20"/>
          <w:szCs w:val="20"/>
          <w:u w:val="single"/>
        </w:rPr>
      </w:pPr>
    </w:p>
    <w:p w14:paraId="1442474D" w14:textId="77777777" w:rsidR="00AC580E" w:rsidRDefault="00AC580E" w:rsidP="006747C4">
      <w:pPr>
        <w:rPr>
          <w:rFonts w:ascii="Arial" w:hAnsi="Arial" w:cs="Arial"/>
          <w:b/>
          <w:bCs/>
          <w:sz w:val="20"/>
          <w:szCs w:val="20"/>
          <w:u w:val="single"/>
        </w:rPr>
      </w:pPr>
    </w:p>
    <w:p w14:paraId="165E1894" w14:textId="0D0D7173" w:rsidR="00AC580E" w:rsidRDefault="00AC580E" w:rsidP="006747C4">
      <w:pPr>
        <w:rPr>
          <w:rFonts w:ascii="Arial" w:hAnsi="Arial" w:cs="Arial"/>
          <w:sz w:val="20"/>
          <w:szCs w:val="20"/>
        </w:rPr>
      </w:pPr>
    </w:p>
    <w:tbl>
      <w:tblPr>
        <w:tblW w:w="14008" w:type="dxa"/>
        <w:tblLook w:val="01E0" w:firstRow="1" w:lastRow="1" w:firstColumn="1" w:lastColumn="1" w:noHBand="0" w:noVBand="0"/>
      </w:tblPr>
      <w:tblGrid>
        <w:gridCol w:w="7732"/>
        <w:gridCol w:w="6276"/>
      </w:tblGrid>
      <w:tr w:rsidR="00DA5AC7" w:rsidRPr="000B0826" w14:paraId="5766AC3B" w14:textId="77777777" w:rsidTr="0053339C">
        <w:trPr>
          <w:trHeight w:val="92"/>
        </w:trPr>
        <w:tc>
          <w:tcPr>
            <w:tcW w:w="7732" w:type="dxa"/>
            <w:tcBorders>
              <w:top w:val="single" w:sz="2" w:space="0" w:color="808080"/>
              <w:left w:val="single" w:sz="2" w:space="0" w:color="808080"/>
              <w:bottom w:val="single" w:sz="2" w:space="0" w:color="808080"/>
              <w:right w:val="single" w:sz="2" w:space="0" w:color="808080"/>
            </w:tcBorders>
            <w:shd w:val="clear" w:color="auto" w:fill="E6E6E6"/>
          </w:tcPr>
          <w:p w14:paraId="0E434A6C" w14:textId="77777777" w:rsidR="00DA5AC7" w:rsidRPr="000B0826" w:rsidRDefault="00DA5AC7" w:rsidP="0053339C">
            <w:pPr>
              <w:contextualSpacing/>
              <w:rPr>
                <w:rFonts w:ascii="Arial" w:eastAsia="Calibri" w:hAnsi="Arial" w:cs="Arial"/>
                <w:b/>
                <w:bCs/>
                <w:lang w:eastAsia="en-GB"/>
              </w:rPr>
            </w:pPr>
            <w:r w:rsidRPr="000B0826">
              <w:rPr>
                <w:rFonts w:ascii="Arial" w:eastAsia="Calibri" w:hAnsi="Arial" w:cs="Arial"/>
                <w:b/>
                <w:bCs/>
                <w:lang w:eastAsia="en-GB"/>
              </w:rPr>
              <w:t>Chapter: Welcome</w:t>
            </w:r>
          </w:p>
        </w:tc>
        <w:tc>
          <w:tcPr>
            <w:tcW w:w="6275" w:type="dxa"/>
            <w:tcBorders>
              <w:top w:val="single" w:sz="2" w:space="0" w:color="808080"/>
              <w:left w:val="single" w:sz="2" w:space="0" w:color="808080"/>
              <w:bottom w:val="single" w:sz="2" w:space="0" w:color="808080"/>
              <w:right w:val="single" w:sz="2" w:space="0" w:color="808080"/>
            </w:tcBorders>
            <w:shd w:val="clear" w:color="auto" w:fill="E6E6E6"/>
          </w:tcPr>
          <w:p w14:paraId="468AD6FE" w14:textId="77777777" w:rsidR="00DA5AC7" w:rsidRPr="000B0826" w:rsidRDefault="00DA5AC7" w:rsidP="0053339C">
            <w:pPr>
              <w:contextualSpacing/>
              <w:rPr>
                <w:rFonts w:ascii="Arial" w:eastAsia="Calibri" w:hAnsi="Arial" w:cs="Arial"/>
                <w:b/>
                <w:bCs/>
                <w:lang w:eastAsia="en-GB"/>
              </w:rPr>
            </w:pPr>
            <w:r w:rsidRPr="000B0826">
              <w:rPr>
                <w:rFonts w:ascii="Arial" w:eastAsia="Calibri" w:hAnsi="Arial" w:cs="Arial"/>
                <w:b/>
                <w:bCs/>
                <w:lang w:eastAsia="en-GB"/>
              </w:rPr>
              <w:t>Sub-chapter: Welcome</w:t>
            </w:r>
          </w:p>
        </w:tc>
      </w:tr>
      <w:tr w:rsidR="00DA5AC7" w:rsidRPr="000B0826" w14:paraId="5FD16751" w14:textId="77777777" w:rsidTr="0053339C">
        <w:trPr>
          <w:trHeight w:val="88"/>
        </w:trPr>
        <w:tc>
          <w:tcPr>
            <w:tcW w:w="7732" w:type="dxa"/>
            <w:tcBorders>
              <w:left w:val="single" w:sz="2" w:space="0" w:color="808080"/>
              <w:bottom w:val="single" w:sz="2" w:space="0" w:color="808080"/>
              <w:right w:val="single" w:sz="2" w:space="0" w:color="808080"/>
            </w:tcBorders>
            <w:shd w:val="clear" w:color="auto" w:fill="E6E6E6"/>
          </w:tcPr>
          <w:p w14:paraId="18EA4B19" w14:textId="77777777" w:rsidR="00DA5AC7" w:rsidRPr="000B0826" w:rsidRDefault="00DA5AC7"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6275" w:type="dxa"/>
            <w:tcBorders>
              <w:top w:val="single" w:sz="2" w:space="0" w:color="808080"/>
              <w:left w:val="single" w:sz="2" w:space="0" w:color="808080"/>
              <w:bottom w:val="single" w:sz="2" w:space="0" w:color="808080"/>
              <w:right w:val="single" w:sz="2" w:space="0" w:color="808080"/>
            </w:tcBorders>
            <w:shd w:val="clear" w:color="auto" w:fill="E6E6E6"/>
          </w:tcPr>
          <w:p w14:paraId="6F4FB4A1" w14:textId="77777777" w:rsidR="00DA5AC7" w:rsidRPr="000B0826" w:rsidRDefault="00DA5AC7"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DA5AC7" w:rsidRPr="000B0826" w14:paraId="32C73196" w14:textId="77777777" w:rsidTr="0053339C">
        <w:trPr>
          <w:trHeight w:val="875"/>
        </w:trPr>
        <w:tc>
          <w:tcPr>
            <w:tcW w:w="7732" w:type="dxa"/>
            <w:tcBorders>
              <w:top w:val="single" w:sz="2" w:space="0" w:color="808080"/>
              <w:left w:val="single" w:sz="2" w:space="0" w:color="808080"/>
              <w:right w:val="single" w:sz="2" w:space="0" w:color="808080"/>
            </w:tcBorders>
          </w:tcPr>
          <w:p w14:paraId="566ABCEC" w14:textId="77777777" w:rsidR="00DA5AC7" w:rsidRPr="000B0826" w:rsidRDefault="00DA5AC7" w:rsidP="00DA5AC7">
            <w:pPr>
              <w:contextualSpacing/>
              <w:rPr>
                <w:rFonts w:ascii="Arial" w:eastAsia="Calibri" w:hAnsi="Arial" w:cs="Arial"/>
                <w:bCs/>
                <w:lang w:eastAsia="en-GB"/>
              </w:rPr>
            </w:pPr>
            <w:r w:rsidRPr="000B0826">
              <w:rPr>
                <w:rFonts w:ascii="Arial" w:eastAsia="Calibri" w:hAnsi="Arial" w:cs="Arial"/>
                <w:bCs/>
                <w:lang w:eastAsia="en-GB"/>
              </w:rPr>
              <w:t xml:space="preserve">{Title}: </w:t>
            </w:r>
            <w:r w:rsidRPr="000B0826">
              <w:rPr>
                <w:rFonts w:ascii="Arial" w:eastAsia="Calibri" w:hAnsi="Arial" w:cs="Arial"/>
                <w:b/>
                <w:lang w:eastAsia="en-GB"/>
              </w:rPr>
              <w:t>Welcome</w:t>
            </w:r>
          </w:p>
          <w:p w14:paraId="57DE9807" w14:textId="416A8E32" w:rsidR="00DA5AC7" w:rsidRPr="000B0826" w:rsidRDefault="00DA5AC7" w:rsidP="00DA5AC7">
            <w:pPr>
              <w:widowControl w:val="0"/>
              <w:adjustRightInd w:val="0"/>
              <w:spacing w:before="20" w:after="40" w:line="240" w:lineRule="auto"/>
              <w:textAlignment w:val="baseline"/>
              <w:rPr>
                <w:rFonts w:ascii="Arial" w:eastAsia="Times New Roman" w:hAnsi="Arial" w:cs="Arial"/>
              </w:rPr>
            </w:pPr>
            <w:r w:rsidRPr="000B0826">
              <w:rPr>
                <w:rFonts w:ascii="Arial" w:eastAsia="Times New Roman" w:hAnsi="Arial" w:cs="Arial"/>
              </w:rPr>
              <w:t xml:space="preserve">{1} Welcome to this interactive module on the current treatment options for </w:t>
            </w:r>
            <w:r w:rsidR="0053339C">
              <w:rPr>
                <w:rFonts w:ascii="Arial" w:eastAsia="Times New Roman" w:hAnsi="Arial" w:cs="Arial"/>
              </w:rPr>
              <w:t>a</w:t>
            </w:r>
            <w:r w:rsidRPr="000B0826">
              <w:rPr>
                <w:rFonts w:ascii="Arial" w:eastAsia="Times New Roman" w:hAnsi="Arial" w:cs="Arial"/>
              </w:rPr>
              <w:t xml:space="preserve">plastic </w:t>
            </w:r>
            <w:r w:rsidR="0053339C">
              <w:rPr>
                <w:rFonts w:ascii="Arial" w:eastAsia="Times New Roman" w:hAnsi="Arial" w:cs="Arial"/>
              </w:rPr>
              <w:t>a</w:t>
            </w:r>
            <w:r w:rsidRPr="000B0826">
              <w:rPr>
                <w:rFonts w:ascii="Arial" w:eastAsia="Times New Roman" w:hAnsi="Arial" w:cs="Arial"/>
              </w:rPr>
              <w:t xml:space="preserve">nemia (AA). </w:t>
            </w:r>
            <w:r>
              <w:rPr>
                <w:rFonts w:ascii="Arial" w:eastAsia="Times New Roman" w:hAnsi="Arial" w:cs="Arial"/>
              </w:rPr>
              <w:t>You’ll explore</w:t>
            </w:r>
            <w:r w:rsidRPr="000B0826">
              <w:rPr>
                <w:rFonts w:ascii="Arial" w:eastAsia="Times New Roman" w:hAnsi="Arial" w:cs="Arial"/>
              </w:rPr>
              <w:t xml:space="preserve"> the latest approaches</w:t>
            </w:r>
            <w:r>
              <w:rPr>
                <w:rFonts w:ascii="Arial" w:eastAsia="Times New Roman" w:hAnsi="Arial" w:cs="Arial"/>
              </w:rPr>
              <w:t xml:space="preserve"> to treatment</w:t>
            </w:r>
            <w:r w:rsidRPr="000B0826">
              <w:rPr>
                <w:rFonts w:ascii="Arial" w:eastAsia="Times New Roman" w:hAnsi="Arial" w:cs="Arial"/>
              </w:rPr>
              <w:t xml:space="preserve"> through expert insights, engaging videos, and international guidelines. </w:t>
            </w:r>
            <w:r w:rsidRPr="00C06AE2">
              <w:rPr>
                <w:rFonts w:ascii="Arial" w:eastAsia="Times New Roman" w:hAnsi="Arial" w:cs="Arial"/>
              </w:rPr>
              <w:t>Dive into real-world cases and actionable guidance to enhance your understanding and impact patient outcomes.</w:t>
            </w:r>
          </w:p>
          <w:p w14:paraId="117B2CC5" w14:textId="77777777" w:rsidR="00DA5AC7" w:rsidRPr="000B0826" w:rsidRDefault="00DA5AC7" w:rsidP="00DA5AC7">
            <w:pPr>
              <w:widowControl w:val="0"/>
              <w:adjustRightInd w:val="0"/>
              <w:spacing w:before="20" w:after="40" w:line="240" w:lineRule="auto"/>
              <w:textAlignment w:val="baseline"/>
              <w:rPr>
                <w:rFonts w:ascii="Arial" w:eastAsia="Times New Roman" w:hAnsi="Arial" w:cs="Arial"/>
              </w:rPr>
            </w:pPr>
          </w:p>
          <w:p w14:paraId="3D714E71" w14:textId="77777777" w:rsidR="00DA5AC7" w:rsidRPr="000B0826" w:rsidRDefault="00DA5AC7" w:rsidP="00DA5AC7">
            <w:pPr>
              <w:widowControl w:val="0"/>
              <w:adjustRightInd w:val="0"/>
              <w:spacing w:before="20" w:after="40" w:line="240" w:lineRule="auto"/>
              <w:textAlignment w:val="baseline"/>
              <w:rPr>
                <w:rFonts w:ascii="Arial" w:eastAsia="Times New Roman" w:hAnsi="Arial" w:cs="Arial"/>
              </w:rPr>
            </w:pPr>
            <w:r w:rsidRPr="000B0826">
              <w:rPr>
                <w:rFonts w:ascii="Arial" w:eastAsia="Times New Roman" w:hAnsi="Arial" w:cs="Arial"/>
              </w:rPr>
              <w:t>{2} This module will take approximately 15 minutes to complete.</w:t>
            </w:r>
          </w:p>
          <w:p w14:paraId="3EDB2CD4" w14:textId="77777777" w:rsidR="00DA5AC7" w:rsidRPr="000B0826" w:rsidRDefault="00DA5AC7" w:rsidP="00DA5AC7">
            <w:pPr>
              <w:widowControl w:val="0"/>
              <w:adjustRightInd w:val="0"/>
              <w:spacing w:before="20" w:after="40" w:line="240" w:lineRule="auto"/>
              <w:textAlignment w:val="baseline"/>
              <w:rPr>
                <w:rFonts w:ascii="Arial" w:eastAsia="Times New Roman" w:hAnsi="Arial" w:cs="Arial"/>
              </w:rPr>
            </w:pPr>
            <w:r w:rsidRPr="000B0826">
              <w:rPr>
                <w:rFonts w:ascii="Arial" w:eastAsia="Times New Roman" w:hAnsi="Arial" w:cs="Arial"/>
              </w:rPr>
              <w:t>When you see an underlined word, hover over it to learn more.</w:t>
            </w:r>
          </w:p>
          <w:p w14:paraId="79538A71" w14:textId="77777777" w:rsidR="00DA5AC7" w:rsidRPr="000B0826" w:rsidRDefault="00DA5AC7" w:rsidP="00DA5AC7">
            <w:pPr>
              <w:widowControl w:val="0"/>
              <w:adjustRightInd w:val="0"/>
              <w:spacing w:before="20" w:after="40" w:line="240" w:lineRule="auto"/>
              <w:textAlignment w:val="baseline"/>
              <w:rPr>
                <w:rFonts w:ascii="Arial" w:eastAsia="Times New Roman" w:hAnsi="Arial" w:cs="Arial"/>
              </w:rPr>
            </w:pPr>
          </w:p>
          <w:p w14:paraId="047527BF" w14:textId="14F3118E" w:rsidR="00DA5AC7" w:rsidRPr="000B0826" w:rsidRDefault="00DA5AC7" w:rsidP="00DA5AC7">
            <w:pPr>
              <w:widowControl w:val="0"/>
              <w:adjustRightInd w:val="0"/>
              <w:spacing w:before="20" w:after="40" w:line="240" w:lineRule="auto"/>
              <w:textAlignment w:val="baseline"/>
              <w:rPr>
                <w:rFonts w:ascii="Arial" w:eastAsia="Times New Roman" w:hAnsi="Arial" w:cs="Arial"/>
                <w:b/>
              </w:rPr>
            </w:pPr>
            <w:r w:rsidRPr="000B0826">
              <w:rPr>
                <w:rFonts w:ascii="Arial" w:eastAsia="Calibri" w:hAnsi="Arial" w:cs="Arial"/>
                <w:lang w:eastAsia="en-GB"/>
              </w:rPr>
              <w:t>{footer} This activity is supported by an educational grant from Pfizer. The funder has had no input into the content.</w:t>
            </w:r>
          </w:p>
        </w:tc>
        <w:tc>
          <w:tcPr>
            <w:tcW w:w="6275" w:type="dxa"/>
            <w:tcBorders>
              <w:top w:val="single" w:sz="2" w:space="0" w:color="808080"/>
              <w:left w:val="single" w:sz="2" w:space="0" w:color="808080"/>
              <w:right w:val="single" w:sz="2" w:space="0" w:color="808080"/>
            </w:tcBorders>
          </w:tcPr>
          <w:p w14:paraId="1D828223" w14:textId="77777777" w:rsidR="00DA5AC7" w:rsidRPr="000B0826" w:rsidRDefault="00DA5AC7" w:rsidP="0053339C">
            <w:pPr>
              <w:contextualSpacing/>
              <w:rPr>
                <w:rFonts w:ascii="Arial" w:eastAsia="Calibri" w:hAnsi="Arial" w:cs="Arial"/>
                <w:bCs/>
                <w:lang w:eastAsia="en-GB"/>
              </w:rPr>
            </w:pPr>
            <w:r w:rsidRPr="000B0826">
              <w:rPr>
                <w:rFonts w:ascii="Arial" w:eastAsia="Calibri" w:hAnsi="Arial" w:cs="Arial"/>
                <w:bCs/>
                <w:lang w:eastAsia="en-GB"/>
              </w:rPr>
              <w:t>[AA 2024 branding]</w:t>
            </w:r>
          </w:p>
        </w:tc>
      </w:tr>
      <w:tr w:rsidR="00DA5AC7" w:rsidRPr="000B0826" w14:paraId="3133347A" w14:textId="77777777" w:rsidTr="0053339C">
        <w:trPr>
          <w:trHeight w:val="88"/>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D9D9D9"/>
          </w:tcPr>
          <w:p w14:paraId="1EC61C2A" w14:textId="77777777" w:rsidR="00DA5AC7" w:rsidRPr="000B0826" w:rsidRDefault="00DA5AC7" w:rsidP="0053339C">
            <w:pPr>
              <w:contextualSpacing/>
              <w:rPr>
                <w:rFonts w:ascii="Arial" w:eastAsia="Calibri" w:hAnsi="Arial" w:cs="Arial"/>
                <w:b/>
                <w:lang w:eastAsia="en-GB"/>
              </w:rPr>
            </w:pPr>
            <w:r w:rsidRPr="000B0826">
              <w:rPr>
                <w:rFonts w:ascii="Arial" w:eastAsia="Calibri" w:hAnsi="Arial" w:cs="Arial"/>
                <w:b/>
                <w:lang w:eastAsia="en-GB"/>
              </w:rPr>
              <w:t>Visual details</w:t>
            </w:r>
          </w:p>
        </w:tc>
      </w:tr>
      <w:tr w:rsidR="00DA5AC7" w:rsidRPr="000B0826" w14:paraId="4B93AC45" w14:textId="77777777" w:rsidTr="0053339C">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1470EF29" w14:textId="77777777" w:rsidR="00DA5AC7" w:rsidRPr="000B0826" w:rsidRDefault="00DA5AC7" w:rsidP="0053339C">
            <w:pPr>
              <w:contextualSpacing/>
              <w:rPr>
                <w:rFonts w:ascii="Arial" w:eastAsia="Times New Roman" w:hAnsi="Arial" w:cs="Arial"/>
                <w:bCs/>
              </w:rPr>
            </w:pPr>
            <w:r w:rsidRPr="000B0826">
              <w:rPr>
                <w:rFonts w:ascii="Arial" w:eastAsia="Times New Roman" w:hAnsi="Arial" w:cs="Arial"/>
                <w:bCs/>
              </w:rPr>
              <w:t>N/A</w:t>
            </w:r>
          </w:p>
        </w:tc>
      </w:tr>
      <w:tr w:rsidR="00DA5AC7" w:rsidRPr="000B0826" w14:paraId="14793428" w14:textId="77777777" w:rsidTr="0053339C">
        <w:trPr>
          <w:trHeight w:val="41"/>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7B44ABA1" w14:textId="77777777" w:rsidR="00DA5AC7" w:rsidRPr="000B0826" w:rsidRDefault="00DA5AC7" w:rsidP="0053339C">
            <w:pPr>
              <w:contextualSpacing/>
              <w:rPr>
                <w:rFonts w:ascii="Arial" w:eastAsia="Calibri" w:hAnsi="Arial" w:cs="Arial"/>
                <w:b/>
                <w:lang w:eastAsia="en-GB"/>
              </w:rPr>
            </w:pPr>
            <w:r w:rsidRPr="000B0826">
              <w:rPr>
                <w:rFonts w:ascii="Arial" w:eastAsia="Calibri" w:hAnsi="Arial" w:cs="Arial"/>
                <w:b/>
                <w:lang w:eastAsia="en-GB"/>
              </w:rPr>
              <w:t>Interactivity/buttons</w:t>
            </w:r>
          </w:p>
        </w:tc>
      </w:tr>
      <w:tr w:rsidR="00DA5AC7" w:rsidRPr="000B0826" w14:paraId="10C3688F" w14:textId="77777777" w:rsidTr="0053339C">
        <w:trPr>
          <w:trHeight w:val="88"/>
        </w:trPr>
        <w:tc>
          <w:tcPr>
            <w:tcW w:w="14008" w:type="dxa"/>
            <w:gridSpan w:val="2"/>
            <w:tcBorders>
              <w:top w:val="single" w:sz="2" w:space="0" w:color="808080"/>
              <w:left w:val="single" w:sz="2" w:space="0" w:color="808080"/>
              <w:bottom w:val="single" w:sz="2" w:space="0" w:color="808080"/>
              <w:right w:val="single" w:sz="2" w:space="0" w:color="808080"/>
            </w:tcBorders>
          </w:tcPr>
          <w:p w14:paraId="08D28EF8" w14:textId="77777777" w:rsidR="00DA5AC7" w:rsidRPr="000B0826" w:rsidRDefault="00DA5AC7" w:rsidP="0053339C">
            <w:pPr>
              <w:contextualSpacing/>
              <w:rPr>
                <w:rFonts w:ascii="Arial" w:eastAsia="Calibri" w:hAnsi="Arial" w:cs="Arial"/>
                <w:bCs/>
                <w:lang w:eastAsia="en-GB"/>
              </w:rPr>
            </w:pPr>
            <w:r w:rsidRPr="000B0826">
              <w:rPr>
                <w:rFonts w:ascii="Arial" w:eastAsia="Times New Roman" w:hAnsi="Arial" w:cs="Arial"/>
                <w:bCs/>
              </w:rPr>
              <w:t>N/A</w:t>
            </w:r>
          </w:p>
        </w:tc>
      </w:tr>
      <w:tr w:rsidR="00DA5AC7" w:rsidRPr="000B0826" w14:paraId="0D1C4695" w14:textId="77777777" w:rsidTr="0053339C">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338EECB9" w14:textId="77777777" w:rsidR="00DA5AC7" w:rsidRPr="000B0826" w:rsidRDefault="00DA5AC7" w:rsidP="0053339C">
            <w:pPr>
              <w:contextualSpacing/>
              <w:rPr>
                <w:rFonts w:ascii="Arial" w:eastAsia="Calibri" w:hAnsi="Arial" w:cs="Arial"/>
                <w:b/>
                <w:lang w:eastAsia="en-GB"/>
              </w:rPr>
            </w:pPr>
            <w:r w:rsidRPr="000B0826">
              <w:rPr>
                <w:rFonts w:ascii="Arial" w:eastAsia="Calibri" w:hAnsi="Arial" w:cs="Arial"/>
                <w:b/>
                <w:lang w:eastAsia="en-GB"/>
              </w:rPr>
              <w:t xml:space="preserve">References </w:t>
            </w:r>
          </w:p>
        </w:tc>
      </w:tr>
      <w:tr w:rsidR="00DA5AC7" w:rsidRPr="000B0826" w14:paraId="1049BBA7" w14:textId="77777777" w:rsidTr="0053339C">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auto"/>
          </w:tcPr>
          <w:p w14:paraId="10CC7FA6" w14:textId="77777777" w:rsidR="00DA5AC7" w:rsidRPr="000B0826" w:rsidRDefault="00DA5AC7" w:rsidP="0053339C">
            <w:pPr>
              <w:contextualSpacing/>
              <w:rPr>
                <w:rFonts w:ascii="Arial" w:eastAsia="Calibri" w:hAnsi="Arial" w:cs="Arial"/>
                <w:bCs/>
                <w:lang w:eastAsia="en-GB"/>
              </w:rPr>
            </w:pPr>
            <w:r w:rsidRPr="000B0826">
              <w:rPr>
                <w:rFonts w:ascii="Arial" w:eastAsia="Times New Roman" w:hAnsi="Arial" w:cs="Arial"/>
                <w:bCs/>
              </w:rPr>
              <w:t>N/A</w:t>
            </w:r>
          </w:p>
        </w:tc>
      </w:tr>
      <w:tr w:rsidR="00DA5AC7" w:rsidRPr="000B0826" w14:paraId="52BF9ACC" w14:textId="77777777" w:rsidTr="0053339C">
        <w:trPr>
          <w:trHeight w:val="57"/>
        </w:trPr>
        <w:tc>
          <w:tcPr>
            <w:tcW w:w="14008" w:type="dxa"/>
            <w:gridSpan w:val="2"/>
            <w:tcBorders>
              <w:top w:val="single" w:sz="2" w:space="0" w:color="808080"/>
              <w:left w:val="single" w:sz="2" w:space="0" w:color="808080"/>
              <w:bottom w:val="single" w:sz="2" w:space="0" w:color="808080"/>
              <w:right w:val="single" w:sz="2" w:space="0" w:color="808080"/>
            </w:tcBorders>
            <w:shd w:val="clear" w:color="auto" w:fill="E6E6E6"/>
          </w:tcPr>
          <w:p w14:paraId="77B0BFEB" w14:textId="77777777" w:rsidR="00DA5AC7" w:rsidRPr="000B0826" w:rsidRDefault="00DA5AC7" w:rsidP="0053339C">
            <w:pPr>
              <w:contextualSpacing/>
              <w:rPr>
                <w:rFonts w:ascii="Arial" w:eastAsia="Calibri" w:hAnsi="Arial" w:cs="Arial"/>
                <w:b/>
                <w:lang w:eastAsia="en-GB"/>
              </w:rPr>
            </w:pPr>
            <w:r w:rsidRPr="000B0826">
              <w:rPr>
                <w:rFonts w:ascii="Arial" w:eastAsia="Calibri" w:hAnsi="Arial" w:cs="Arial"/>
                <w:b/>
                <w:lang w:eastAsia="en-GB"/>
              </w:rPr>
              <w:t>Notes/Settings</w:t>
            </w:r>
          </w:p>
        </w:tc>
      </w:tr>
      <w:tr w:rsidR="00DA5AC7" w:rsidRPr="000B0826" w14:paraId="5648DCDC" w14:textId="77777777" w:rsidTr="0053339C">
        <w:trPr>
          <w:trHeight w:val="150"/>
        </w:trPr>
        <w:tc>
          <w:tcPr>
            <w:tcW w:w="14008" w:type="dxa"/>
            <w:gridSpan w:val="2"/>
            <w:tcBorders>
              <w:top w:val="single" w:sz="2" w:space="0" w:color="808080"/>
              <w:left w:val="single" w:sz="2" w:space="0" w:color="808080"/>
              <w:bottom w:val="single" w:sz="2" w:space="0" w:color="808080"/>
              <w:right w:val="single" w:sz="2" w:space="0" w:color="808080"/>
            </w:tcBorders>
          </w:tcPr>
          <w:p w14:paraId="1BA26AD7" w14:textId="77777777" w:rsidR="00DA5AC7" w:rsidRPr="000B0826" w:rsidRDefault="00DA5AC7" w:rsidP="0053339C">
            <w:pPr>
              <w:contextualSpacing/>
              <w:rPr>
                <w:rFonts w:ascii="Arial" w:hAnsi="Arial" w:cs="Arial"/>
                <w:bCs/>
              </w:rPr>
            </w:pPr>
            <w:r w:rsidRPr="000B0826">
              <w:rPr>
                <w:rFonts w:ascii="Arial" w:hAnsi="Arial" w:cs="Arial"/>
                <w:bCs/>
              </w:rPr>
              <w:t xml:space="preserve">Please </w:t>
            </w:r>
            <w:r w:rsidRPr="000B0826">
              <w:rPr>
                <w:rFonts w:ascii="Arial" w:hAnsi="Arial" w:cs="Arial"/>
                <w:b/>
              </w:rPr>
              <w:t>do not</w:t>
            </w:r>
            <w:r w:rsidRPr="000B0826">
              <w:rPr>
                <w:rFonts w:ascii="Arial" w:hAnsi="Arial" w:cs="Arial"/>
                <w:bCs/>
              </w:rPr>
              <w:t xml:space="preserve"> show learning objective number</w:t>
            </w:r>
          </w:p>
          <w:p w14:paraId="40E96EB5" w14:textId="77777777" w:rsidR="00DA5AC7" w:rsidRPr="000B0826" w:rsidRDefault="00DA5AC7" w:rsidP="0053339C">
            <w:pPr>
              <w:spacing w:after="0" w:line="240" w:lineRule="auto"/>
              <w:contextualSpacing/>
              <w:rPr>
                <w:rFonts w:ascii="Arial" w:eastAsia="Calibri" w:hAnsi="Arial" w:cs="Arial"/>
                <w:bCs/>
                <w:lang w:eastAsia="en-GB"/>
              </w:rPr>
            </w:pPr>
            <w:r w:rsidRPr="000B0826">
              <w:rPr>
                <w:rFonts w:ascii="Arial" w:eastAsia="Calibri" w:hAnsi="Arial" w:cs="Arial"/>
                <w:bCs/>
                <w:lang w:eastAsia="en-GB"/>
              </w:rPr>
              <w:t>Please add the branding as a header if possible</w:t>
            </w:r>
          </w:p>
        </w:tc>
      </w:tr>
    </w:tbl>
    <w:p w14:paraId="09E2EF21" w14:textId="77777777" w:rsidR="00061A17" w:rsidRDefault="00061A17" w:rsidP="006747C4">
      <w:pPr>
        <w:rPr>
          <w:rFonts w:ascii="Arial" w:hAnsi="Arial" w:cs="Arial"/>
          <w:sz w:val="20"/>
          <w:szCs w:val="20"/>
        </w:rPr>
      </w:pPr>
    </w:p>
    <w:p w14:paraId="2C2ACFFA" w14:textId="77777777" w:rsidR="00061A17" w:rsidRDefault="00061A17" w:rsidP="006747C4">
      <w:pPr>
        <w:rPr>
          <w:rFonts w:ascii="Arial" w:hAnsi="Arial" w:cs="Arial"/>
          <w:sz w:val="20"/>
          <w:szCs w:val="20"/>
        </w:rPr>
      </w:pPr>
    </w:p>
    <w:p w14:paraId="28F43329" w14:textId="77777777" w:rsidR="00061A17" w:rsidRPr="000B0826" w:rsidRDefault="00061A17" w:rsidP="006747C4">
      <w:pPr>
        <w:rPr>
          <w:rFonts w:ascii="Arial" w:hAnsi="Arial" w:cs="Arial"/>
          <w:sz w:val="20"/>
          <w:szCs w:val="20"/>
        </w:rPr>
      </w:pPr>
    </w:p>
    <w:p w14:paraId="6B62CBD6" w14:textId="77777777" w:rsidR="00AC580E" w:rsidRPr="000B0826" w:rsidRDefault="00AC580E" w:rsidP="006747C4">
      <w:pPr>
        <w:rPr>
          <w:rFonts w:ascii="Arial" w:hAnsi="Arial" w:cs="Arial"/>
          <w:b/>
          <w:bCs/>
          <w:sz w:val="20"/>
          <w:szCs w:val="20"/>
          <w:u w:val="single"/>
        </w:rPr>
      </w:pPr>
    </w:p>
    <w:tbl>
      <w:tblPr>
        <w:tblW w:w="14008" w:type="dxa"/>
        <w:tblLook w:val="01E0" w:firstRow="1" w:lastRow="1" w:firstColumn="1" w:lastColumn="1" w:noHBand="0" w:noVBand="0"/>
      </w:tblPr>
      <w:tblGrid>
        <w:gridCol w:w="7732"/>
        <w:gridCol w:w="6276"/>
      </w:tblGrid>
      <w:tr w:rsidR="000E4047" w:rsidRPr="000B0826" w14:paraId="1E6C0953" w14:textId="77777777" w:rsidTr="000E4047">
        <w:trPr>
          <w:trHeight w:val="92"/>
        </w:trPr>
        <w:tc>
          <w:tcPr>
            <w:tcW w:w="773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D9E3B35" w14:textId="77777777" w:rsidR="000E4047" w:rsidRPr="000B0826" w:rsidRDefault="000E4047" w:rsidP="0053339C">
            <w:pPr>
              <w:contextualSpacing/>
              <w:rPr>
                <w:rFonts w:ascii="Arial" w:eastAsia="Calibri" w:hAnsi="Arial" w:cs="Arial"/>
                <w:b/>
                <w:bCs/>
                <w:lang w:eastAsia="en-GB"/>
              </w:rPr>
            </w:pPr>
            <w:r w:rsidRPr="000B0826">
              <w:rPr>
                <w:rFonts w:ascii="Arial" w:eastAsia="Calibri" w:hAnsi="Arial" w:cs="Arial"/>
                <w:b/>
                <w:bCs/>
                <w:lang w:eastAsia="en-GB"/>
              </w:rPr>
              <w:t>Chapter: Meet the expert</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A523299" w14:textId="77777777" w:rsidR="000E4047" w:rsidRPr="000B0826" w:rsidRDefault="000E4047" w:rsidP="0053339C">
            <w:pPr>
              <w:contextualSpacing/>
              <w:rPr>
                <w:rFonts w:ascii="Arial" w:eastAsia="Calibri" w:hAnsi="Arial" w:cs="Arial"/>
                <w:b/>
                <w:bCs/>
                <w:lang w:eastAsia="en-GB"/>
              </w:rPr>
            </w:pPr>
            <w:r w:rsidRPr="000B0826">
              <w:rPr>
                <w:rFonts w:ascii="Arial" w:eastAsia="Calibri" w:hAnsi="Arial" w:cs="Arial"/>
                <w:b/>
                <w:bCs/>
                <w:lang w:eastAsia="en-GB"/>
              </w:rPr>
              <w:t>Sub-chapter: Meet the expert</w:t>
            </w:r>
          </w:p>
        </w:tc>
      </w:tr>
      <w:tr w:rsidR="000E4047" w:rsidRPr="000B0826" w14:paraId="6B014364" w14:textId="77777777" w:rsidTr="000E4047">
        <w:trPr>
          <w:trHeight w:val="88"/>
        </w:trPr>
        <w:tc>
          <w:tcPr>
            <w:tcW w:w="7732"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1AE84A7" w14:textId="77777777" w:rsidR="000E4047" w:rsidRPr="000B0826" w:rsidRDefault="000E4047"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F23C9CC" w14:textId="77777777" w:rsidR="000E4047" w:rsidRPr="000B0826" w:rsidRDefault="000E4047" w:rsidP="0053339C">
            <w:pPr>
              <w:contextualSpacing/>
              <w:rPr>
                <w:rFonts w:ascii="Arial" w:eastAsia="Calibri" w:hAnsi="Arial" w:cs="Arial"/>
                <w:b/>
                <w:bCs/>
                <w:lang w:eastAsia="en-GB"/>
              </w:rPr>
            </w:pPr>
            <w:r w:rsidRPr="000B0826">
              <w:rPr>
                <w:rFonts w:ascii="Arial" w:eastAsia="Calibri" w:hAnsi="Arial" w:cs="Arial"/>
                <w:b/>
                <w:bCs/>
                <w:lang w:eastAsia="en-GB"/>
              </w:rPr>
              <w:t>Graphic/Animation/</w:t>
            </w:r>
            <w:commentRangeStart w:id="0"/>
            <w:r w:rsidRPr="000B0826">
              <w:rPr>
                <w:rFonts w:ascii="Arial" w:eastAsia="Calibri" w:hAnsi="Arial" w:cs="Arial"/>
                <w:b/>
                <w:bCs/>
                <w:lang w:eastAsia="en-GB"/>
              </w:rPr>
              <w:t>Video</w:t>
            </w:r>
            <w:commentRangeEnd w:id="0"/>
            <w:r w:rsidRPr="000B0826">
              <w:rPr>
                <w:rStyle w:val="CommentReference"/>
                <w:rFonts w:ascii="Arial" w:hAnsi="Arial" w:cs="Arial"/>
              </w:rPr>
              <w:commentReference w:id="0"/>
            </w:r>
          </w:p>
        </w:tc>
      </w:tr>
      <w:tr w:rsidR="000E4047" w:rsidRPr="000B0826" w14:paraId="68A21B94" w14:textId="77777777" w:rsidTr="000E4047">
        <w:trPr>
          <w:trHeight w:val="875"/>
        </w:trPr>
        <w:tc>
          <w:tcPr>
            <w:tcW w:w="773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39C974E5" w14:textId="77777777" w:rsidR="000E4047" w:rsidRPr="000B0826" w:rsidRDefault="000E4047" w:rsidP="000E4047">
            <w:pPr>
              <w:contextualSpacing/>
              <w:rPr>
                <w:rFonts w:ascii="Arial" w:eastAsia="Calibri" w:hAnsi="Arial" w:cs="Arial"/>
                <w:bCs/>
                <w:lang w:eastAsia="en-GB"/>
              </w:rPr>
            </w:pPr>
            <w:r w:rsidRPr="000B0826">
              <w:rPr>
                <w:rFonts w:ascii="Arial" w:eastAsia="Calibri" w:hAnsi="Arial" w:cs="Arial"/>
                <w:bCs/>
                <w:lang w:eastAsia="en-GB"/>
              </w:rPr>
              <w:t>{Title}: Meet the expert</w:t>
            </w:r>
          </w:p>
          <w:p w14:paraId="00964658" w14:textId="77777777" w:rsidR="000E4047" w:rsidRDefault="000E4047" w:rsidP="000E4047">
            <w:pPr>
              <w:contextualSpacing/>
              <w:rPr>
                <w:rFonts w:ascii="Arial" w:eastAsia="Calibri" w:hAnsi="Arial" w:cs="Arial"/>
                <w:lang w:eastAsia="en-GB"/>
              </w:rPr>
            </w:pPr>
            <w:r w:rsidRPr="0E0B885F">
              <w:rPr>
                <w:rFonts w:ascii="Arial" w:eastAsia="Calibri" w:hAnsi="Arial" w:cs="Arial"/>
                <w:lang w:eastAsia="en-GB"/>
              </w:rPr>
              <w:t>{Balloon Title}:</w:t>
            </w:r>
            <w:r w:rsidRPr="0E0B885F">
              <w:rPr>
                <w:rFonts w:ascii="Arial" w:eastAsia="Calibri" w:hAnsi="Arial" w:cs="Arial"/>
                <w:b/>
                <w:bCs/>
                <w:lang w:eastAsia="en-GB"/>
              </w:rPr>
              <w:t xml:space="preserve"> </w:t>
            </w:r>
            <w:r w:rsidRPr="0E0B885F">
              <w:rPr>
                <w:rFonts w:ascii="Arial" w:eastAsia="Calibri" w:hAnsi="Arial" w:cs="Arial"/>
                <w:lang w:eastAsia="en-GB"/>
              </w:rPr>
              <w:t xml:space="preserve">Prof. Régis </w:t>
            </w:r>
            <w:proofErr w:type="spellStart"/>
            <w:r w:rsidRPr="0E0B885F">
              <w:rPr>
                <w:rFonts w:ascii="Arial" w:eastAsia="Calibri" w:hAnsi="Arial" w:cs="Arial"/>
                <w:lang w:eastAsia="en-GB"/>
              </w:rPr>
              <w:t>Peffault</w:t>
            </w:r>
            <w:proofErr w:type="spellEnd"/>
            <w:r w:rsidRPr="0E0B885F">
              <w:rPr>
                <w:rFonts w:ascii="Arial" w:eastAsia="Calibri" w:hAnsi="Arial" w:cs="Arial"/>
                <w:lang w:eastAsia="en-GB"/>
              </w:rPr>
              <w:t xml:space="preserve"> de Latour</w:t>
            </w:r>
          </w:p>
          <w:p w14:paraId="20154695" w14:textId="77777777" w:rsidR="000E4047" w:rsidRPr="000B0826" w:rsidRDefault="000E4047" w:rsidP="000E4047">
            <w:pPr>
              <w:contextualSpacing/>
              <w:rPr>
                <w:rFonts w:ascii="Arial" w:eastAsia="Calibri" w:hAnsi="Arial" w:cs="Arial"/>
                <w:lang w:eastAsia="en-GB"/>
              </w:rPr>
            </w:pPr>
            <w:r>
              <w:rPr>
                <w:rFonts w:ascii="Arial" w:eastAsia="Calibri" w:hAnsi="Arial" w:cs="Arial"/>
                <w:lang w:eastAsia="en-GB"/>
              </w:rPr>
              <w:t xml:space="preserve">{Balloon Subtitle} </w:t>
            </w:r>
            <w:r w:rsidRPr="00384653">
              <w:rPr>
                <w:rFonts w:ascii="Arial" w:eastAsia="Calibri" w:hAnsi="Arial" w:cs="Arial"/>
                <w:lang w:eastAsia="en-GB"/>
              </w:rPr>
              <w:t xml:space="preserve">Hematology and Bone Marrow Transplant Department, </w:t>
            </w:r>
            <w:proofErr w:type="spellStart"/>
            <w:r w:rsidRPr="00384653">
              <w:rPr>
                <w:rFonts w:ascii="Arial" w:eastAsia="Calibri" w:hAnsi="Arial" w:cs="Arial"/>
                <w:lang w:eastAsia="en-GB"/>
              </w:rPr>
              <w:t>Hôpital</w:t>
            </w:r>
            <w:proofErr w:type="spellEnd"/>
            <w:r w:rsidRPr="00384653">
              <w:rPr>
                <w:rFonts w:ascii="Arial" w:eastAsia="Calibri" w:hAnsi="Arial" w:cs="Arial"/>
                <w:lang w:eastAsia="en-GB"/>
              </w:rPr>
              <w:t xml:space="preserve"> Saint-Louis, Paris, France</w:t>
            </w:r>
          </w:p>
          <w:p w14:paraId="6B4186D6" w14:textId="77777777" w:rsidR="000E4047" w:rsidRPr="000B0826" w:rsidRDefault="000E4047" w:rsidP="000E4047">
            <w:pPr>
              <w:contextualSpacing/>
              <w:rPr>
                <w:rFonts w:ascii="Arial" w:eastAsia="Calibri" w:hAnsi="Arial" w:cs="Arial"/>
                <w:bCs/>
                <w:lang w:eastAsia="en-GB"/>
              </w:rPr>
            </w:pPr>
            <w:r w:rsidRPr="000B0826">
              <w:rPr>
                <w:rFonts w:ascii="Arial" w:eastAsia="Calibri" w:hAnsi="Arial" w:cs="Arial"/>
                <w:bCs/>
                <w:lang w:eastAsia="en-GB"/>
              </w:rPr>
              <w:t xml:space="preserve">{Balloon text}: Régis </w:t>
            </w:r>
            <w:proofErr w:type="spellStart"/>
            <w:r w:rsidRPr="000B0826">
              <w:rPr>
                <w:rFonts w:ascii="Arial" w:eastAsia="Calibri" w:hAnsi="Arial" w:cs="Arial"/>
                <w:bCs/>
                <w:lang w:eastAsia="en-GB"/>
              </w:rPr>
              <w:t>Peffault</w:t>
            </w:r>
            <w:proofErr w:type="spellEnd"/>
            <w:r w:rsidRPr="000B0826">
              <w:rPr>
                <w:rFonts w:ascii="Arial" w:eastAsia="Calibri" w:hAnsi="Arial" w:cs="Arial"/>
                <w:bCs/>
                <w:lang w:eastAsia="en-GB"/>
              </w:rPr>
              <w:t xml:space="preserve"> de Latour received his MD degree from the University Paris – </w:t>
            </w:r>
            <w:proofErr w:type="spellStart"/>
            <w:r w:rsidRPr="000B0826">
              <w:rPr>
                <w:rFonts w:ascii="Arial" w:eastAsia="Calibri" w:hAnsi="Arial" w:cs="Arial"/>
                <w:bCs/>
                <w:lang w:eastAsia="en-GB"/>
              </w:rPr>
              <w:t>Lariboisière</w:t>
            </w:r>
            <w:proofErr w:type="spellEnd"/>
            <w:r w:rsidRPr="000B0826">
              <w:rPr>
                <w:rFonts w:ascii="Arial" w:eastAsia="Calibri" w:hAnsi="Arial" w:cs="Arial"/>
                <w:bCs/>
                <w:lang w:eastAsia="en-GB"/>
              </w:rPr>
              <w:t xml:space="preserve"> in 2003 and his PhD degree in Immunology from the Pasteur Institute in 2006, where he worked on regulatory T cells in graft versus host disease after hematopoietic stem cell transplantation. </w:t>
            </w:r>
          </w:p>
          <w:p w14:paraId="4BDEBABD" w14:textId="77777777" w:rsidR="000E4047" w:rsidRPr="000B0826" w:rsidRDefault="000E4047" w:rsidP="000E4047">
            <w:pPr>
              <w:contextualSpacing/>
              <w:rPr>
                <w:rFonts w:ascii="Arial" w:eastAsia="Calibri" w:hAnsi="Arial" w:cs="Arial"/>
                <w:bCs/>
                <w:lang w:eastAsia="en-GB"/>
              </w:rPr>
            </w:pPr>
          </w:p>
          <w:p w14:paraId="3AAEB19D" w14:textId="77777777" w:rsidR="000E4047" w:rsidRPr="000B0826" w:rsidRDefault="000E4047" w:rsidP="000E4047">
            <w:pPr>
              <w:contextualSpacing/>
              <w:rPr>
                <w:rFonts w:ascii="Arial" w:eastAsia="Calibri" w:hAnsi="Arial" w:cs="Arial"/>
                <w:bCs/>
                <w:lang w:eastAsia="en-GB"/>
              </w:rPr>
            </w:pPr>
            <w:r w:rsidRPr="000B0826">
              <w:rPr>
                <w:rFonts w:ascii="Arial" w:eastAsia="Calibri" w:hAnsi="Arial" w:cs="Arial"/>
                <w:bCs/>
                <w:lang w:eastAsia="en-GB"/>
              </w:rPr>
              <w:t xml:space="preserve">He was trained in hematology at Paris Hospitals and did his post-doctoral fellowship at the Hematology Branch, National Institutes of Health, USA, from 2008 to 2010 on aplastic anemia and </w:t>
            </w:r>
            <w:r w:rsidRPr="000B0826">
              <w:rPr>
                <w:rFonts w:ascii="Arial" w:eastAsia="Calibri" w:hAnsi="Arial" w:cs="Arial"/>
                <w:bCs/>
                <w:highlight w:val="yellow"/>
                <w:lang w:eastAsia="en-GB"/>
              </w:rPr>
              <w:t>PNH</w:t>
            </w:r>
            <w:r w:rsidRPr="000B0826">
              <w:rPr>
                <w:rFonts w:ascii="Arial" w:eastAsia="Calibri" w:hAnsi="Arial" w:cs="Arial"/>
                <w:bCs/>
                <w:lang w:eastAsia="en-GB"/>
              </w:rPr>
              <w:t>.</w:t>
            </w:r>
          </w:p>
          <w:p w14:paraId="5AE09C6A" w14:textId="77777777" w:rsidR="000E4047" w:rsidRPr="000B0826" w:rsidRDefault="000E4047" w:rsidP="000E4047">
            <w:pPr>
              <w:contextualSpacing/>
              <w:rPr>
                <w:rFonts w:ascii="Arial" w:eastAsia="Calibri" w:hAnsi="Arial" w:cs="Arial"/>
                <w:bCs/>
                <w:lang w:eastAsia="en-GB"/>
              </w:rPr>
            </w:pPr>
          </w:p>
          <w:p w14:paraId="75DD7A2D" w14:textId="77777777" w:rsidR="000E4047" w:rsidRPr="000B0826" w:rsidRDefault="000E4047" w:rsidP="000E4047">
            <w:pPr>
              <w:contextualSpacing/>
              <w:rPr>
                <w:rFonts w:ascii="Arial" w:eastAsia="Calibri" w:hAnsi="Arial" w:cs="Arial"/>
                <w:lang w:eastAsia="en-GB"/>
              </w:rPr>
            </w:pPr>
            <w:r w:rsidRPr="0E0B885F">
              <w:rPr>
                <w:rFonts w:ascii="Arial" w:eastAsia="Calibri" w:hAnsi="Arial" w:cs="Arial"/>
                <w:lang w:eastAsia="en-GB"/>
              </w:rPr>
              <w:t xml:space="preserve">Prof. </w:t>
            </w:r>
            <w:proofErr w:type="spellStart"/>
            <w:r w:rsidRPr="0E0B885F">
              <w:rPr>
                <w:rFonts w:ascii="Arial" w:eastAsia="Calibri" w:hAnsi="Arial" w:cs="Arial"/>
                <w:lang w:eastAsia="en-GB"/>
              </w:rPr>
              <w:t>Peffault</w:t>
            </w:r>
            <w:proofErr w:type="spellEnd"/>
            <w:r w:rsidRPr="0E0B885F">
              <w:rPr>
                <w:rFonts w:ascii="Arial" w:eastAsia="Calibri" w:hAnsi="Arial" w:cs="Arial"/>
                <w:lang w:eastAsia="en-GB"/>
              </w:rPr>
              <w:t xml:space="preserve"> de Latour obtained his tenure professorship position in 2014. He is currently the head of the Hematology and Bone Marrow Transplant Department, </w:t>
            </w:r>
            <w:proofErr w:type="spellStart"/>
            <w:r w:rsidRPr="0E0B885F">
              <w:rPr>
                <w:rFonts w:ascii="Arial" w:eastAsia="Calibri" w:hAnsi="Arial" w:cs="Arial"/>
                <w:lang w:eastAsia="en-GB"/>
              </w:rPr>
              <w:t>Hôpital</w:t>
            </w:r>
            <w:proofErr w:type="spellEnd"/>
            <w:r w:rsidRPr="0E0B885F">
              <w:rPr>
                <w:rFonts w:ascii="Arial" w:eastAsia="Calibri" w:hAnsi="Arial" w:cs="Arial"/>
                <w:lang w:eastAsia="en-GB"/>
              </w:rPr>
              <w:t xml:space="preserve"> Saint-Louis, Paris, France, since 2022. He is also responsible for the French reference center on aplastic anemia and PNH, as well as the French organization for rare hematological and immunological disorders. He is also the chair of the Severe Aplastic Anemia Working Party (SAAWP) of the European Blood and Marrow Transplantation (EBMT) group. His research interest focuses on bone marrow transplantation, </w:t>
            </w:r>
            <w:r w:rsidRPr="0E0B885F">
              <w:rPr>
                <w:rFonts w:ascii="Arial" w:eastAsia="Calibri" w:hAnsi="Arial" w:cs="Arial"/>
                <w:highlight w:val="yellow"/>
                <w:lang w:eastAsia="en-GB"/>
              </w:rPr>
              <w:t>BMF</w:t>
            </w:r>
            <w:r w:rsidRPr="0E0B885F">
              <w:rPr>
                <w:rFonts w:ascii="Arial" w:eastAsia="Calibri" w:hAnsi="Arial" w:cs="Arial"/>
                <w:lang w:eastAsia="en-GB"/>
              </w:rPr>
              <w:t xml:space="preserve"> and </w:t>
            </w:r>
            <w:r w:rsidRPr="0E0B885F">
              <w:rPr>
                <w:rFonts w:ascii="Arial" w:eastAsia="Calibri" w:hAnsi="Arial" w:cs="Arial"/>
                <w:highlight w:val="yellow"/>
                <w:lang w:eastAsia="en-GB"/>
              </w:rPr>
              <w:t>PNH</w:t>
            </w:r>
            <w:r w:rsidRPr="0E0B885F">
              <w:rPr>
                <w:rFonts w:ascii="Arial" w:eastAsia="Calibri" w:hAnsi="Arial" w:cs="Arial"/>
                <w:lang w:eastAsia="en-GB"/>
              </w:rPr>
              <w:t>.</w:t>
            </w:r>
          </w:p>
          <w:p w14:paraId="4CA51139" w14:textId="77777777" w:rsidR="000E4047" w:rsidRPr="000B0826" w:rsidRDefault="000E4047" w:rsidP="000E4047">
            <w:pPr>
              <w:widowControl w:val="0"/>
              <w:adjustRightInd w:val="0"/>
              <w:spacing w:before="20" w:after="40" w:line="240" w:lineRule="auto"/>
              <w:textAlignment w:val="baseline"/>
              <w:rPr>
                <w:rFonts w:ascii="Arial" w:eastAsia="Times New Roman" w:hAnsi="Arial" w:cs="Arial"/>
                <w:b/>
              </w:rPr>
            </w:pPr>
            <w:r w:rsidRPr="000B0826">
              <w:rPr>
                <w:rFonts w:ascii="Arial" w:eastAsia="Times New Roman" w:hAnsi="Arial" w:cs="Arial"/>
                <w:bCs/>
              </w:rPr>
              <w:t>{Button 1 label} Disclosures</w:t>
            </w:r>
          </w:p>
          <w:p w14:paraId="7392A1BA" w14:textId="77777777" w:rsidR="000E4047" w:rsidRPr="000B0826" w:rsidRDefault="000E4047" w:rsidP="000E4047">
            <w:pPr>
              <w:contextualSpacing/>
              <w:rPr>
                <w:rFonts w:ascii="Arial" w:eastAsia="Calibri" w:hAnsi="Arial" w:cs="Arial"/>
                <w:bCs/>
                <w:lang w:eastAsia="en-GB"/>
              </w:rPr>
            </w:pPr>
            <w:r w:rsidRPr="000B0826">
              <w:rPr>
                <w:rFonts w:ascii="Arial" w:eastAsia="Times New Roman" w:hAnsi="Arial" w:cs="Arial"/>
                <w:bCs/>
              </w:rPr>
              <w:lastRenderedPageBreak/>
              <w:t xml:space="preserve">{Button 1 text} </w:t>
            </w:r>
            <w:r w:rsidRPr="000B0826">
              <w:rPr>
                <w:rFonts w:ascii="Arial" w:eastAsia="Calibri" w:hAnsi="Arial" w:cs="Arial"/>
                <w:b/>
                <w:lang w:eastAsia="en-GB"/>
              </w:rPr>
              <w:t>Consulting/speaker (symposium):</w:t>
            </w:r>
            <w:r w:rsidRPr="000B0826">
              <w:rPr>
                <w:rFonts w:ascii="Arial" w:eastAsia="Calibri" w:hAnsi="Arial" w:cs="Arial"/>
                <w:bCs/>
                <w:lang w:eastAsia="en-GB"/>
              </w:rPr>
              <w:t xml:space="preserve"> Alexion, Apellis, Novartis, Pfizer.</w:t>
            </w:r>
          </w:p>
          <w:p w14:paraId="7A12A4FC" w14:textId="6B3A8596" w:rsidR="000E4047" w:rsidRPr="000E4047" w:rsidRDefault="000E4047" w:rsidP="000E4047">
            <w:pPr>
              <w:widowControl w:val="0"/>
              <w:adjustRightInd w:val="0"/>
              <w:spacing w:before="20" w:after="40" w:line="240" w:lineRule="auto"/>
              <w:textAlignment w:val="baseline"/>
              <w:rPr>
                <w:rFonts w:ascii="Arial" w:eastAsia="Times New Roman" w:hAnsi="Arial" w:cs="Arial"/>
                <w:bCs/>
              </w:rPr>
            </w:pPr>
            <w:r w:rsidRPr="000B0826">
              <w:rPr>
                <w:rFonts w:ascii="Arial" w:eastAsia="Calibri" w:hAnsi="Arial" w:cs="Arial"/>
                <w:b/>
                <w:lang w:eastAsia="en-GB"/>
              </w:rPr>
              <w:t>Research grant:</w:t>
            </w:r>
            <w:r w:rsidRPr="000B0826">
              <w:rPr>
                <w:rFonts w:ascii="Arial" w:eastAsia="Calibri" w:hAnsi="Arial" w:cs="Arial"/>
                <w:bCs/>
                <w:lang w:eastAsia="en-GB"/>
              </w:rPr>
              <w:t xml:space="preserve"> MSD, Novartis, Pfizer. </w:t>
            </w:r>
          </w:p>
        </w:tc>
        <w:tc>
          <w:tcPr>
            <w:tcW w:w="6276"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88CDEDF" w14:textId="77777777" w:rsidR="000E4047" w:rsidRPr="000B0826" w:rsidRDefault="000E4047" w:rsidP="000E4047">
            <w:pPr>
              <w:contextualSpacing/>
              <w:rPr>
                <w:rFonts w:ascii="Arial" w:eastAsia="Calibri" w:hAnsi="Arial" w:cs="Arial"/>
                <w:bCs/>
                <w:lang w:eastAsia="en-GB"/>
              </w:rPr>
            </w:pPr>
            <w:r w:rsidRPr="000B0826">
              <w:rPr>
                <w:rFonts w:ascii="Arial" w:eastAsia="Calibri" w:hAnsi="Arial" w:cs="Arial"/>
                <w:bCs/>
                <w:lang w:eastAsia="en-GB"/>
              </w:rPr>
              <w:lastRenderedPageBreak/>
              <w:t>[Regis picture]</w:t>
            </w:r>
          </w:p>
          <w:p w14:paraId="7F4F017A" w14:textId="77777777" w:rsidR="000E4047" w:rsidRPr="000B0826" w:rsidRDefault="000E4047" w:rsidP="000E4047">
            <w:pPr>
              <w:contextualSpacing/>
              <w:rPr>
                <w:rFonts w:ascii="Arial" w:eastAsia="Calibri" w:hAnsi="Arial" w:cs="Arial"/>
                <w:bCs/>
                <w:lang w:eastAsia="en-GB"/>
              </w:rPr>
            </w:pPr>
            <w:r w:rsidRPr="000B0826">
              <w:rPr>
                <w:rFonts w:ascii="Arial" w:eastAsia="Calibri" w:hAnsi="Arial" w:cs="Arial"/>
                <w:b/>
                <w:noProof/>
                <w:lang w:eastAsia="en-GB"/>
              </w:rPr>
              <w:drawing>
                <wp:inline distT="0" distB="0" distL="0" distR="0" wp14:anchorId="14F897D0" wp14:editId="1FE4CF05">
                  <wp:extent cx="2015036" cy="1131806"/>
                  <wp:effectExtent l="0" t="0" r="4445" b="0"/>
                  <wp:docPr id="1544678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9117" cy="1134098"/>
                          </a:xfrm>
                          <a:prstGeom prst="rect">
                            <a:avLst/>
                          </a:prstGeom>
                          <a:noFill/>
                          <a:ln>
                            <a:noFill/>
                          </a:ln>
                        </pic:spPr>
                      </pic:pic>
                    </a:graphicData>
                  </a:graphic>
                </wp:inline>
              </w:drawing>
            </w:r>
          </w:p>
          <w:p w14:paraId="5CDB6AEE" w14:textId="77777777" w:rsidR="000E4047" w:rsidRPr="000B0826" w:rsidRDefault="000E4047" w:rsidP="000E4047">
            <w:pPr>
              <w:contextualSpacing/>
              <w:rPr>
                <w:rFonts w:ascii="Arial" w:eastAsia="Calibri" w:hAnsi="Arial" w:cs="Arial"/>
                <w:bCs/>
                <w:lang w:eastAsia="en-GB"/>
              </w:rPr>
            </w:pPr>
          </w:p>
        </w:tc>
      </w:tr>
      <w:tr w:rsidR="000E4047" w:rsidRPr="000B0826" w14:paraId="2642D148" w14:textId="77777777" w:rsidTr="0053339C">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E08E4EB" w14:textId="77777777" w:rsidR="000E4047" w:rsidRPr="000B0826" w:rsidRDefault="000E4047" w:rsidP="0053339C">
            <w:pPr>
              <w:contextualSpacing/>
              <w:rPr>
                <w:rFonts w:ascii="Arial" w:eastAsia="Calibri" w:hAnsi="Arial" w:cs="Arial"/>
                <w:b/>
                <w:lang w:eastAsia="en-GB"/>
              </w:rPr>
            </w:pPr>
            <w:r w:rsidRPr="000B0826">
              <w:rPr>
                <w:rFonts w:ascii="Arial" w:eastAsia="Calibri" w:hAnsi="Arial" w:cs="Arial"/>
                <w:b/>
                <w:lang w:eastAsia="en-GB"/>
              </w:rPr>
              <w:t>Visual details</w:t>
            </w:r>
          </w:p>
        </w:tc>
      </w:tr>
      <w:tr w:rsidR="000E4047" w:rsidRPr="000B0826" w14:paraId="5EC48FCB" w14:textId="77777777" w:rsidTr="0053339C">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C637CB0" w14:textId="77777777" w:rsidR="000E4047" w:rsidRPr="000B0826" w:rsidRDefault="000E4047" w:rsidP="0053339C">
            <w:pPr>
              <w:contextualSpacing/>
              <w:rPr>
                <w:rFonts w:ascii="Arial" w:eastAsia="Times New Roman" w:hAnsi="Arial" w:cs="Arial"/>
                <w:bCs/>
              </w:rPr>
            </w:pPr>
            <w:r w:rsidRPr="000B0826">
              <w:rPr>
                <w:rFonts w:ascii="Arial" w:eastAsia="Times New Roman" w:hAnsi="Arial" w:cs="Arial"/>
                <w:bCs/>
              </w:rPr>
              <w:t>{Title} headline 2</w:t>
            </w:r>
          </w:p>
          <w:p w14:paraId="3FB35B5B" w14:textId="77777777" w:rsidR="000E4047" w:rsidRPr="000B0826" w:rsidRDefault="000E4047" w:rsidP="0053339C">
            <w:pPr>
              <w:contextualSpacing/>
              <w:rPr>
                <w:rFonts w:ascii="Arial" w:eastAsia="Times New Roman" w:hAnsi="Arial" w:cs="Arial"/>
                <w:bCs/>
              </w:rPr>
            </w:pPr>
            <w:r w:rsidRPr="000B0826">
              <w:rPr>
                <w:rFonts w:ascii="Arial" w:eastAsia="Times New Roman" w:hAnsi="Arial" w:cs="Arial"/>
                <w:bCs/>
              </w:rPr>
              <w:t>{Balloon} 7</w:t>
            </w:r>
            <w:r w:rsidRPr="000B0826">
              <w:rPr>
                <w:rFonts w:ascii="Arial" w:eastAsia="Times New Roman" w:hAnsi="Arial" w:cs="Arial"/>
                <w:bCs/>
                <w:vertAlign w:val="superscript"/>
              </w:rPr>
              <w:t>th</w:t>
            </w:r>
            <w:r w:rsidRPr="000B0826">
              <w:rPr>
                <w:rFonts w:ascii="Arial" w:eastAsia="Times New Roman" w:hAnsi="Arial" w:cs="Arial"/>
                <w:bCs/>
              </w:rPr>
              <w:t xml:space="preserve"> option down under avatar option, large placeholder for medium on the left. Insert [Regis picture], as medium. {Balloon title} Headline 4, {Balloon text} paragraph. </w:t>
            </w:r>
          </w:p>
        </w:tc>
      </w:tr>
      <w:tr w:rsidR="000E4047" w:rsidRPr="000B0826" w14:paraId="1E56B4C7" w14:textId="77777777" w:rsidTr="0053339C">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5CD4181" w14:textId="77777777" w:rsidR="000E4047" w:rsidRPr="000B0826" w:rsidRDefault="000E4047" w:rsidP="0053339C">
            <w:pPr>
              <w:contextualSpacing/>
              <w:rPr>
                <w:rFonts w:ascii="Arial" w:eastAsia="Calibri" w:hAnsi="Arial" w:cs="Arial"/>
                <w:b/>
                <w:lang w:eastAsia="en-GB"/>
              </w:rPr>
            </w:pPr>
            <w:r w:rsidRPr="000B0826">
              <w:rPr>
                <w:rFonts w:ascii="Arial" w:eastAsia="Calibri" w:hAnsi="Arial" w:cs="Arial"/>
                <w:b/>
                <w:lang w:eastAsia="en-GB"/>
              </w:rPr>
              <w:t>Interactivity/buttons</w:t>
            </w:r>
          </w:p>
        </w:tc>
      </w:tr>
      <w:tr w:rsidR="000E4047" w:rsidRPr="000B0826" w14:paraId="2127F825" w14:textId="77777777" w:rsidTr="0053339C">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F61F1A2" w14:textId="77777777" w:rsidR="000E4047" w:rsidRPr="000B0826" w:rsidRDefault="000E4047" w:rsidP="0053339C">
            <w:pPr>
              <w:contextualSpacing/>
              <w:rPr>
                <w:rFonts w:ascii="Arial" w:eastAsia="Calibri" w:hAnsi="Arial" w:cs="Arial"/>
                <w:bCs/>
                <w:lang w:eastAsia="en-GB"/>
              </w:rPr>
            </w:pPr>
            <w:r w:rsidRPr="000B0826">
              <w:rPr>
                <w:rFonts w:ascii="Arial" w:eastAsia="Calibri" w:hAnsi="Arial" w:cs="Arial"/>
                <w:bCs/>
                <w:lang w:eastAsia="en-GB"/>
              </w:rPr>
              <w:t xml:space="preserve">Add glossary entry for </w:t>
            </w:r>
            <w:r w:rsidRPr="000B0826">
              <w:rPr>
                <w:rFonts w:ascii="Arial" w:eastAsia="Calibri" w:hAnsi="Arial" w:cs="Arial"/>
                <w:bCs/>
                <w:highlight w:val="yellow"/>
                <w:lang w:eastAsia="en-GB"/>
              </w:rPr>
              <w:t>PNH</w:t>
            </w:r>
            <w:r w:rsidRPr="000B0826">
              <w:rPr>
                <w:rFonts w:ascii="Arial" w:eastAsia="Calibri" w:hAnsi="Arial" w:cs="Arial"/>
                <w:bCs/>
                <w:lang w:eastAsia="en-GB"/>
              </w:rPr>
              <w:t xml:space="preserve">, </w:t>
            </w:r>
            <w:r w:rsidRPr="000B0826">
              <w:rPr>
                <w:rFonts w:ascii="Arial" w:eastAsia="Calibri" w:hAnsi="Arial" w:cs="Arial"/>
                <w:bCs/>
                <w:highlight w:val="yellow"/>
                <w:lang w:eastAsia="en-GB"/>
              </w:rPr>
              <w:t>BMF</w:t>
            </w:r>
          </w:p>
          <w:p w14:paraId="6B7FCEA8" w14:textId="77777777" w:rsidR="000E4047" w:rsidRPr="000B0826" w:rsidRDefault="000E4047" w:rsidP="0053339C">
            <w:pPr>
              <w:contextualSpacing/>
              <w:rPr>
                <w:rFonts w:ascii="Arial" w:eastAsia="Calibri" w:hAnsi="Arial" w:cs="Arial"/>
                <w:bCs/>
                <w:lang w:eastAsia="en-GB"/>
              </w:rPr>
            </w:pPr>
            <w:r w:rsidRPr="000B0826">
              <w:rPr>
                <w:rFonts w:ascii="Arial" w:eastAsia="Calibri" w:hAnsi="Arial" w:cs="Arial"/>
                <w:bCs/>
                <w:lang w:eastAsia="en-GB"/>
              </w:rPr>
              <w:t>Add {Button} underneath {Balloon} with disclosures.</w:t>
            </w:r>
          </w:p>
        </w:tc>
      </w:tr>
      <w:tr w:rsidR="000E4047" w:rsidRPr="000B0826" w14:paraId="3DB40B09" w14:textId="77777777" w:rsidTr="0053339C">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56779B0" w14:textId="77777777" w:rsidR="000E4047" w:rsidRPr="000B0826" w:rsidRDefault="000E4047" w:rsidP="0053339C">
            <w:pPr>
              <w:contextualSpacing/>
              <w:rPr>
                <w:rFonts w:ascii="Arial" w:eastAsia="Calibri" w:hAnsi="Arial" w:cs="Arial"/>
                <w:b/>
                <w:lang w:eastAsia="en-GB"/>
              </w:rPr>
            </w:pPr>
            <w:r w:rsidRPr="000B0826">
              <w:rPr>
                <w:rFonts w:ascii="Arial" w:eastAsia="Calibri" w:hAnsi="Arial" w:cs="Arial"/>
                <w:b/>
                <w:lang w:eastAsia="en-GB"/>
              </w:rPr>
              <w:t xml:space="preserve">References </w:t>
            </w:r>
          </w:p>
        </w:tc>
      </w:tr>
      <w:tr w:rsidR="000E4047" w:rsidRPr="000B0826" w14:paraId="1F1BE447" w14:textId="77777777" w:rsidTr="0053339C">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3F1837A7" w14:textId="77777777" w:rsidR="000E4047" w:rsidRPr="000B0826" w:rsidRDefault="000E4047" w:rsidP="0053339C">
            <w:pPr>
              <w:contextualSpacing/>
              <w:rPr>
                <w:rFonts w:ascii="Arial" w:eastAsia="Calibri" w:hAnsi="Arial" w:cs="Arial"/>
                <w:bCs/>
                <w:lang w:eastAsia="en-GB"/>
              </w:rPr>
            </w:pPr>
            <w:r w:rsidRPr="000B0826">
              <w:rPr>
                <w:rFonts w:ascii="Arial" w:eastAsia="Calibri" w:hAnsi="Arial" w:cs="Arial"/>
                <w:bCs/>
                <w:lang w:eastAsia="en-GB"/>
              </w:rPr>
              <w:t>N/A</w:t>
            </w:r>
          </w:p>
        </w:tc>
      </w:tr>
      <w:tr w:rsidR="000E4047" w:rsidRPr="000B0826" w14:paraId="09EF4528" w14:textId="77777777" w:rsidTr="0053339C">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C112CC5" w14:textId="77777777" w:rsidR="000E4047" w:rsidRPr="000B0826" w:rsidRDefault="000E4047" w:rsidP="0053339C">
            <w:pPr>
              <w:contextualSpacing/>
              <w:rPr>
                <w:rFonts w:ascii="Arial" w:eastAsia="Calibri" w:hAnsi="Arial" w:cs="Arial"/>
                <w:b/>
                <w:lang w:eastAsia="en-GB"/>
              </w:rPr>
            </w:pPr>
            <w:r w:rsidRPr="000B0826">
              <w:rPr>
                <w:rFonts w:ascii="Arial" w:eastAsia="Calibri" w:hAnsi="Arial" w:cs="Arial"/>
                <w:b/>
                <w:lang w:eastAsia="en-GB"/>
              </w:rPr>
              <w:t>Notes/Settings</w:t>
            </w:r>
          </w:p>
        </w:tc>
      </w:tr>
      <w:tr w:rsidR="000E4047" w:rsidRPr="000B0826" w14:paraId="6A723868" w14:textId="77777777" w:rsidTr="0053339C">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B3CBCDD" w14:textId="77777777" w:rsidR="000E4047" w:rsidRPr="000B0826" w:rsidRDefault="000E4047" w:rsidP="0053339C">
            <w:pPr>
              <w:spacing w:after="0" w:line="240" w:lineRule="auto"/>
              <w:rPr>
                <w:rFonts w:ascii="Arial" w:hAnsi="Arial" w:cs="Arial"/>
              </w:rPr>
            </w:pPr>
            <w:r w:rsidRPr="000B0826">
              <w:rPr>
                <w:rFonts w:ascii="Arial" w:hAnsi="Arial" w:cs="Arial"/>
              </w:rPr>
              <w:t>Do not show learning objective or chapter number.</w:t>
            </w:r>
          </w:p>
          <w:p w14:paraId="24264001" w14:textId="77777777" w:rsidR="000E4047" w:rsidRPr="000B0826" w:rsidRDefault="000E4047" w:rsidP="0053339C">
            <w:pPr>
              <w:spacing w:after="0" w:line="240" w:lineRule="auto"/>
              <w:contextualSpacing/>
              <w:rPr>
                <w:rFonts w:ascii="Arial" w:eastAsia="Calibri" w:hAnsi="Arial" w:cs="Arial"/>
                <w:bCs/>
                <w:lang w:eastAsia="en-GB"/>
              </w:rPr>
            </w:pPr>
            <w:r w:rsidRPr="000B0826">
              <w:rPr>
                <w:rFonts w:ascii="Arial" w:hAnsi="Arial" w:cs="Arial"/>
                <w:lang w:eastAsia="en-GB"/>
              </w:rPr>
              <w:t>Note bold in {button} text</w:t>
            </w:r>
          </w:p>
        </w:tc>
      </w:tr>
    </w:tbl>
    <w:p w14:paraId="302D618E" w14:textId="77777777" w:rsidR="00AC580E" w:rsidRPr="000B0826" w:rsidRDefault="00AC580E" w:rsidP="006747C4">
      <w:pPr>
        <w:rPr>
          <w:rFonts w:ascii="Arial" w:hAnsi="Arial" w:cs="Arial"/>
          <w:b/>
          <w:bCs/>
          <w:sz w:val="20"/>
          <w:szCs w:val="20"/>
          <w:u w:val="single"/>
        </w:rPr>
      </w:pPr>
    </w:p>
    <w:p w14:paraId="369F5BB3" w14:textId="77777777" w:rsidR="00AC580E" w:rsidRPr="000B0826" w:rsidRDefault="00AC580E" w:rsidP="006747C4">
      <w:pPr>
        <w:rPr>
          <w:rFonts w:ascii="Arial" w:hAnsi="Arial" w:cs="Arial"/>
          <w:b/>
          <w:bCs/>
          <w:sz w:val="20"/>
          <w:szCs w:val="20"/>
          <w:u w:val="single"/>
        </w:rPr>
      </w:pPr>
    </w:p>
    <w:p w14:paraId="33991887" w14:textId="3D78605E" w:rsidR="00061A17" w:rsidRDefault="00061A17" w:rsidP="006747C4">
      <w:pPr>
        <w:rPr>
          <w:rFonts w:ascii="Arial" w:hAnsi="Arial" w:cs="Arial"/>
          <w:b/>
          <w:bCs/>
          <w:sz w:val="20"/>
          <w:szCs w:val="20"/>
          <w:u w:val="single"/>
        </w:rPr>
      </w:pPr>
    </w:p>
    <w:tbl>
      <w:tblPr>
        <w:tblW w:w="14008" w:type="dxa"/>
        <w:tblLook w:val="01E0" w:firstRow="1" w:lastRow="1" w:firstColumn="1" w:lastColumn="1" w:noHBand="0" w:noVBand="0"/>
      </w:tblPr>
      <w:tblGrid>
        <w:gridCol w:w="7732"/>
        <w:gridCol w:w="6276"/>
      </w:tblGrid>
      <w:tr w:rsidR="009046EE" w:rsidRPr="000B0826" w14:paraId="0E60B048" w14:textId="77777777" w:rsidTr="007A314C">
        <w:trPr>
          <w:trHeight w:val="92"/>
        </w:trPr>
        <w:tc>
          <w:tcPr>
            <w:tcW w:w="773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6E385B9" w14:textId="77777777" w:rsidR="009046EE" w:rsidRPr="000B0826" w:rsidRDefault="009046EE" w:rsidP="0053339C">
            <w:pPr>
              <w:contextualSpacing/>
              <w:rPr>
                <w:rFonts w:ascii="Arial" w:eastAsia="Calibri" w:hAnsi="Arial" w:cs="Arial"/>
                <w:b/>
                <w:bCs/>
                <w:lang w:eastAsia="en-GB"/>
              </w:rPr>
            </w:pPr>
            <w:r w:rsidRPr="000B0826">
              <w:rPr>
                <w:rFonts w:ascii="Arial" w:eastAsia="Calibri" w:hAnsi="Arial" w:cs="Arial"/>
                <w:b/>
                <w:bCs/>
                <w:lang w:eastAsia="en-GB"/>
              </w:rPr>
              <w:t>Chapter: Learning objectives</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18DF79B" w14:textId="77777777" w:rsidR="009046EE" w:rsidRPr="000B0826" w:rsidRDefault="009046EE" w:rsidP="0053339C">
            <w:pPr>
              <w:contextualSpacing/>
              <w:rPr>
                <w:rFonts w:ascii="Arial" w:eastAsia="Calibri" w:hAnsi="Arial" w:cs="Arial"/>
                <w:b/>
                <w:bCs/>
                <w:lang w:eastAsia="en-GB"/>
              </w:rPr>
            </w:pPr>
            <w:r w:rsidRPr="000B0826">
              <w:rPr>
                <w:rFonts w:ascii="Arial" w:eastAsia="Calibri" w:hAnsi="Arial" w:cs="Arial"/>
                <w:b/>
                <w:bCs/>
                <w:lang w:eastAsia="en-GB"/>
              </w:rPr>
              <w:t>Sub-chapter: Learning objectives</w:t>
            </w:r>
          </w:p>
        </w:tc>
      </w:tr>
      <w:tr w:rsidR="009046EE" w:rsidRPr="000B0826" w14:paraId="7567E3CD" w14:textId="77777777" w:rsidTr="007A314C">
        <w:trPr>
          <w:trHeight w:val="88"/>
        </w:trPr>
        <w:tc>
          <w:tcPr>
            <w:tcW w:w="7732"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E576BC3" w14:textId="77777777" w:rsidR="009046EE" w:rsidRPr="000B0826" w:rsidRDefault="009046EE"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6276"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ACDD4C1" w14:textId="77777777" w:rsidR="009046EE" w:rsidRPr="000B0826" w:rsidRDefault="009046EE" w:rsidP="0053339C">
            <w:pPr>
              <w:contextualSpacing/>
              <w:rPr>
                <w:rFonts w:ascii="Arial" w:eastAsia="Calibri" w:hAnsi="Arial" w:cs="Arial"/>
                <w:b/>
                <w:bCs/>
                <w:lang w:eastAsia="en-GB"/>
              </w:rPr>
            </w:pPr>
            <w:r w:rsidRPr="0E0B885F">
              <w:rPr>
                <w:rFonts w:ascii="Arial" w:eastAsia="Calibri" w:hAnsi="Arial" w:cs="Arial"/>
                <w:b/>
                <w:bCs/>
                <w:lang w:eastAsia="en-GB"/>
              </w:rPr>
              <w:t>Graphic/Animation/Video</w:t>
            </w:r>
          </w:p>
        </w:tc>
      </w:tr>
      <w:tr w:rsidR="007A314C" w:rsidRPr="000B0826" w14:paraId="38770DC2" w14:textId="77777777" w:rsidTr="007A314C">
        <w:trPr>
          <w:trHeight w:val="875"/>
        </w:trPr>
        <w:tc>
          <w:tcPr>
            <w:tcW w:w="773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B05DB68" w14:textId="77777777" w:rsidR="007A314C" w:rsidRPr="000B0826" w:rsidRDefault="007A314C" w:rsidP="007A314C">
            <w:pPr>
              <w:widowControl w:val="0"/>
              <w:adjustRightInd w:val="0"/>
              <w:spacing w:before="20" w:after="40" w:line="240" w:lineRule="auto"/>
              <w:textAlignment w:val="baseline"/>
              <w:rPr>
                <w:rFonts w:ascii="Arial" w:eastAsia="Times New Roman" w:hAnsi="Arial" w:cs="Arial"/>
                <w:bCs/>
              </w:rPr>
            </w:pPr>
            <w:r w:rsidRPr="000B0826">
              <w:rPr>
                <w:rFonts w:ascii="Arial" w:eastAsia="Times New Roman" w:hAnsi="Arial" w:cs="Arial"/>
                <w:bCs/>
              </w:rPr>
              <w:t>{Title} Learning objectives</w:t>
            </w:r>
          </w:p>
          <w:p w14:paraId="0ABF0897" w14:textId="77777777" w:rsidR="007A314C" w:rsidRPr="000B0826" w:rsidRDefault="007A314C" w:rsidP="007A314C">
            <w:pPr>
              <w:widowControl w:val="0"/>
              <w:adjustRightInd w:val="0"/>
              <w:spacing w:before="20" w:after="40" w:line="240" w:lineRule="auto"/>
              <w:textAlignment w:val="baseline"/>
              <w:rPr>
                <w:rFonts w:ascii="Arial" w:eastAsia="Times New Roman" w:hAnsi="Arial" w:cs="Arial"/>
                <w:bCs/>
              </w:rPr>
            </w:pPr>
          </w:p>
          <w:p w14:paraId="5DB93A3B" w14:textId="77777777" w:rsidR="007A314C" w:rsidRPr="000B0826" w:rsidRDefault="007A314C" w:rsidP="007A314C">
            <w:pPr>
              <w:widowControl w:val="0"/>
              <w:adjustRightInd w:val="0"/>
              <w:spacing w:before="20" w:after="40" w:line="240" w:lineRule="auto"/>
              <w:textAlignment w:val="baseline"/>
              <w:rPr>
                <w:rFonts w:ascii="Arial" w:eastAsia="Times New Roman" w:hAnsi="Arial" w:cs="Arial"/>
                <w:bCs/>
              </w:rPr>
            </w:pPr>
            <w:r w:rsidRPr="000B0826">
              <w:rPr>
                <w:rFonts w:ascii="Arial" w:eastAsia="Times New Roman" w:hAnsi="Arial" w:cs="Arial"/>
                <w:bCs/>
              </w:rPr>
              <w:t>{Text} After completing this module, you will be able to:</w:t>
            </w:r>
          </w:p>
          <w:p w14:paraId="25FBDE2C" w14:textId="77777777" w:rsidR="007A314C" w:rsidRPr="000B0826" w:rsidRDefault="007A314C" w:rsidP="007A314C">
            <w:pPr>
              <w:widowControl w:val="0"/>
              <w:adjustRightInd w:val="0"/>
              <w:spacing w:before="20" w:after="40" w:line="240" w:lineRule="auto"/>
              <w:textAlignment w:val="baseline"/>
              <w:rPr>
                <w:rFonts w:ascii="Arial" w:eastAsia="Times New Roman" w:hAnsi="Arial" w:cs="Arial"/>
                <w:bCs/>
              </w:rPr>
            </w:pPr>
          </w:p>
          <w:p w14:paraId="4A8717AC" w14:textId="77777777" w:rsidR="007A314C" w:rsidRPr="000B0826" w:rsidRDefault="007A314C" w:rsidP="007A314C">
            <w:pPr>
              <w:pStyle w:val="ListParagraph"/>
              <w:numPr>
                <w:ilvl w:val="0"/>
                <w:numId w:val="1"/>
              </w:numPr>
              <w:rPr>
                <w:rFonts w:ascii="Arial" w:eastAsia="Times New Roman" w:hAnsi="Arial" w:cs="Arial"/>
              </w:rPr>
            </w:pPr>
            <w:r w:rsidRPr="0E0B885F">
              <w:rPr>
                <w:rFonts w:ascii="Arial" w:eastAsia="Times New Roman" w:hAnsi="Arial" w:cs="Arial"/>
              </w:rPr>
              <w:t>Integrate international guidelines to optimize treatment timing and improve patient outcomes.</w:t>
            </w:r>
          </w:p>
          <w:p w14:paraId="3BA40B95" w14:textId="77777777" w:rsidR="007A314C" w:rsidRDefault="007A314C" w:rsidP="007A314C">
            <w:pPr>
              <w:pStyle w:val="ListParagraph"/>
              <w:widowControl w:val="0"/>
              <w:numPr>
                <w:ilvl w:val="0"/>
                <w:numId w:val="1"/>
              </w:numPr>
              <w:adjustRightInd w:val="0"/>
              <w:spacing w:before="20" w:after="40" w:line="240" w:lineRule="auto"/>
              <w:textAlignment w:val="baseline"/>
              <w:rPr>
                <w:rFonts w:ascii="Arial" w:eastAsia="Times New Roman" w:hAnsi="Arial" w:cs="Arial"/>
                <w:bCs/>
              </w:rPr>
            </w:pPr>
            <w:r w:rsidRPr="00A8593A">
              <w:rPr>
                <w:rFonts w:ascii="Arial" w:eastAsia="Times New Roman" w:hAnsi="Arial" w:cs="Arial"/>
                <w:bCs/>
              </w:rPr>
              <w:t>Evaluate available resources, including donor options, to inform and implement effective treatment decisions.</w:t>
            </w:r>
          </w:p>
          <w:p w14:paraId="014C57CD" w14:textId="1F5D34C3" w:rsidR="007A314C" w:rsidRPr="000B0826" w:rsidRDefault="007A314C" w:rsidP="007A314C">
            <w:pPr>
              <w:pStyle w:val="ListParagraph"/>
              <w:widowControl w:val="0"/>
              <w:numPr>
                <w:ilvl w:val="0"/>
                <w:numId w:val="1"/>
              </w:numPr>
              <w:adjustRightInd w:val="0"/>
              <w:spacing w:before="20" w:after="40" w:line="240" w:lineRule="auto"/>
              <w:textAlignment w:val="baseline"/>
              <w:rPr>
                <w:rFonts w:ascii="Arial" w:eastAsia="Times New Roman" w:hAnsi="Arial" w:cs="Arial"/>
              </w:rPr>
            </w:pPr>
            <w:r w:rsidRPr="0E0B885F">
              <w:rPr>
                <w:rFonts w:ascii="Arial" w:eastAsia="Times New Roman" w:hAnsi="Arial" w:cs="Arial"/>
              </w:rPr>
              <w:t>Adapt treatment in consideration of individual patient factors, including age and refractory status.</w:t>
            </w:r>
          </w:p>
        </w:tc>
        <w:tc>
          <w:tcPr>
            <w:tcW w:w="6276"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68D11748" w14:textId="71D2F838" w:rsidR="007A314C" w:rsidRPr="000B0826" w:rsidRDefault="007A314C" w:rsidP="007A314C">
            <w:pPr>
              <w:contextualSpacing/>
              <w:rPr>
                <w:rFonts w:ascii="Arial" w:eastAsia="Calibri" w:hAnsi="Arial" w:cs="Arial"/>
                <w:bCs/>
                <w:lang w:eastAsia="en-GB"/>
              </w:rPr>
            </w:pPr>
            <w:r w:rsidRPr="000B0826">
              <w:rPr>
                <w:rFonts w:ascii="Arial" w:eastAsia="Calibri" w:hAnsi="Arial" w:cs="Arial"/>
                <w:bCs/>
                <w:lang w:eastAsia="en-GB"/>
              </w:rPr>
              <w:t>Suggest PM to decide how to make this look visual</w:t>
            </w:r>
          </w:p>
        </w:tc>
      </w:tr>
      <w:tr w:rsidR="009046EE" w:rsidRPr="000B0826" w14:paraId="1EAD4EC4" w14:textId="77777777" w:rsidTr="0053339C">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A57A04C" w14:textId="77777777" w:rsidR="009046EE" w:rsidRPr="000B0826" w:rsidRDefault="009046EE" w:rsidP="0053339C">
            <w:pPr>
              <w:contextualSpacing/>
              <w:rPr>
                <w:rFonts w:ascii="Arial" w:eastAsia="Calibri" w:hAnsi="Arial" w:cs="Arial"/>
                <w:b/>
                <w:lang w:eastAsia="en-GB"/>
              </w:rPr>
            </w:pPr>
            <w:r w:rsidRPr="000B0826">
              <w:rPr>
                <w:rFonts w:ascii="Arial" w:eastAsia="Calibri" w:hAnsi="Arial" w:cs="Arial"/>
                <w:b/>
                <w:lang w:eastAsia="en-GB"/>
              </w:rPr>
              <w:lastRenderedPageBreak/>
              <w:t>Visual details</w:t>
            </w:r>
          </w:p>
        </w:tc>
      </w:tr>
      <w:tr w:rsidR="009046EE" w:rsidRPr="000B0826" w14:paraId="43ED7F2E" w14:textId="77777777" w:rsidTr="0053339C">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9B36FCB" w14:textId="77777777" w:rsidR="009046EE" w:rsidRPr="000B0826" w:rsidRDefault="009046EE" w:rsidP="0053339C">
            <w:pPr>
              <w:contextualSpacing/>
              <w:rPr>
                <w:rFonts w:ascii="Arial" w:eastAsia="Times New Roman" w:hAnsi="Arial" w:cs="Arial"/>
                <w:bCs/>
              </w:rPr>
            </w:pPr>
            <w:r w:rsidRPr="000B0826">
              <w:rPr>
                <w:rFonts w:ascii="Arial" w:eastAsia="Times New Roman" w:hAnsi="Arial" w:cs="Arial"/>
                <w:bCs/>
              </w:rPr>
              <w:t>{Title} as headline</w:t>
            </w:r>
          </w:p>
          <w:p w14:paraId="73D4C098" w14:textId="77777777" w:rsidR="009046EE" w:rsidRPr="000B0826" w:rsidRDefault="009046EE" w:rsidP="0053339C">
            <w:pPr>
              <w:contextualSpacing/>
              <w:rPr>
                <w:rFonts w:ascii="Arial" w:eastAsia="Times New Roman" w:hAnsi="Arial" w:cs="Arial"/>
                <w:bCs/>
              </w:rPr>
            </w:pPr>
            <w:r w:rsidRPr="000B0826">
              <w:rPr>
                <w:rFonts w:ascii="Arial" w:eastAsia="Times New Roman" w:hAnsi="Arial" w:cs="Arial"/>
                <w:bCs/>
              </w:rPr>
              <w:t>{text} top line paragraph, bullets as unordered list.</w:t>
            </w:r>
          </w:p>
        </w:tc>
      </w:tr>
      <w:tr w:rsidR="009046EE" w:rsidRPr="000B0826" w14:paraId="4BA3FC91" w14:textId="77777777" w:rsidTr="0053339C">
        <w:trPr>
          <w:trHeight w:val="41"/>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934DA36" w14:textId="77777777" w:rsidR="009046EE" w:rsidRPr="000B0826" w:rsidRDefault="009046EE" w:rsidP="0053339C">
            <w:pPr>
              <w:contextualSpacing/>
              <w:rPr>
                <w:rFonts w:ascii="Arial" w:eastAsia="Calibri" w:hAnsi="Arial" w:cs="Arial"/>
                <w:b/>
                <w:lang w:eastAsia="en-GB"/>
              </w:rPr>
            </w:pPr>
            <w:r w:rsidRPr="000B0826">
              <w:rPr>
                <w:rFonts w:ascii="Arial" w:eastAsia="Calibri" w:hAnsi="Arial" w:cs="Arial"/>
                <w:b/>
                <w:lang w:eastAsia="en-GB"/>
              </w:rPr>
              <w:t>Interactivity/buttons</w:t>
            </w:r>
          </w:p>
        </w:tc>
      </w:tr>
      <w:tr w:rsidR="009046EE" w:rsidRPr="000B0826" w14:paraId="146C177C" w14:textId="77777777" w:rsidTr="0053339C">
        <w:trPr>
          <w:trHeight w:val="88"/>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D1D344B" w14:textId="77777777" w:rsidR="009046EE" w:rsidRPr="000B0826" w:rsidRDefault="009046EE" w:rsidP="0053339C">
            <w:pPr>
              <w:contextualSpacing/>
              <w:rPr>
                <w:rFonts w:ascii="Arial" w:eastAsia="Calibri" w:hAnsi="Arial" w:cs="Arial"/>
                <w:bCs/>
                <w:lang w:eastAsia="en-GB"/>
              </w:rPr>
            </w:pPr>
            <w:r w:rsidRPr="000B0826">
              <w:rPr>
                <w:rFonts w:ascii="Arial" w:eastAsia="Calibri" w:hAnsi="Arial" w:cs="Arial"/>
                <w:bCs/>
                <w:lang w:eastAsia="en-GB"/>
              </w:rPr>
              <w:t>N/A</w:t>
            </w:r>
          </w:p>
        </w:tc>
      </w:tr>
      <w:tr w:rsidR="009046EE" w:rsidRPr="000B0826" w14:paraId="1CAA7374" w14:textId="77777777" w:rsidTr="0053339C">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1CDBBCD" w14:textId="77777777" w:rsidR="009046EE" w:rsidRPr="000B0826" w:rsidRDefault="009046EE" w:rsidP="0053339C">
            <w:pPr>
              <w:contextualSpacing/>
              <w:rPr>
                <w:rFonts w:ascii="Arial" w:eastAsia="Calibri" w:hAnsi="Arial" w:cs="Arial"/>
                <w:b/>
                <w:lang w:eastAsia="en-GB"/>
              </w:rPr>
            </w:pPr>
            <w:r w:rsidRPr="000B0826">
              <w:rPr>
                <w:rFonts w:ascii="Arial" w:eastAsia="Calibri" w:hAnsi="Arial" w:cs="Arial"/>
                <w:b/>
                <w:lang w:eastAsia="en-GB"/>
              </w:rPr>
              <w:t xml:space="preserve">References </w:t>
            </w:r>
          </w:p>
        </w:tc>
      </w:tr>
      <w:tr w:rsidR="009046EE" w:rsidRPr="000B0826" w14:paraId="12F99EEB" w14:textId="77777777" w:rsidTr="0053339C">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521BE3A9" w14:textId="77777777" w:rsidR="009046EE" w:rsidRPr="000B0826" w:rsidRDefault="009046EE" w:rsidP="0053339C">
            <w:pPr>
              <w:contextualSpacing/>
              <w:rPr>
                <w:rFonts w:ascii="Arial" w:eastAsia="Calibri" w:hAnsi="Arial" w:cs="Arial"/>
                <w:bCs/>
                <w:lang w:eastAsia="en-GB"/>
              </w:rPr>
            </w:pPr>
            <w:r w:rsidRPr="000B0826">
              <w:rPr>
                <w:rFonts w:ascii="Arial" w:eastAsia="Calibri" w:hAnsi="Arial" w:cs="Arial"/>
                <w:bCs/>
                <w:lang w:eastAsia="en-GB"/>
              </w:rPr>
              <w:t>N/A</w:t>
            </w:r>
          </w:p>
        </w:tc>
      </w:tr>
      <w:tr w:rsidR="009046EE" w:rsidRPr="000B0826" w14:paraId="29536DBF" w14:textId="77777777" w:rsidTr="0053339C">
        <w:trPr>
          <w:trHeight w:val="57"/>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D524CA7" w14:textId="77777777" w:rsidR="009046EE" w:rsidRPr="000B0826" w:rsidRDefault="009046EE" w:rsidP="0053339C">
            <w:pPr>
              <w:contextualSpacing/>
              <w:rPr>
                <w:rFonts w:ascii="Arial" w:eastAsia="Calibri" w:hAnsi="Arial" w:cs="Arial"/>
                <w:b/>
                <w:lang w:eastAsia="en-GB"/>
              </w:rPr>
            </w:pPr>
            <w:r w:rsidRPr="000B0826">
              <w:rPr>
                <w:rFonts w:ascii="Arial" w:eastAsia="Calibri" w:hAnsi="Arial" w:cs="Arial"/>
                <w:b/>
                <w:lang w:eastAsia="en-GB"/>
              </w:rPr>
              <w:t>Notes/Settings</w:t>
            </w:r>
          </w:p>
        </w:tc>
      </w:tr>
      <w:tr w:rsidR="009046EE" w:rsidRPr="000B0826" w14:paraId="7E1BCC7B" w14:textId="77777777" w:rsidTr="0053339C">
        <w:trPr>
          <w:trHeight w:val="150"/>
        </w:trPr>
        <w:tc>
          <w:tcPr>
            <w:tcW w:w="1400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0A61261" w14:textId="77777777" w:rsidR="009046EE" w:rsidRPr="000B0826" w:rsidRDefault="009046EE" w:rsidP="0053339C">
            <w:pPr>
              <w:spacing w:after="0" w:line="240" w:lineRule="auto"/>
              <w:rPr>
                <w:rFonts w:ascii="Arial" w:hAnsi="Arial" w:cs="Arial"/>
              </w:rPr>
            </w:pPr>
            <w:r w:rsidRPr="000B0826">
              <w:rPr>
                <w:rFonts w:ascii="Arial" w:hAnsi="Arial" w:cs="Arial"/>
              </w:rPr>
              <w:t>Do not show learning objective or chapter number.</w:t>
            </w:r>
          </w:p>
        </w:tc>
      </w:tr>
    </w:tbl>
    <w:p w14:paraId="189594C1" w14:textId="090B311D" w:rsidR="006747C4" w:rsidRPr="000B0826" w:rsidRDefault="00061A17" w:rsidP="00061A17">
      <w:pPr>
        <w:spacing w:line="278" w:lineRule="auto"/>
        <w:rPr>
          <w:rFonts w:ascii="Arial" w:hAnsi="Arial" w:cs="Arial"/>
          <w:b/>
          <w:bCs/>
          <w:sz w:val="20"/>
          <w:szCs w:val="20"/>
          <w:u w:val="single"/>
        </w:rPr>
      </w:pPr>
      <w:r>
        <w:rPr>
          <w:rFonts w:ascii="Arial" w:hAnsi="Arial" w:cs="Arial"/>
          <w:b/>
          <w:bCs/>
          <w:sz w:val="20"/>
          <w:szCs w:val="20"/>
          <w:u w:val="single"/>
        </w:rPr>
        <w:br w:type="page"/>
      </w:r>
    </w:p>
    <w:tbl>
      <w:tblPr>
        <w:tblW w:w="14182" w:type="dxa"/>
        <w:tblLook w:val="01E0" w:firstRow="1" w:lastRow="1" w:firstColumn="1" w:lastColumn="1" w:noHBand="0" w:noVBand="0"/>
      </w:tblPr>
      <w:tblGrid>
        <w:gridCol w:w="1476"/>
        <w:gridCol w:w="12696"/>
        <w:gridCol w:w="10"/>
      </w:tblGrid>
      <w:tr w:rsidR="008D4509" w:rsidRPr="002248EE" w14:paraId="107555B6" w14:textId="77777777" w:rsidTr="007674C3">
        <w:trPr>
          <w:trHeight w:val="290"/>
        </w:trPr>
        <w:tc>
          <w:tcPr>
            <w:tcW w:w="5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9FD0E56" w14:textId="262275A4" w:rsidR="008D4509" w:rsidRPr="000B0826" w:rsidRDefault="008D4509" w:rsidP="0053339C">
            <w:pPr>
              <w:contextualSpacing/>
              <w:rPr>
                <w:rFonts w:ascii="Arial" w:eastAsia="Calibri" w:hAnsi="Arial" w:cs="Arial"/>
                <w:b/>
                <w:bCs/>
                <w:lang w:eastAsia="en-GB"/>
              </w:rPr>
            </w:pPr>
            <w:r w:rsidRPr="000B0826">
              <w:rPr>
                <w:rFonts w:ascii="Arial" w:eastAsia="Calibri" w:hAnsi="Arial" w:cs="Arial"/>
                <w:b/>
                <w:bCs/>
                <w:lang w:eastAsia="en-GB"/>
              </w:rPr>
              <w:lastRenderedPageBreak/>
              <w:t xml:space="preserve">Chapter: </w:t>
            </w:r>
            <w:r w:rsidR="003C786D">
              <w:rPr>
                <w:rFonts w:ascii="Arial" w:eastAsia="Calibri" w:hAnsi="Arial" w:cs="Arial"/>
                <w:b/>
                <w:bCs/>
                <w:lang w:eastAsia="en-GB"/>
              </w:rPr>
              <w:t>Pre</w:t>
            </w:r>
            <w:r w:rsidR="00F56580">
              <w:rPr>
                <w:rFonts w:ascii="Arial" w:eastAsia="Calibri" w:hAnsi="Arial" w:cs="Arial"/>
                <w:b/>
                <w:bCs/>
                <w:lang w:eastAsia="en-GB"/>
              </w:rPr>
              <w:t>-</w:t>
            </w:r>
            <w:r w:rsidR="003C786D">
              <w:rPr>
                <w:rFonts w:ascii="Arial" w:eastAsia="Calibri" w:hAnsi="Arial" w:cs="Arial"/>
                <w:b/>
                <w:bCs/>
                <w:lang w:eastAsia="en-GB"/>
              </w:rPr>
              <w:t xml:space="preserve">assessment questions </w:t>
            </w:r>
          </w:p>
        </w:tc>
        <w:tc>
          <w:tcPr>
            <w:tcW w:w="1361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C1BC585" w14:textId="2C111369" w:rsidR="008D4509" w:rsidRPr="002248EE" w:rsidRDefault="008D4509" w:rsidP="0053339C">
            <w:pPr>
              <w:contextualSpacing/>
              <w:rPr>
                <w:rFonts w:ascii="Arial" w:eastAsia="Calibri" w:hAnsi="Arial" w:cs="Arial"/>
                <w:b/>
                <w:bCs/>
                <w:lang w:val="fr-FR" w:eastAsia="en-GB"/>
              </w:rPr>
            </w:pPr>
            <w:proofErr w:type="spellStart"/>
            <w:r w:rsidRPr="002248EE">
              <w:rPr>
                <w:rFonts w:ascii="Arial" w:eastAsia="Calibri" w:hAnsi="Arial" w:cs="Arial"/>
                <w:b/>
                <w:bCs/>
                <w:lang w:val="fr-FR" w:eastAsia="en-GB"/>
              </w:rPr>
              <w:t>Sub-</w:t>
            </w:r>
            <w:proofErr w:type="gramStart"/>
            <w:r w:rsidRPr="002248EE">
              <w:rPr>
                <w:rFonts w:ascii="Arial" w:eastAsia="Calibri" w:hAnsi="Arial" w:cs="Arial"/>
                <w:b/>
                <w:bCs/>
                <w:lang w:val="fr-FR" w:eastAsia="en-GB"/>
              </w:rPr>
              <w:t>chapter</w:t>
            </w:r>
            <w:proofErr w:type="spellEnd"/>
            <w:r w:rsidRPr="002248EE">
              <w:rPr>
                <w:rFonts w:ascii="Arial" w:eastAsia="Calibri" w:hAnsi="Arial" w:cs="Arial"/>
                <w:b/>
                <w:bCs/>
                <w:lang w:val="fr-FR" w:eastAsia="en-GB"/>
              </w:rPr>
              <w:t>:</w:t>
            </w:r>
            <w:proofErr w:type="gramEnd"/>
            <w:r w:rsidRPr="002248EE">
              <w:rPr>
                <w:rFonts w:ascii="Arial" w:eastAsia="Calibri" w:hAnsi="Arial" w:cs="Arial"/>
                <w:b/>
                <w:bCs/>
                <w:lang w:val="fr-FR" w:eastAsia="en-GB"/>
              </w:rPr>
              <w:t xml:space="preserve"> </w:t>
            </w:r>
            <w:r w:rsidR="003C786D" w:rsidRPr="002248EE">
              <w:rPr>
                <w:rFonts w:ascii="Arial" w:eastAsia="Calibri" w:hAnsi="Arial" w:cs="Arial"/>
                <w:b/>
                <w:bCs/>
                <w:lang w:val="fr-FR" w:eastAsia="en-GB"/>
              </w:rPr>
              <w:t>Pre</w:t>
            </w:r>
            <w:r w:rsidR="00F56580" w:rsidRPr="002248EE">
              <w:rPr>
                <w:rFonts w:ascii="Arial" w:eastAsia="Calibri" w:hAnsi="Arial" w:cs="Arial"/>
                <w:b/>
                <w:bCs/>
                <w:lang w:val="fr-FR" w:eastAsia="en-GB"/>
              </w:rPr>
              <w:t>-</w:t>
            </w:r>
            <w:proofErr w:type="spellStart"/>
            <w:r w:rsidR="003C786D" w:rsidRPr="002248EE">
              <w:rPr>
                <w:rFonts w:ascii="Arial" w:eastAsia="Calibri" w:hAnsi="Arial" w:cs="Arial"/>
                <w:b/>
                <w:bCs/>
                <w:lang w:val="fr-FR" w:eastAsia="en-GB"/>
              </w:rPr>
              <w:t>assessment</w:t>
            </w:r>
            <w:proofErr w:type="spellEnd"/>
            <w:r w:rsidR="003C786D" w:rsidRPr="002248EE">
              <w:rPr>
                <w:rFonts w:ascii="Arial" w:eastAsia="Calibri" w:hAnsi="Arial" w:cs="Arial"/>
                <w:b/>
                <w:bCs/>
                <w:lang w:val="fr-FR" w:eastAsia="en-GB"/>
              </w:rPr>
              <w:t xml:space="preserve"> question 1</w:t>
            </w:r>
          </w:p>
        </w:tc>
      </w:tr>
      <w:tr w:rsidR="008D4509" w:rsidRPr="000B0826" w14:paraId="1A60D00F" w14:textId="77777777" w:rsidTr="007674C3">
        <w:trPr>
          <w:trHeight w:val="290"/>
        </w:trPr>
        <w:tc>
          <w:tcPr>
            <w:tcW w:w="5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065EB28" w14:textId="6107B1DB" w:rsidR="008D4509" w:rsidRPr="002248EE" w:rsidRDefault="008D4509" w:rsidP="0053339C">
            <w:pPr>
              <w:contextualSpacing/>
              <w:rPr>
                <w:rFonts w:ascii="Arial" w:eastAsia="Calibri" w:hAnsi="Arial" w:cs="Arial"/>
                <w:b/>
                <w:bCs/>
                <w:lang w:val="fr-FR" w:eastAsia="en-GB"/>
              </w:rPr>
            </w:pPr>
          </w:p>
        </w:tc>
        <w:tc>
          <w:tcPr>
            <w:tcW w:w="1361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0FB0E4F" w14:textId="77777777" w:rsidR="008D4509" w:rsidRPr="000B0826" w:rsidRDefault="008D4509"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8D4509" w:rsidRPr="000B0826" w14:paraId="4C7BF39E" w14:textId="77777777" w:rsidTr="007674C3">
        <w:trPr>
          <w:trHeight w:val="290"/>
        </w:trPr>
        <w:tc>
          <w:tcPr>
            <w:tcW w:w="56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870C083" w14:textId="15FC3735" w:rsidR="008D4509" w:rsidRPr="008D4509" w:rsidRDefault="008D4509" w:rsidP="00892E68">
            <w:pPr>
              <w:contextualSpacing/>
              <w:rPr>
                <w:rFonts w:ascii="Arial" w:eastAsia="Calibri" w:hAnsi="Arial" w:cs="Arial"/>
                <w:b/>
                <w:bCs/>
                <w:lang w:eastAsia="en-GB"/>
              </w:rPr>
            </w:pPr>
          </w:p>
        </w:tc>
        <w:tc>
          <w:tcPr>
            <w:tcW w:w="1361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896210D" w14:textId="77777777" w:rsidR="008D4509" w:rsidRPr="008D4509" w:rsidRDefault="008D4509" w:rsidP="0053339C">
            <w:pPr>
              <w:contextualSpacing/>
              <w:rPr>
                <w:rFonts w:ascii="Arial" w:eastAsia="Calibri" w:hAnsi="Arial" w:cs="Arial"/>
                <w:b/>
                <w:bCs/>
                <w:lang w:eastAsia="en-GB"/>
              </w:rPr>
            </w:pPr>
            <w:r w:rsidRPr="008D4509">
              <w:rPr>
                <w:rFonts w:ascii="Arial" w:eastAsia="Calibri" w:hAnsi="Arial" w:cs="Arial"/>
                <w:b/>
                <w:bCs/>
                <w:lang w:eastAsia="en-GB"/>
              </w:rPr>
              <w:t>[thanh_profile_1]</w:t>
            </w:r>
          </w:p>
          <w:p w14:paraId="627EEA27" w14:textId="4375ADA5" w:rsidR="008D4509" w:rsidRPr="008D4509" w:rsidRDefault="00EB0476" w:rsidP="0053339C">
            <w:pPr>
              <w:contextualSpacing/>
              <w:rPr>
                <w:rFonts w:ascii="Arial" w:eastAsia="Calibri" w:hAnsi="Arial" w:cs="Arial"/>
                <w:b/>
                <w:bCs/>
                <w:lang w:eastAsia="en-GB"/>
              </w:rPr>
            </w:pPr>
            <w:r w:rsidRPr="00EB0476">
              <w:rPr>
                <w:rStyle w:val="CommentReference"/>
                <w:rFonts w:ascii="Arial" w:eastAsia="Calibri" w:hAnsi="Arial" w:cs="Arial"/>
                <w:b/>
                <w:bCs/>
                <w:noProof/>
                <w:sz w:val="22"/>
                <w:szCs w:val="22"/>
                <w:lang w:eastAsia="en-GB"/>
              </w:rPr>
              <w:drawing>
                <wp:inline distT="0" distB="0" distL="0" distR="0" wp14:anchorId="1812A9EF" wp14:editId="53CD066F">
                  <wp:extent cx="2905937" cy="3845893"/>
                  <wp:effectExtent l="0" t="0" r="8890" b="2540"/>
                  <wp:docPr id="618625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25568" name=""/>
                          <pic:cNvPicPr/>
                        </pic:nvPicPr>
                        <pic:blipFill>
                          <a:blip r:embed="rId16"/>
                          <a:stretch>
                            <a:fillRect/>
                          </a:stretch>
                        </pic:blipFill>
                        <pic:spPr>
                          <a:xfrm>
                            <a:off x="0" y="0"/>
                            <a:ext cx="2908119" cy="3848781"/>
                          </a:xfrm>
                          <a:prstGeom prst="rect">
                            <a:avLst/>
                          </a:prstGeom>
                        </pic:spPr>
                      </pic:pic>
                    </a:graphicData>
                  </a:graphic>
                </wp:inline>
              </w:drawing>
            </w:r>
            <w:r w:rsidRPr="00EB0476">
              <w:rPr>
                <w:rStyle w:val="CommentReference"/>
                <w:rFonts w:ascii="Arial" w:eastAsia="Calibri" w:hAnsi="Arial" w:cs="Arial"/>
                <w:b/>
                <w:bCs/>
                <w:sz w:val="22"/>
                <w:szCs w:val="22"/>
                <w:lang w:eastAsia="en-GB"/>
              </w:rPr>
              <w:t xml:space="preserve"> </w:t>
            </w:r>
            <w:r w:rsidR="009236D2" w:rsidRPr="009236D2">
              <w:rPr>
                <w:rStyle w:val="CommentReference"/>
                <w:rFonts w:ascii="Arial" w:eastAsia="Calibri" w:hAnsi="Arial" w:cs="Arial"/>
                <w:b/>
                <w:bCs/>
                <w:sz w:val="22"/>
                <w:szCs w:val="22"/>
                <w:lang w:eastAsia="en-GB"/>
              </w:rPr>
              <w:t xml:space="preserve"> </w:t>
            </w:r>
          </w:p>
          <w:p w14:paraId="39E9D2BA" w14:textId="77777777" w:rsidR="008D4509" w:rsidRPr="008D4509" w:rsidRDefault="6B6BAB3F" w:rsidP="0053339C">
            <w:pPr>
              <w:contextualSpacing/>
              <w:rPr>
                <w:rFonts w:ascii="Arial" w:eastAsia="Calibri" w:hAnsi="Arial" w:cs="Arial"/>
                <w:b/>
                <w:bCs/>
                <w:lang w:eastAsia="en-GB"/>
              </w:rPr>
            </w:pPr>
            <w:r w:rsidRPr="0E0B885F">
              <w:rPr>
                <w:rFonts w:ascii="Arial" w:eastAsia="Calibri" w:hAnsi="Arial" w:cs="Arial"/>
                <w:b/>
                <w:bCs/>
                <w:lang w:eastAsia="en-GB"/>
              </w:rPr>
              <w:t xml:space="preserve">{Caption} </w:t>
            </w:r>
            <w:r w:rsidRPr="008B42CE">
              <w:rPr>
                <w:rFonts w:ascii="Arial" w:eastAsia="Calibri" w:hAnsi="Arial" w:cs="Arial"/>
                <w:lang w:eastAsia="en-GB"/>
              </w:rPr>
              <w:t>Meet Thanh. CBC, complete blood count; FA, Fanconi anemia; Hb, hemoglobin; PNH, paroxysmal nocturnal hemoglobinuria.</w:t>
            </w:r>
          </w:p>
          <w:p w14:paraId="5A460D60" w14:textId="77777777" w:rsidR="008D4509" w:rsidRPr="008D4509" w:rsidRDefault="008D4509" w:rsidP="0053339C">
            <w:pPr>
              <w:contextualSpacing/>
              <w:rPr>
                <w:rFonts w:ascii="Arial" w:eastAsia="Calibri" w:hAnsi="Arial" w:cs="Arial"/>
                <w:b/>
                <w:bCs/>
                <w:lang w:eastAsia="en-GB"/>
              </w:rPr>
            </w:pPr>
            <w:commentRangeStart w:id="1"/>
            <w:r w:rsidRPr="008D4509">
              <w:rPr>
                <w:rFonts w:ascii="Arial" w:eastAsia="Calibri" w:hAnsi="Arial" w:cs="Arial"/>
                <w:b/>
                <w:bCs/>
                <w:lang w:eastAsia="en-GB"/>
              </w:rPr>
              <w:t>[regis_casevideo1]</w:t>
            </w:r>
            <w:commentRangeEnd w:id="1"/>
            <w:r w:rsidRPr="008D4509">
              <w:rPr>
                <w:rStyle w:val="CommentReference"/>
                <w:rFonts w:ascii="Arial" w:eastAsia="Calibri" w:hAnsi="Arial" w:cs="Arial"/>
                <w:b/>
                <w:bCs/>
                <w:sz w:val="22"/>
                <w:szCs w:val="22"/>
                <w:lang w:eastAsia="en-GB"/>
              </w:rPr>
              <w:commentReference w:id="1"/>
            </w:r>
          </w:p>
        </w:tc>
      </w:tr>
      <w:tr w:rsidR="005D3532" w:rsidRPr="000B0826" w14:paraId="55FC2B7C" w14:textId="77777777" w:rsidTr="43959174">
        <w:trPr>
          <w:trHeight w:val="290"/>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3E944B70" w14:textId="3F14AA59" w:rsidR="00892E68" w:rsidRPr="008D4509" w:rsidRDefault="00892E68" w:rsidP="00892E68">
            <w:pPr>
              <w:contextualSpacing/>
              <w:rPr>
                <w:rFonts w:ascii="Arial" w:eastAsia="Calibri" w:hAnsi="Arial" w:cs="Arial"/>
                <w:b/>
                <w:bCs/>
                <w:lang w:eastAsia="en-GB"/>
              </w:rPr>
            </w:pPr>
            <w:r w:rsidRPr="00441F61">
              <w:rPr>
                <w:rFonts w:ascii="Arial" w:eastAsia="Calibri" w:hAnsi="Arial" w:cs="Arial"/>
                <w:lang w:eastAsia="en-GB"/>
              </w:rPr>
              <w:t>{Title}</w:t>
            </w:r>
            <w:r w:rsidRPr="008D4509">
              <w:rPr>
                <w:rFonts w:ascii="Arial" w:eastAsia="Calibri" w:hAnsi="Arial" w:cs="Arial"/>
                <w:b/>
                <w:bCs/>
                <w:lang w:eastAsia="en-GB"/>
              </w:rPr>
              <w:t xml:space="preserve"> </w:t>
            </w:r>
            <w:r w:rsidRPr="00441F61">
              <w:rPr>
                <w:rFonts w:ascii="Arial" w:eastAsia="Calibri" w:hAnsi="Arial" w:cs="Arial"/>
                <w:lang w:eastAsia="en-GB"/>
              </w:rPr>
              <w:t>Meet Thanh</w:t>
            </w:r>
          </w:p>
          <w:p w14:paraId="1CA1E0AE" w14:textId="5A26EF42" w:rsidR="005D3532" w:rsidRDefault="00892E68" w:rsidP="0053339C">
            <w:pPr>
              <w:contextualSpacing/>
              <w:rPr>
                <w:rFonts w:ascii="Arial" w:eastAsia="Calibri" w:hAnsi="Arial" w:cs="Arial"/>
                <w:b/>
                <w:bCs/>
                <w:lang w:eastAsia="en-GB"/>
              </w:rPr>
            </w:pPr>
            <w:r w:rsidRPr="00441F61">
              <w:rPr>
                <w:rFonts w:ascii="Arial" w:eastAsia="Calibri" w:hAnsi="Arial" w:cs="Arial"/>
                <w:lang w:eastAsia="en-GB"/>
              </w:rPr>
              <w:lastRenderedPageBreak/>
              <w:t>{text}</w:t>
            </w:r>
            <w:r w:rsidRPr="008D4509">
              <w:rPr>
                <w:rFonts w:ascii="Arial" w:eastAsia="Calibri" w:hAnsi="Arial" w:cs="Arial"/>
                <w:b/>
                <w:bCs/>
                <w:lang w:eastAsia="en-GB"/>
              </w:rPr>
              <w:t xml:space="preserve"> </w:t>
            </w:r>
            <w:r w:rsidRPr="00892E68">
              <w:rPr>
                <w:rFonts w:ascii="Arial" w:eastAsia="Calibri" w:hAnsi="Arial" w:cs="Arial"/>
                <w:lang w:eastAsia="en-GB"/>
              </w:rPr>
              <w:t>Thanh has been diagnosed with acquired AA.</w:t>
            </w:r>
            <w:r>
              <w:rPr>
                <w:rFonts w:ascii="Arial" w:eastAsia="Calibri" w:hAnsi="Arial" w:cs="Arial"/>
                <w:lang w:eastAsia="en-GB"/>
              </w:rPr>
              <w:t xml:space="preserve"> </w:t>
            </w:r>
            <w:r w:rsidR="003C786D">
              <w:rPr>
                <w:rFonts w:ascii="Arial" w:eastAsia="Calibri" w:hAnsi="Arial" w:cs="Arial"/>
                <w:lang w:eastAsia="en-GB"/>
              </w:rPr>
              <w:t>After checking his medical profile, w</w:t>
            </w:r>
            <w:r>
              <w:rPr>
                <w:rFonts w:ascii="Arial" w:hAnsi="Arial" w:cs="Arial"/>
                <w:noProof/>
                <w14:ligatures w14:val="standardContextual"/>
              </w:rPr>
              <w:t xml:space="preserve">hat </w:t>
            </w:r>
            <w:r w:rsidR="00F63A2F">
              <w:rPr>
                <w:rFonts w:ascii="Arial" w:hAnsi="Arial" w:cs="Arial"/>
                <w:noProof/>
                <w14:ligatures w14:val="standardContextual"/>
              </w:rPr>
              <w:t>statement is TRUE for this case?</w:t>
            </w:r>
          </w:p>
          <w:p w14:paraId="59224833" w14:textId="77777777" w:rsidR="00892E68" w:rsidRDefault="00892E68" w:rsidP="0053339C">
            <w:pPr>
              <w:contextualSpacing/>
              <w:rPr>
                <w:rFonts w:ascii="Arial" w:eastAsia="Calibri" w:hAnsi="Arial" w:cs="Arial"/>
                <w:b/>
                <w:bCs/>
                <w:lang w:eastAsia="en-GB"/>
              </w:rPr>
            </w:pPr>
          </w:p>
          <w:tbl>
            <w:tblPr>
              <w:tblpPr w:leftFromText="180" w:rightFromText="180" w:tblpY="815"/>
              <w:tblOverlap w:val="never"/>
              <w:tblW w:w="12959" w:type="dxa"/>
              <w:tblLook w:val="01E0" w:firstRow="1" w:lastRow="1" w:firstColumn="1" w:lastColumn="1" w:noHBand="0" w:noVBand="0"/>
            </w:tblPr>
            <w:tblGrid>
              <w:gridCol w:w="4948"/>
              <w:gridCol w:w="3081"/>
              <w:gridCol w:w="4930"/>
            </w:tblGrid>
            <w:tr w:rsidR="00892E68" w:rsidRPr="00C578F0" w14:paraId="7547757D"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C6C0EF4" w14:textId="77777777" w:rsidR="00892E68" w:rsidRPr="00C578F0" w:rsidRDefault="00892E68" w:rsidP="00892E68">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081"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688678E9" w14:textId="77777777" w:rsidR="00892E68" w:rsidRPr="00C578F0" w:rsidRDefault="00892E68" w:rsidP="00892E68">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493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09D96D6C" w14:textId="77777777" w:rsidR="00892E68" w:rsidRPr="00C578F0" w:rsidRDefault="00892E68" w:rsidP="00892E68">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892E68" w:rsidRPr="00C578F0" w14:paraId="4C571E8C"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1733186" w14:textId="3BFB4368" w:rsidR="00892E68" w:rsidRPr="0072707D" w:rsidRDefault="00A81D9A" w:rsidP="00892E68">
                  <w:pPr>
                    <w:rPr>
                      <w:rFonts w:ascii="Arial" w:eastAsia="Calibri" w:hAnsi="Arial" w:cs="Arial"/>
                      <w:lang w:eastAsia="en-GB"/>
                    </w:rPr>
                  </w:pPr>
                  <w:r>
                    <w:rPr>
                      <w:rFonts w:ascii="Arial" w:eastAsia="Calibri" w:hAnsi="Arial" w:cs="Arial"/>
                      <w:lang w:eastAsia="en-GB"/>
                    </w:rPr>
                    <w:t>A f</w:t>
                  </w:r>
                  <w:r w:rsidR="00892E68">
                    <w:rPr>
                      <w:rFonts w:ascii="Arial" w:eastAsia="Calibri" w:hAnsi="Arial" w:cs="Arial"/>
                      <w:lang w:eastAsia="en-GB"/>
                    </w:rPr>
                    <w:t>amily genetic screening</w:t>
                  </w:r>
                  <w:r w:rsidR="00F63A2F">
                    <w:rPr>
                      <w:rFonts w:ascii="Arial" w:eastAsia="Calibri" w:hAnsi="Arial" w:cs="Arial"/>
                      <w:lang w:eastAsia="en-GB"/>
                    </w:rPr>
                    <w:t xml:space="preserve"> is necessary</w:t>
                  </w:r>
                </w:p>
              </w:tc>
              <w:tc>
                <w:tcPr>
                  <w:tcW w:w="3081" w:type="dxa"/>
                  <w:tcBorders>
                    <w:top w:val="single" w:sz="4" w:space="0" w:color="auto"/>
                    <w:left w:val="single" w:sz="4" w:space="0" w:color="auto"/>
                    <w:bottom w:val="single" w:sz="4" w:space="0" w:color="auto"/>
                    <w:right w:val="single" w:sz="4" w:space="0" w:color="auto"/>
                  </w:tcBorders>
                </w:tcPr>
                <w:p w14:paraId="4B3FB7EC" w14:textId="77777777" w:rsidR="00892E68" w:rsidRPr="0072707D" w:rsidRDefault="00892E68" w:rsidP="00892E68">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667FB532" w14:textId="5B867BDE" w:rsidR="00892E68" w:rsidRPr="0072707D" w:rsidRDefault="28C81885" w:rsidP="0E0B885F">
                  <w:pPr>
                    <w:contextualSpacing/>
                    <w:rPr>
                      <w:rFonts w:ascii="Arial" w:eastAsia="Calibri" w:hAnsi="Arial" w:cs="Arial"/>
                      <w:lang w:eastAsia="en-GB"/>
                    </w:rPr>
                  </w:pPr>
                  <w:r w:rsidRPr="43959174">
                    <w:rPr>
                      <w:rFonts w:ascii="Arial" w:eastAsia="Calibri" w:hAnsi="Arial" w:cs="Arial"/>
                      <w:lang w:eastAsia="en-GB"/>
                    </w:rPr>
                    <w:t xml:space="preserve">That’s not quite right. </w:t>
                  </w:r>
                  <w:r w:rsidR="5E801170" w:rsidRPr="43959174">
                    <w:rPr>
                      <w:rFonts w:ascii="Arial" w:eastAsia="Calibri" w:hAnsi="Arial" w:cs="Arial"/>
                      <w:lang w:eastAsia="en-GB"/>
                    </w:rPr>
                    <w:t xml:space="preserve">Family genetic screening is not required in this case as Thanh has no </w:t>
                  </w:r>
                  <w:r w:rsidR="7888DFB3" w:rsidRPr="43959174">
                    <w:rPr>
                      <w:rFonts w:ascii="Arial" w:eastAsia="Calibri" w:hAnsi="Arial" w:cs="Arial"/>
                      <w:lang w:eastAsia="en-GB"/>
                    </w:rPr>
                    <w:t xml:space="preserve">relevant </w:t>
                  </w:r>
                  <w:r w:rsidR="5E801170" w:rsidRPr="43959174">
                    <w:rPr>
                      <w:rFonts w:ascii="Arial" w:eastAsia="Calibri" w:hAnsi="Arial" w:cs="Arial"/>
                      <w:lang w:eastAsia="en-GB"/>
                    </w:rPr>
                    <w:t xml:space="preserve">family history, his physical exam is normal and genetic testing so far has not been </w:t>
                  </w:r>
                  <w:r w:rsidR="10BD5C7A" w:rsidRPr="43959174">
                    <w:rPr>
                      <w:rFonts w:ascii="Arial" w:eastAsia="Calibri" w:hAnsi="Arial" w:cs="Arial"/>
                      <w:lang w:eastAsia="en-GB"/>
                    </w:rPr>
                    <w:t>informative</w:t>
                  </w:r>
                  <w:r w:rsidR="5E801170" w:rsidRPr="43959174">
                    <w:rPr>
                      <w:rFonts w:ascii="Arial" w:eastAsia="Calibri" w:hAnsi="Arial" w:cs="Arial"/>
                      <w:lang w:eastAsia="en-GB"/>
                    </w:rPr>
                    <w:t xml:space="preserve">. </w:t>
                  </w:r>
                  <w:r w:rsidR="00AF7532" w:rsidRPr="43959174">
                    <w:rPr>
                      <w:rFonts w:ascii="Arial" w:eastAsia="Calibri" w:hAnsi="Arial" w:cs="Arial"/>
                      <w:lang w:eastAsia="en-GB"/>
                    </w:rPr>
                    <w:t>Initiate treatment.</w:t>
                  </w:r>
                </w:p>
              </w:tc>
            </w:tr>
            <w:tr w:rsidR="00892E68" w:rsidRPr="009E681D" w14:paraId="219D60D2"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53BC377" w14:textId="5DB759AB" w:rsidR="00892E68" w:rsidRPr="004E364B" w:rsidRDefault="00892E68" w:rsidP="00892E68">
                  <w:pPr>
                    <w:rPr>
                      <w:rFonts w:ascii="Arial" w:eastAsia="Calibri" w:hAnsi="Arial" w:cs="Arial"/>
                      <w:bCs/>
                      <w:lang w:eastAsia="en-GB"/>
                    </w:rPr>
                  </w:pPr>
                  <w:r>
                    <w:rPr>
                      <w:rFonts w:ascii="Arial" w:eastAsia="Calibri" w:hAnsi="Arial" w:cs="Arial"/>
                      <w:bCs/>
                      <w:lang w:eastAsia="en-GB"/>
                    </w:rPr>
                    <w:t xml:space="preserve">Thanh has acquired AA – </w:t>
                  </w:r>
                  <w:r w:rsidR="0051395C">
                    <w:rPr>
                      <w:rFonts w:ascii="Arial" w:eastAsia="Calibri" w:hAnsi="Arial" w:cs="Arial"/>
                      <w:bCs/>
                      <w:lang w:eastAsia="en-GB"/>
                    </w:rPr>
                    <w:t>initi</w:t>
                  </w:r>
                  <w:r w:rsidR="00AF7532">
                    <w:rPr>
                      <w:rFonts w:ascii="Arial" w:eastAsia="Calibri" w:hAnsi="Arial" w:cs="Arial"/>
                      <w:bCs/>
                      <w:lang w:eastAsia="en-GB"/>
                    </w:rPr>
                    <w:t>ate treatment</w:t>
                  </w:r>
                  <w:r>
                    <w:rPr>
                      <w:rFonts w:ascii="Arial" w:eastAsia="Calibri" w:hAnsi="Arial" w:cs="Arial"/>
                      <w:bCs/>
                      <w:lang w:eastAsia="en-GB"/>
                    </w:rPr>
                    <w:t>.</w:t>
                  </w:r>
                </w:p>
              </w:tc>
              <w:tc>
                <w:tcPr>
                  <w:tcW w:w="3081" w:type="dxa"/>
                  <w:tcBorders>
                    <w:top w:val="single" w:sz="4" w:space="0" w:color="auto"/>
                    <w:left w:val="single" w:sz="4" w:space="0" w:color="auto"/>
                    <w:bottom w:val="single" w:sz="4" w:space="0" w:color="auto"/>
                    <w:right w:val="single" w:sz="4" w:space="0" w:color="auto"/>
                  </w:tcBorders>
                </w:tcPr>
                <w:p w14:paraId="20C68792" w14:textId="5F6A381E" w:rsidR="00892E68" w:rsidRPr="005A3E7D" w:rsidRDefault="5E801170" w:rsidP="0E0B885F">
                  <w:pPr>
                    <w:contextualSpacing/>
                    <w:rPr>
                      <w:rFonts w:ascii="Arial" w:eastAsia="Calibri" w:hAnsi="Arial" w:cs="Arial"/>
                      <w:lang w:eastAsia="en-GB"/>
                    </w:rPr>
                  </w:pPr>
                  <w:r w:rsidRPr="0E0B885F">
                    <w:rPr>
                      <w:rFonts w:ascii="Arial" w:eastAsia="Calibri" w:hAnsi="Arial" w:cs="Arial"/>
                      <w:color w:val="4EA72E" w:themeColor="accent6"/>
                      <w:lang w:eastAsia="en-GB"/>
                    </w:rPr>
                    <w:t>Correct</w:t>
                  </w:r>
                  <w:r w:rsidR="32895AA9" w:rsidRPr="0E0B885F">
                    <w:rPr>
                      <w:rFonts w:ascii="Arial" w:eastAsia="Calibri" w:hAnsi="Arial" w:cs="Arial"/>
                      <w:color w:val="4EA72E" w:themeColor="accent6"/>
                      <w:lang w:eastAsia="en-GB"/>
                    </w:rPr>
                    <w:t>!</w:t>
                  </w:r>
                  <w:r w:rsidRPr="0E0B885F">
                    <w:rPr>
                      <w:rFonts w:ascii="Arial" w:eastAsia="Calibri" w:hAnsi="Arial" w:cs="Arial"/>
                      <w:color w:val="4EA72E" w:themeColor="accent6"/>
                      <w:lang w:eastAsia="en-GB"/>
                    </w:rPr>
                    <w:t xml:space="preserve"> </w:t>
                  </w:r>
                  <w:r w:rsidR="5F824E91" w:rsidRPr="0E0B885F">
                    <w:rPr>
                      <w:rFonts w:ascii="Arial" w:eastAsia="Calibri" w:hAnsi="Arial" w:cs="Arial"/>
                      <w:color w:val="4EA72E" w:themeColor="accent6"/>
                      <w:lang w:eastAsia="en-GB"/>
                    </w:rPr>
                    <w:t>T</w:t>
                  </w:r>
                  <w:r w:rsidRPr="0E0B885F">
                    <w:rPr>
                      <w:rFonts w:ascii="Arial" w:eastAsia="Calibri" w:hAnsi="Arial" w:cs="Arial"/>
                      <w:color w:val="4EA72E" w:themeColor="accent6"/>
                      <w:lang w:eastAsia="en-GB"/>
                    </w:rPr>
                    <w:t xml:space="preserve">here is enough evidence to suggest a diagnosis of acquired AA – </w:t>
                  </w:r>
                  <w:r w:rsidR="00AF7532">
                    <w:rPr>
                      <w:rFonts w:ascii="Arial" w:eastAsia="Calibri" w:hAnsi="Arial" w:cs="Arial"/>
                      <w:color w:val="4EA72E" w:themeColor="accent6"/>
                      <w:lang w:eastAsia="en-GB"/>
                    </w:rPr>
                    <w:t>treatment initiation is recommended in this case</w:t>
                  </w:r>
                  <w:r w:rsidRPr="0E0B885F">
                    <w:rPr>
                      <w:rFonts w:ascii="Arial" w:eastAsia="Calibri" w:hAnsi="Arial" w:cs="Arial"/>
                      <w:color w:val="4EA72E" w:themeColor="accent6"/>
                      <w:lang w:eastAsia="en-GB"/>
                    </w:rPr>
                    <w:t>.</w:t>
                  </w:r>
                </w:p>
              </w:tc>
              <w:tc>
                <w:tcPr>
                  <w:tcW w:w="4930" w:type="dxa"/>
                  <w:tcBorders>
                    <w:top w:val="single" w:sz="4" w:space="0" w:color="auto"/>
                    <w:left w:val="single" w:sz="4" w:space="0" w:color="auto"/>
                    <w:bottom w:val="single" w:sz="4" w:space="0" w:color="auto"/>
                    <w:right w:val="single" w:sz="4" w:space="0" w:color="auto"/>
                  </w:tcBorders>
                </w:tcPr>
                <w:p w14:paraId="7B4BAF9F" w14:textId="77777777" w:rsidR="00892E68" w:rsidRPr="0072707D" w:rsidRDefault="00892E68" w:rsidP="00892E68">
                  <w:pPr>
                    <w:contextualSpacing/>
                    <w:rPr>
                      <w:rFonts w:ascii="Arial" w:eastAsia="Calibri" w:hAnsi="Arial" w:cs="Arial"/>
                      <w:bCs/>
                      <w:lang w:eastAsia="en-GB"/>
                    </w:rPr>
                  </w:pPr>
                </w:p>
              </w:tc>
            </w:tr>
            <w:tr w:rsidR="00892E68" w:rsidRPr="009E681D" w14:paraId="4C6A134B"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1236CB0" w14:textId="77777777" w:rsidR="00AF7532" w:rsidRPr="001D61E6" w:rsidRDefault="00AF7532" w:rsidP="00AF7532">
                  <w:pPr>
                    <w:contextualSpacing/>
                    <w:rPr>
                      <w:rFonts w:ascii="Arial" w:eastAsia="Calibri" w:hAnsi="Arial" w:cs="Arial"/>
                      <w:lang w:eastAsia="en-GB"/>
                    </w:rPr>
                  </w:pPr>
                  <w:proofErr w:type="spellStart"/>
                  <w:r w:rsidRPr="001D61E6">
                    <w:rPr>
                      <w:rFonts w:ascii="Arial" w:eastAsia="Calibri" w:hAnsi="Arial" w:cs="Arial"/>
                      <w:lang w:eastAsia="en-GB"/>
                    </w:rPr>
                    <w:t>Dyserythropoiesis</w:t>
                  </w:r>
                  <w:proofErr w:type="spellEnd"/>
                  <w:r w:rsidRPr="001D61E6">
                    <w:rPr>
                      <w:rFonts w:ascii="Arial" w:eastAsia="Calibri" w:hAnsi="Arial" w:cs="Arial"/>
                      <w:lang w:eastAsia="en-GB"/>
                    </w:rPr>
                    <w:t xml:space="preserve"> is atypical in this situation</w:t>
                  </w:r>
                </w:p>
                <w:p w14:paraId="2D982E15" w14:textId="72C95734" w:rsidR="00892E68" w:rsidRPr="001D61E6" w:rsidRDefault="00892E68" w:rsidP="00892E68">
                  <w:pPr>
                    <w:contextualSpacing/>
                    <w:rPr>
                      <w:rFonts w:ascii="Arial" w:eastAsia="Calibri" w:hAnsi="Arial" w:cs="Arial"/>
                      <w:lang w:eastAsia="en-GB"/>
                    </w:rPr>
                  </w:pPr>
                </w:p>
              </w:tc>
              <w:tc>
                <w:tcPr>
                  <w:tcW w:w="3081" w:type="dxa"/>
                  <w:tcBorders>
                    <w:top w:val="single" w:sz="4" w:space="0" w:color="auto"/>
                    <w:left w:val="single" w:sz="4" w:space="0" w:color="auto"/>
                    <w:bottom w:val="single" w:sz="4" w:space="0" w:color="auto"/>
                    <w:right w:val="single" w:sz="4" w:space="0" w:color="auto"/>
                  </w:tcBorders>
                </w:tcPr>
                <w:p w14:paraId="422CB4A5" w14:textId="77777777" w:rsidR="00892E68" w:rsidRPr="001D61E6" w:rsidRDefault="00892E68" w:rsidP="00892E68">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481AEFB0" w14:textId="29C44036" w:rsidR="00892E68" w:rsidRPr="001D61E6" w:rsidRDefault="42D80759" w:rsidP="00892E68">
                  <w:pPr>
                    <w:contextualSpacing/>
                    <w:rPr>
                      <w:rFonts w:ascii="Arial" w:hAnsi="Arial" w:cs="Arial"/>
                    </w:rPr>
                  </w:pPr>
                  <w:r w:rsidRPr="001D61E6">
                    <w:rPr>
                      <w:rFonts w:ascii="Arial" w:hAnsi="Arial" w:cs="Arial"/>
                    </w:rPr>
                    <w:t>That’s not quite right.</w:t>
                  </w:r>
                  <w:r w:rsidR="00700813" w:rsidRPr="001D61E6">
                    <w:rPr>
                      <w:rFonts w:ascii="Arial" w:hAnsi="Arial" w:cs="Arial"/>
                    </w:rPr>
                    <w:t xml:space="preserve"> </w:t>
                  </w:r>
                  <w:proofErr w:type="spellStart"/>
                  <w:r w:rsidR="00700813" w:rsidRPr="001D61E6">
                    <w:rPr>
                      <w:rFonts w:ascii="Arial" w:hAnsi="Arial" w:cs="Arial"/>
                    </w:rPr>
                    <w:t>Dyserythropoiesis</w:t>
                  </w:r>
                  <w:proofErr w:type="spellEnd"/>
                  <w:r w:rsidR="00700813" w:rsidRPr="001D61E6">
                    <w:rPr>
                      <w:rFonts w:ascii="Arial" w:hAnsi="Arial" w:cs="Arial"/>
                    </w:rPr>
                    <w:t xml:space="preserve"> is very common </w:t>
                  </w:r>
                  <w:r w:rsidR="00663F0D" w:rsidRPr="001D61E6">
                    <w:rPr>
                      <w:rFonts w:ascii="Arial" w:hAnsi="Arial" w:cs="Arial"/>
                    </w:rPr>
                    <w:t xml:space="preserve">in </w:t>
                  </w:r>
                  <w:r w:rsidR="001812C0" w:rsidRPr="001D61E6">
                    <w:rPr>
                      <w:rFonts w:ascii="Arial" w:hAnsi="Arial" w:cs="Arial"/>
                    </w:rPr>
                    <w:t>AA</w:t>
                  </w:r>
                  <w:r w:rsidR="00C84A34" w:rsidRPr="001D61E6">
                    <w:rPr>
                      <w:rFonts w:ascii="Arial" w:hAnsi="Arial" w:cs="Arial"/>
                    </w:rPr>
                    <w:t xml:space="preserve"> and does not distinguish myelodysplastic syndrome from</w:t>
                  </w:r>
                  <w:r w:rsidR="001812C0" w:rsidRPr="001D61E6">
                    <w:rPr>
                      <w:rFonts w:ascii="Arial" w:hAnsi="Arial" w:cs="Arial"/>
                    </w:rPr>
                    <w:t xml:space="preserve"> AA</w:t>
                  </w:r>
                  <w:r w:rsidR="00AF7532" w:rsidRPr="001D61E6">
                    <w:rPr>
                      <w:rFonts w:ascii="Arial" w:eastAsia="Calibri" w:hAnsi="Arial" w:cs="Arial"/>
                      <w:lang w:eastAsia="en-GB"/>
                    </w:rPr>
                    <w:t>.</w:t>
                  </w:r>
                </w:p>
              </w:tc>
            </w:tr>
            <w:tr w:rsidR="00892E68" w:rsidRPr="009E681D" w14:paraId="1315FF45"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C7314B7" w14:textId="4AD9D69A" w:rsidR="00892E68" w:rsidRPr="001D61E6" w:rsidRDefault="00A81D9A" w:rsidP="00892E68">
                  <w:pPr>
                    <w:rPr>
                      <w:rFonts w:ascii="Arial" w:eastAsia="Calibri" w:hAnsi="Arial" w:cs="Arial"/>
                      <w:lang w:eastAsia="en-GB"/>
                    </w:rPr>
                  </w:pPr>
                  <w:r w:rsidRPr="001D61E6">
                    <w:rPr>
                      <w:rFonts w:ascii="Arial" w:eastAsia="Calibri" w:hAnsi="Arial" w:cs="Arial"/>
                      <w:lang w:eastAsia="en-GB"/>
                    </w:rPr>
                    <w:t>Upfront allogeneic transplantation is mandatory</w:t>
                  </w:r>
                </w:p>
              </w:tc>
              <w:tc>
                <w:tcPr>
                  <w:tcW w:w="3081" w:type="dxa"/>
                  <w:tcBorders>
                    <w:top w:val="single" w:sz="4" w:space="0" w:color="auto"/>
                    <w:left w:val="single" w:sz="4" w:space="0" w:color="auto"/>
                    <w:bottom w:val="single" w:sz="4" w:space="0" w:color="auto"/>
                    <w:right w:val="single" w:sz="4" w:space="0" w:color="auto"/>
                  </w:tcBorders>
                </w:tcPr>
                <w:p w14:paraId="05EE7C9D" w14:textId="77777777" w:rsidR="00892E68" w:rsidRPr="001D61E6" w:rsidRDefault="00892E68" w:rsidP="00892E68">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292F3521" w14:textId="4A6E0500" w:rsidR="00892E68" w:rsidRPr="001D61E6" w:rsidRDefault="7819B989" w:rsidP="00892E68">
                  <w:pPr>
                    <w:contextualSpacing/>
                    <w:rPr>
                      <w:rFonts w:ascii="Arial" w:hAnsi="Arial" w:cs="Arial"/>
                    </w:rPr>
                  </w:pPr>
                  <w:r w:rsidRPr="001D61E6">
                    <w:rPr>
                      <w:rFonts w:ascii="Arial" w:hAnsi="Arial" w:cs="Arial"/>
                    </w:rPr>
                    <w:t xml:space="preserve">That’s not quite right. </w:t>
                  </w:r>
                  <w:r w:rsidR="00A81D9A" w:rsidRPr="001D61E6">
                    <w:rPr>
                      <w:rFonts w:ascii="Arial" w:hAnsi="Arial" w:cs="Arial"/>
                    </w:rPr>
                    <w:t>Upfront</w:t>
                  </w:r>
                  <w:r w:rsidR="00F60F86" w:rsidRPr="001D61E6">
                    <w:rPr>
                      <w:rFonts w:ascii="Arial" w:hAnsi="Arial" w:cs="Arial"/>
                    </w:rPr>
                    <w:t xml:space="preserve"> allogenic transplantation is not mandatory in all cases, but treatment should be initiated.</w:t>
                  </w:r>
                </w:p>
              </w:tc>
            </w:tr>
            <w:tr w:rsidR="00785558" w:rsidRPr="009E681D" w14:paraId="7EB3E6A3"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73066CE" w14:textId="76D356FC" w:rsidR="00785558" w:rsidRPr="001D61E6" w:rsidRDefault="00403CC1" w:rsidP="00892E68">
                  <w:pPr>
                    <w:rPr>
                      <w:rFonts w:ascii="Arial" w:eastAsia="Calibri" w:hAnsi="Arial" w:cs="Arial"/>
                      <w:lang w:eastAsia="en-GB"/>
                    </w:rPr>
                  </w:pPr>
                  <w:r w:rsidRPr="001D61E6">
                    <w:rPr>
                      <w:rFonts w:ascii="Arial" w:eastAsia="Calibri" w:hAnsi="Arial" w:cs="Arial"/>
                      <w:lang w:eastAsia="en-GB"/>
                    </w:rPr>
                    <w:t>The patient needs further investigations to make an accurate diagnosis.</w:t>
                  </w:r>
                </w:p>
              </w:tc>
              <w:tc>
                <w:tcPr>
                  <w:tcW w:w="3081" w:type="dxa"/>
                  <w:tcBorders>
                    <w:top w:val="single" w:sz="4" w:space="0" w:color="auto"/>
                    <w:left w:val="single" w:sz="4" w:space="0" w:color="auto"/>
                    <w:bottom w:val="single" w:sz="4" w:space="0" w:color="auto"/>
                    <w:right w:val="single" w:sz="4" w:space="0" w:color="auto"/>
                  </w:tcBorders>
                </w:tcPr>
                <w:p w14:paraId="56E4BF2E" w14:textId="77777777" w:rsidR="00785558" w:rsidRPr="001D61E6" w:rsidRDefault="00785558" w:rsidP="00892E68">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20873974" w14:textId="478A23C9" w:rsidR="00785558" w:rsidRPr="001D61E6" w:rsidRDefault="00430CB3" w:rsidP="00892E68">
                  <w:pPr>
                    <w:contextualSpacing/>
                    <w:rPr>
                      <w:rFonts w:ascii="Arial" w:hAnsi="Arial" w:cs="Arial"/>
                    </w:rPr>
                  </w:pPr>
                  <w:r>
                    <w:rPr>
                      <w:rFonts w:ascii="Arial" w:hAnsi="Arial" w:cs="Arial"/>
                    </w:rPr>
                    <w:t xml:space="preserve">That’s not quite right. </w:t>
                  </w:r>
                  <w:r w:rsidR="001351C8">
                    <w:rPr>
                      <w:rFonts w:ascii="Arial" w:hAnsi="Arial" w:cs="Arial"/>
                    </w:rPr>
                    <w:t>There is enough evidence to initiate treatment</w:t>
                  </w:r>
                  <w:r w:rsidR="007E2E4E">
                    <w:rPr>
                      <w:rFonts w:ascii="Arial" w:hAnsi="Arial" w:cs="Arial"/>
                    </w:rPr>
                    <w:t>.</w:t>
                  </w:r>
                </w:p>
              </w:tc>
            </w:tr>
          </w:tbl>
          <w:p w14:paraId="027531BE" w14:textId="77777777" w:rsidR="00892E68" w:rsidRDefault="00892E68" w:rsidP="0053339C">
            <w:pPr>
              <w:contextualSpacing/>
              <w:rPr>
                <w:rFonts w:ascii="Arial" w:eastAsia="Calibri" w:hAnsi="Arial" w:cs="Arial"/>
                <w:b/>
                <w:bCs/>
                <w:lang w:eastAsia="en-GB"/>
              </w:rPr>
            </w:pPr>
          </w:p>
          <w:p w14:paraId="17E75403" w14:textId="77777777" w:rsidR="00892E68" w:rsidRDefault="00892E68" w:rsidP="0053339C">
            <w:pPr>
              <w:contextualSpacing/>
              <w:rPr>
                <w:rFonts w:ascii="Arial" w:eastAsia="Calibri" w:hAnsi="Arial" w:cs="Arial"/>
                <w:b/>
                <w:bCs/>
                <w:lang w:eastAsia="en-GB"/>
              </w:rPr>
            </w:pPr>
          </w:p>
          <w:p w14:paraId="1FC46539" w14:textId="77777777" w:rsidR="00892E68" w:rsidRDefault="00892E68" w:rsidP="0053339C">
            <w:pPr>
              <w:contextualSpacing/>
              <w:rPr>
                <w:rFonts w:ascii="Arial" w:eastAsia="Calibri" w:hAnsi="Arial" w:cs="Arial"/>
                <w:b/>
                <w:bCs/>
                <w:lang w:eastAsia="en-GB"/>
              </w:rPr>
            </w:pPr>
          </w:p>
          <w:p w14:paraId="2270A1CE" w14:textId="77777777" w:rsidR="00892E68" w:rsidRPr="008D4509" w:rsidRDefault="00892E68" w:rsidP="0053339C">
            <w:pPr>
              <w:contextualSpacing/>
              <w:rPr>
                <w:rFonts w:ascii="Arial" w:eastAsia="Calibri" w:hAnsi="Arial" w:cs="Arial"/>
                <w:b/>
                <w:bCs/>
                <w:lang w:eastAsia="en-GB"/>
              </w:rPr>
            </w:pPr>
          </w:p>
        </w:tc>
      </w:tr>
      <w:tr w:rsidR="008D4509" w:rsidRPr="000B0826" w14:paraId="68B0B9F2" w14:textId="77777777" w:rsidTr="43959174">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762AF2C7" w14:textId="77777777" w:rsidR="008D4509" w:rsidRPr="000B0826" w:rsidRDefault="008D4509" w:rsidP="0053339C">
            <w:pPr>
              <w:contextualSpacing/>
              <w:rPr>
                <w:rFonts w:ascii="Arial" w:eastAsia="Calibri" w:hAnsi="Arial" w:cs="Arial"/>
                <w:b/>
                <w:lang w:eastAsia="en-GB"/>
              </w:rPr>
            </w:pPr>
            <w:r>
              <w:rPr>
                <w:rFonts w:ascii="Arial" w:eastAsia="Calibri" w:hAnsi="Arial" w:cs="Arial"/>
                <w:b/>
                <w:lang w:eastAsia="en-GB"/>
              </w:rPr>
              <w:lastRenderedPageBreak/>
              <w:t>Solution</w:t>
            </w:r>
          </w:p>
        </w:tc>
      </w:tr>
      <w:tr w:rsidR="008D4509" w:rsidRPr="000B0826" w14:paraId="7C2C1F2C" w14:textId="77777777" w:rsidTr="43959174">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29E62DD" w14:textId="38D7C01E" w:rsidR="00B44623" w:rsidRPr="00B44623" w:rsidRDefault="00B44623" w:rsidP="00B44623">
            <w:pPr>
              <w:contextualSpacing/>
              <w:rPr>
                <w:rFonts w:ascii="Arial" w:eastAsia="Calibri" w:hAnsi="Arial" w:cs="Arial"/>
                <w:bCs/>
                <w:lang w:eastAsia="en-GB"/>
              </w:rPr>
            </w:pPr>
            <w:r w:rsidRPr="000B0826">
              <w:rPr>
                <w:rFonts w:ascii="Arial" w:eastAsia="Calibri" w:hAnsi="Arial" w:cs="Arial"/>
                <w:bCs/>
                <w:highlight w:val="green"/>
                <w:lang w:eastAsia="en-GB"/>
              </w:rPr>
              <w:t>DO NOT SHOW IN PRE-ASSESSMENT QUESTIONS</w:t>
            </w:r>
          </w:p>
          <w:p w14:paraId="5EDA6A47" w14:textId="74BBE886" w:rsidR="008D4509" w:rsidRDefault="008D4509" w:rsidP="0053339C">
            <w:pPr>
              <w:tabs>
                <w:tab w:val="left" w:pos="1372"/>
              </w:tabs>
              <w:contextualSpacing/>
              <w:rPr>
                <w:rFonts w:ascii="Arial" w:eastAsia="Times New Roman" w:hAnsi="Arial" w:cs="Arial"/>
                <w:bCs/>
              </w:rPr>
            </w:pPr>
            <w:r w:rsidRPr="001D61E6">
              <w:rPr>
                <w:rFonts w:ascii="Arial" w:eastAsia="Times New Roman" w:hAnsi="Arial" w:cs="Arial"/>
                <w:bCs/>
              </w:rPr>
              <w:t xml:space="preserve">The diagnosis of acquired severe aplastic anemia (AA) is already established based on pancytopenia and bone marrow findings, with no indications of an inherited or secondary cause. Thus, </w:t>
            </w:r>
            <w:r w:rsidR="00403CC1" w:rsidRPr="001D61E6">
              <w:rPr>
                <w:rFonts w:ascii="Arial" w:eastAsia="Times New Roman" w:hAnsi="Arial" w:cs="Arial"/>
                <w:bCs/>
              </w:rPr>
              <w:t xml:space="preserve">the </w:t>
            </w:r>
            <w:r w:rsidRPr="001D61E6">
              <w:rPr>
                <w:rFonts w:ascii="Arial" w:eastAsia="Times New Roman" w:hAnsi="Arial" w:cs="Arial"/>
                <w:bCs/>
              </w:rPr>
              <w:t>focus should now shift toward initiating appropriate treatment</w:t>
            </w:r>
            <w:r w:rsidR="00194459" w:rsidRPr="001D61E6">
              <w:rPr>
                <w:rFonts w:ascii="Arial" w:eastAsia="Times New Roman" w:hAnsi="Arial" w:cs="Arial"/>
                <w:bCs/>
              </w:rPr>
              <w:t>,</w:t>
            </w:r>
            <w:r w:rsidRPr="001D61E6">
              <w:rPr>
                <w:rFonts w:ascii="Arial" w:eastAsia="Times New Roman" w:hAnsi="Arial" w:cs="Arial"/>
                <w:bCs/>
              </w:rPr>
              <w:t xml:space="preserve"> as timing of treatment is critical to improving patient outcomes.</w:t>
            </w:r>
          </w:p>
        </w:tc>
      </w:tr>
      <w:tr w:rsidR="00AE763A" w:rsidRPr="000B0826" w14:paraId="37E8C62C" w14:textId="77777777" w:rsidTr="43959174">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45ABBF0" w14:textId="736F85E8" w:rsidR="00AE763A" w:rsidRPr="000B0826" w:rsidRDefault="00AE763A" w:rsidP="00AE763A">
            <w:pPr>
              <w:contextualSpacing/>
              <w:rPr>
                <w:rFonts w:ascii="Arial" w:eastAsia="Calibri" w:hAnsi="Arial" w:cs="Arial"/>
                <w:bCs/>
                <w:highlight w:val="green"/>
                <w:lang w:eastAsia="en-GB"/>
              </w:rPr>
            </w:pPr>
            <w:r w:rsidRPr="000B0826">
              <w:rPr>
                <w:rFonts w:ascii="Arial" w:eastAsia="Calibri" w:hAnsi="Arial" w:cs="Arial"/>
                <w:b/>
                <w:lang w:eastAsia="en-GB"/>
              </w:rPr>
              <w:t>Visual details</w:t>
            </w:r>
          </w:p>
        </w:tc>
      </w:tr>
      <w:tr w:rsidR="00AE763A" w:rsidRPr="000B0826" w14:paraId="6BF52470" w14:textId="77777777" w:rsidTr="43959174">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8710B4C" w14:textId="77777777" w:rsidR="00AE763A" w:rsidRDefault="00AE763A" w:rsidP="00AE763A">
            <w:pPr>
              <w:contextualSpacing/>
              <w:rPr>
                <w:rFonts w:ascii="Arial" w:eastAsia="Times New Roman" w:hAnsi="Arial" w:cs="Arial"/>
                <w:bCs/>
              </w:rPr>
            </w:pPr>
            <w:r>
              <w:rPr>
                <w:rFonts w:ascii="Arial" w:eastAsia="Times New Roman" w:hAnsi="Arial" w:cs="Arial"/>
                <w:bCs/>
              </w:rPr>
              <w:t>{Title} Header 3</w:t>
            </w:r>
          </w:p>
          <w:p w14:paraId="43CB1962" w14:textId="77777777" w:rsidR="00AE763A" w:rsidRDefault="00AE763A" w:rsidP="00AE763A">
            <w:pPr>
              <w:contextualSpacing/>
              <w:rPr>
                <w:rFonts w:ascii="Arial" w:eastAsia="Times New Roman" w:hAnsi="Arial" w:cs="Arial"/>
                <w:bCs/>
              </w:rPr>
            </w:pPr>
            <w:r>
              <w:rPr>
                <w:rFonts w:ascii="Arial" w:eastAsia="Times New Roman" w:hAnsi="Arial" w:cs="Arial"/>
                <w:bCs/>
              </w:rPr>
              <w:t>{text} paragraph, note bold words.</w:t>
            </w:r>
          </w:p>
          <w:p w14:paraId="4C1F6867" w14:textId="619995F9" w:rsidR="00AE763A" w:rsidRPr="000B0826" w:rsidRDefault="00AE763A" w:rsidP="00AE763A">
            <w:pPr>
              <w:contextualSpacing/>
              <w:rPr>
                <w:rFonts w:ascii="Arial" w:eastAsia="Calibri" w:hAnsi="Arial" w:cs="Arial"/>
                <w:bCs/>
                <w:highlight w:val="green"/>
                <w:lang w:eastAsia="en-GB"/>
              </w:rPr>
            </w:pPr>
            <w:r>
              <w:rPr>
                <w:rFonts w:ascii="Arial" w:eastAsia="Times New Roman" w:hAnsi="Arial" w:cs="Arial"/>
                <w:bCs/>
              </w:rPr>
              <w:lastRenderedPageBreak/>
              <w:t>Insert 2 {medium} side by side, 1 with [</w:t>
            </w:r>
            <w:r>
              <w:rPr>
                <w:rFonts w:ascii="Arial" w:hAnsi="Arial" w:cs="Arial"/>
                <w:noProof/>
                <w14:ligatures w14:val="standardContextual"/>
              </w:rPr>
              <w:t>thanh_profile_1] and the other with video of Regis talking through the case</w:t>
            </w:r>
            <w:r>
              <w:rPr>
                <w:rFonts w:ascii="Arial" w:eastAsia="Times New Roman" w:hAnsi="Arial" w:cs="Arial"/>
                <w:bCs/>
              </w:rPr>
              <w:t>, ensure image is enlargeable and caption can be seen easily</w:t>
            </w:r>
          </w:p>
        </w:tc>
      </w:tr>
    </w:tbl>
    <w:p w14:paraId="4250DD59" w14:textId="77777777" w:rsidR="002D1086" w:rsidRDefault="002D1086" w:rsidP="006747C4">
      <w:pPr>
        <w:rPr>
          <w:rFonts w:ascii="Arial" w:hAnsi="Arial" w:cs="Arial"/>
          <w:b/>
          <w:bCs/>
          <w:sz w:val="20"/>
          <w:szCs w:val="20"/>
          <w:u w:val="single"/>
        </w:rPr>
      </w:pPr>
    </w:p>
    <w:p w14:paraId="46D1B61E" w14:textId="77777777" w:rsidR="00061A17" w:rsidRDefault="00061A17" w:rsidP="006747C4">
      <w:pPr>
        <w:rPr>
          <w:rFonts w:ascii="Arial" w:hAnsi="Arial" w:cs="Arial"/>
          <w:b/>
          <w:bCs/>
          <w:sz w:val="20"/>
          <w:szCs w:val="20"/>
          <w:u w:val="single"/>
        </w:rPr>
      </w:pPr>
    </w:p>
    <w:p w14:paraId="5D7F9D83" w14:textId="77777777" w:rsidR="00061A17" w:rsidRDefault="00061A17" w:rsidP="006747C4">
      <w:pPr>
        <w:rPr>
          <w:rFonts w:ascii="Arial" w:hAnsi="Arial" w:cs="Arial"/>
          <w:b/>
          <w:bCs/>
          <w:sz w:val="20"/>
          <w:szCs w:val="20"/>
          <w:u w:val="single"/>
        </w:rPr>
      </w:pPr>
    </w:p>
    <w:tbl>
      <w:tblPr>
        <w:tblW w:w="14182" w:type="dxa"/>
        <w:tblLook w:val="01E0" w:firstRow="1" w:lastRow="1" w:firstColumn="1" w:lastColumn="1" w:noHBand="0" w:noVBand="0"/>
      </w:tblPr>
      <w:tblGrid>
        <w:gridCol w:w="5314"/>
        <w:gridCol w:w="8868"/>
      </w:tblGrid>
      <w:tr w:rsidR="00E07D5D" w:rsidRPr="002248EE" w14:paraId="4A16D11C" w14:textId="77777777" w:rsidTr="43959174">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CC29AE7" w14:textId="77777777" w:rsidR="00E07D5D" w:rsidRPr="000B0826" w:rsidRDefault="19954EBB" w:rsidP="0053339C">
            <w:pPr>
              <w:contextualSpacing/>
              <w:rPr>
                <w:rFonts w:ascii="Arial" w:eastAsia="Calibri" w:hAnsi="Arial" w:cs="Arial"/>
                <w:b/>
                <w:bCs/>
                <w:lang w:eastAsia="en-GB"/>
              </w:rPr>
            </w:pPr>
            <w:r w:rsidRPr="0E0B885F">
              <w:rPr>
                <w:rFonts w:ascii="Arial" w:eastAsia="Calibri" w:hAnsi="Arial" w:cs="Arial"/>
                <w:b/>
                <w:bCs/>
                <w:lang w:eastAsia="en-GB"/>
              </w:rPr>
              <w:t>Chapter: Pre-assessment questions</w:t>
            </w:r>
          </w:p>
        </w:tc>
        <w:tc>
          <w:tcPr>
            <w:tcW w:w="886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0BD529B" w14:textId="4FD7E4E8" w:rsidR="00E07D5D" w:rsidRPr="002248EE" w:rsidRDefault="00E07D5D" w:rsidP="0053339C">
            <w:pPr>
              <w:contextualSpacing/>
              <w:rPr>
                <w:rFonts w:ascii="Arial" w:eastAsia="Calibri" w:hAnsi="Arial" w:cs="Arial"/>
                <w:b/>
                <w:bCs/>
                <w:lang w:val="fr-FR" w:eastAsia="en-GB"/>
              </w:rPr>
            </w:pPr>
            <w:proofErr w:type="spellStart"/>
            <w:r w:rsidRPr="002248EE">
              <w:rPr>
                <w:rFonts w:ascii="Arial" w:eastAsia="Calibri" w:hAnsi="Arial" w:cs="Arial"/>
                <w:b/>
                <w:bCs/>
                <w:lang w:val="fr-FR" w:eastAsia="en-GB"/>
              </w:rPr>
              <w:t>Sub-</w:t>
            </w:r>
            <w:proofErr w:type="gramStart"/>
            <w:r w:rsidRPr="002248EE">
              <w:rPr>
                <w:rFonts w:ascii="Arial" w:eastAsia="Calibri" w:hAnsi="Arial" w:cs="Arial"/>
                <w:b/>
                <w:bCs/>
                <w:lang w:val="fr-FR" w:eastAsia="en-GB"/>
              </w:rPr>
              <w:t>chapter</w:t>
            </w:r>
            <w:proofErr w:type="spellEnd"/>
            <w:r w:rsidRPr="002248EE">
              <w:rPr>
                <w:rFonts w:ascii="Arial" w:eastAsia="Calibri" w:hAnsi="Arial" w:cs="Arial"/>
                <w:b/>
                <w:bCs/>
                <w:lang w:val="fr-FR" w:eastAsia="en-GB"/>
              </w:rPr>
              <w:t>:</w:t>
            </w:r>
            <w:proofErr w:type="gramEnd"/>
            <w:r w:rsidRPr="002248EE">
              <w:rPr>
                <w:rFonts w:ascii="Arial" w:eastAsia="Calibri" w:hAnsi="Arial" w:cs="Arial"/>
                <w:b/>
                <w:bCs/>
                <w:lang w:val="fr-FR" w:eastAsia="en-GB"/>
              </w:rPr>
              <w:t xml:space="preserve"> </w:t>
            </w:r>
            <w:bookmarkStart w:id="2" w:name="PQ2"/>
            <w:r w:rsidRPr="002248EE">
              <w:rPr>
                <w:rFonts w:ascii="Arial" w:eastAsia="Calibri" w:hAnsi="Arial" w:cs="Arial"/>
                <w:b/>
                <w:bCs/>
                <w:lang w:val="fr-FR" w:eastAsia="en-GB"/>
              </w:rPr>
              <w:t>Pre-</w:t>
            </w:r>
            <w:proofErr w:type="spellStart"/>
            <w:r w:rsidRPr="002248EE">
              <w:rPr>
                <w:rFonts w:ascii="Arial" w:eastAsia="Calibri" w:hAnsi="Arial" w:cs="Arial"/>
                <w:b/>
                <w:bCs/>
                <w:lang w:val="fr-FR" w:eastAsia="en-GB"/>
              </w:rPr>
              <w:t>assessment</w:t>
            </w:r>
            <w:proofErr w:type="spellEnd"/>
            <w:r w:rsidRPr="002248EE">
              <w:rPr>
                <w:rFonts w:ascii="Arial" w:eastAsia="Calibri" w:hAnsi="Arial" w:cs="Arial"/>
                <w:b/>
                <w:bCs/>
                <w:lang w:val="fr-FR" w:eastAsia="en-GB"/>
              </w:rPr>
              <w:t xml:space="preserve"> question </w:t>
            </w:r>
            <w:bookmarkEnd w:id="2"/>
            <w:r w:rsidRPr="002248EE">
              <w:rPr>
                <w:rFonts w:ascii="Arial" w:eastAsia="Calibri" w:hAnsi="Arial" w:cs="Arial"/>
                <w:b/>
                <w:bCs/>
                <w:lang w:val="fr-FR" w:eastAsia="en-GB"/>
              </w:rPr>
              <w:t>2</w:t>
            </w:r>
          </w:p>
        </w:tc>
      </w:tr>
      <w:tr w:rsidR="00E07D5D" w:rsidRPr="000B0826" w14:paraId="6C490DBB" w14:textId="77777777" w:rsidTr="43959174">
        <w:trPr>
          <w:trHeight w:val="278"/>
        </w:trPr>
        <w:tc>
          <w:tcPr>
            <w:tcW w:w="14182"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860FFFA" w14:textId="77777777" w:rsidR="00E07D5D" w:rsidRPr="000B0826" w:rsidRDefault="00E07D5D" w:rsidP="0053339C">
            <w:pPr>
              <w:contextualSpacing/>
              <w:rPr>
                <w:rFonts w:ascii="Arial" w:eastAsia="Calibri" w:hAnsi="Arial" w:cs="Arial"/>
                <w:b/>
                <w:bCs/>
                <w:lang w:eastAsia="en-GB"/>
              </w:rPr>
            </w:pPr>
            <w:r w:rsidRPr="000B0826">
              <w:rPr>
                <w:rFonts w:ascii="Arial" w:eastAsia="Calibri" w:hAnsi="Arial" w:cs="Arial"/>
                <w:b/>
                <w:lang w:eastAsia="en-GB"/>
              </w:rPr>
              <w:t>Text</w:t>
            </w:r>
          </w:p>
        </w:tc>
      </w:tr>
      <w:tr w:rsidR="00E07D5D" w:rsidRPr="000B0826" w14:paraId="33271431" w14:textId="77777777" w:rsidTr="43959174">
        <w:trPr>
          <w:trHeight w:val="701"/>
        </w:trPr>
        <w:tc>
          <w:tcPr>
            <w:tcW w:w="14182"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tbl>
            <w:tblPr>
              <w:tblpPr w:leftFromText="180" w:rightFromText="180" w:vertAnchor="page" w:horzAnchor="margin" w:tblpY="946"/>
              <w:tblOverlap w:val="never"/>
              <w:tblW w:w="12959" w:type="dxa"/>
              <w:tblLook w:val="01E0" w:firstRow="1" w:lastRow="1" w:firstColumn="1" w:lastColumn="1" w:noHBand="0" w:noVBand="0"/>
            </w:tblPr>
            <w:tblGrid>
              <w:gridCol w:w="4948"/>
              <w:gridCol w:w="3081"/>
              <w:gridCol w:w="4930"/>
            </w:tblGrid>
            <w:tr w:rsidR="00524DEC" w:rsidRPr="00C578F0" w14:paraId="6D9F1CCE"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58BA83CE" w14:textId="77777777" w:rsidR="00524DEC" w:rsidRPr="00C578F0" w:rsidRDefault="00524DEC" w:rsidP="00524DEC">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081"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065F5D51" w14:textId="77777777" w:rsidR="00524DEC" w:rsidRPr="00C578F0" w:rsidRDefault="00524DEC" w:rsidP="00524DEC">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493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138B99FC" w14:textId="77777777" w:rsidR="00524DEC" w:rsidRPr="00C578F0" w:rsidRDefault="00524DEC" w:rsidP="00524DEC">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524DEC" w:rsidRPr="00C578F0" w14:paraId="5A0CD008"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C20F6E3" w14:textId="77777777" w:rsidR="00524DEC" w:rsidRPr="0072707D" w:rsidRDefault="00524DEC" w:rsidP="00524DEC">
                  <w:pPr>
                    <w:rPr>
                      <w:rFonts w:ascii="Arial" w:eastAsia="Calibri" w:hAnsi="Arial" w:cs="Arial"/>
                      <w:lang w:eastAsia="en-GB"/>
                    </w:rPr>
                  </w:pPr>
                  <w:r>
                    <w:rPr>
                      <w:rFonts w:ascii="Arial" w:eastAsia="Calibri" w:hAnsi="Arial" w:cs="Arial"/>
                      <w:lang w:eastAsia="en-GB"/>
                    </w:rPr>
                    <w:t xml:space="preserve">Initiate the standard of care immunosuppressive therapy (IST) regimen of horse </w:t>
                  </w:r>
                  <w:proofErr w:type="spellStart"/>
                  <w:r>
                    <w:rPr>
                      <w:rFonts w:ascii="Arial" w:eastAsia="Calibri" w:hAnsi="Arial" w:cs="Arial"/>
                      <w:lang w:eastAsia="en-GB"/>
                    </w:rPr>
                    <w:t>antithymocyte</w:t>
                  </w:r>
                  <w:proofErr w:type="spellEnd"/>
                  <w:r>
                    <w:rPr>
                      <w:rFonts w:ascii="Arial" w:eastAsia="Calibri" w:hAnsi="Arial" w:cs="Arial"/>
                      <w:lang w:eastAsia="en-GB"/>
                    </w:rPr>
                    <w:t xml:space="preserve"> globulin (</w:t>
                  </w:r>
                  <w:proofErr w:type="spellStart"/>
                  <w:r>
                    <w:rPr>
                      <w:rFonts w:ascii="Arial" w:eastAsia="Calibri" w:hAnsi="Arial" w:cs="Arial"/>
                      <w:lang w:eastAsia="en-GB"/>
                    </w:rPr>
                    <w:t>hATG</w:t>
                  </w:r>
                  <w:proofErr w:type="spellEnd"/>
                  <w:r>
                    <w:rPr>
                      <w:rFonts w:ascii="Arial" w:eastAsia="Calibri" w:hAnsi="Arial" w:cs="Arial"/>
                      <w:lang w:eastAsia="en-GB"/>
                    </w:rPr>
                    <w:t xml:space="preserve">) + cyclosporine A (CSA) + </w:t>
                  </w:r>
                  <w:proofErr w:type="spellStart"/>
                  <w:r>
                    <w:rPr>
                      <w:rFonts w:ascii="Arial" w:eastAsia="Calibri" w:hAnsi="Arial" w:cs="Arial"/>
                      <w:lang w:eastAsia="en-GB"/>
                    </w:rPr>
                    <w:t>eltrombopag</w:t>
                  </w:r>
                  <w:proofErr w:type="spellEnd"/>
                  <w:r>
                    <w:rPr>
                      <w:rFonts w:ascii="Arial" w:eastAsia="Calibri" w:hAnsi="Arial" w:cs="Arial"/>
                      <w:lang w:eastAsia="en-GB"/>
                    </w:rPr>
                    <w:t>.</w:t>
                  </w:r>
                </w:p>
              </w:tc>
              <w:tc>
                <w:tcPr>
                  <w:tcW w:w="3081" w:type="dxa"/>
                  <w:tcBorders>
                    <w:top w:val="single" w:sz="4" w:space="0" w:color="auto"/>
                    <w:left w:val="single" w:sz="4" w:space="0" w:color="auto"/>
                    <w:bottom w:val="single" w:sz="4" w:space="0" w:color="auto"/>
                    <w:right w:val="single" w:sz="4" w:space="0" w:color="auto"/>
                  </w:tcBorders>
                </w:tcPr>
                <w:p w14:paraId="67AC133E" w14:textId="77777777" w:rsidR="00524DEC" w:rsidRPr="0072707D" w:rsidRDefault="00524DEC" w:rsidP="00524DE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4F6B14E1" w14:textId="34444D8E" w:rsidR="00524DEC" w:rsidRPr="0072707D" w:rsidRDefault="2B79ACB6" w:rsidP="43959174">
                  <w:pPr>
                    <w:contextualSpacing/>
                    <w:rPr>
                      <w:rFonts w:ascii="Arial" w:eastAsia="Calibri" w:hAnsi="Arial" w:cs="Arial"/>
                      <w:lang w:eastAsia="en-GB"/>
                    </w:rPr>
                  </w:pPr>
                  <w:r w:rsidRPr="43959174">
                    <w:rPr>
                      <w:rFonts w:ascii="Arial" w:eastAsia="Calibri" w:hAnsi="Arial" w:cs="Arial"/>
                      <w:lang w:eastAsia="en-GB"/>
                    </w:rPr>
                    <w:t xml:space="preserve">That’s not quite right. </w:t>
                  </w:r>
                  <w:r w:rsidR="5A8DE77C" w:rsidRPr="43959174">
                    <w:rPr>
                      <w:rFonts w:ascii="Arial" w:eastAsia="Calibri" w:hAnsi="Arial" w:cs="Arial"/>
                      <w:lang w:eastAsia="en-GB"/>
                    </w:rPr>
                    <w:t>IST</w:t>
                  </w:r>
                  <w:r w:rsidR="25C900D1" w:rsidRPr="43959174">
                    <w:rPr>
                      <w:rFonts w:ascii="Arial" w:eastAsia="Calibri" w:hAnsi="Arial" w:cs="Arial"/>
                      <w:lang w:eastAsia="en-GB"/>
                    </w:rPr>
                    <w:t xml:space="preserve"> is the recommended first-line therapy in the absence of an available HLA-matched sibling dono</w:t>
                  </w:r>
                  <w:r w:rsidR="6F2AC327" w:rsidRPr="43959174">
                    <w:rPr>
                      <w:rFonts w:ascii="Arial" w:eastAsia="Calibri" w:hAnsi="Arial" w:cs="Arial"/>
                      <w:lang w:eastAsia="en-GB"/>
                    </w:rPr>
                    <w:t>r,</w:t>
                  </w:r>
                  <w:r w:rsidR="25C900D1" w:rsidRPr="43959174">
                    <w:rPr>
                      <w:rFonts w:ascii="Arial" w:eastAsia="Calibri" w:hAnsi="Arial" w:cs="Arial"/>
                      <w:lang w:eastAsia="en-GB"/>
                    </w:rPr>
                    <w:t xml:space="preserve"> </w:t>
                  </w:r>
                  <w:r w:rsidR="5A8DE77C" w:rsidRPr="43959174">
                    <w:rPr>
                      <w:rFonts w:ascii="Arial" w:eastAsia="Calibri" w:hAnsi="Arial" w:cs="Arial"/>
                      <w:lang w:eastAsia="en-GB"/>
                    </w:rPr>
                    <w:t xml:space="preserve">but </w:t>
                  </w:r>
                  <w:r w:rsidR="25C900D1" w:rsidRPr="43959174">
                    <w:rPr>
                      <w:rFonts w:ascii="Arial" w:eastAsia="Calibri" w:hAnsi="Arial" w:cs="Arial"/>
                      <w:lang w:eastAsia="en-GB"/>
                    </w:rPr>
                    <w:t>Thanh’s</w:t>
                  </w:r>
                  <w:r w:rsidR="624335DF" w:rsidRPr="43959174">
                    <w:rPr>
                      <w:rFonts w:ascii="Arial" w:eastAsia="Calibri" w:hAnsi="Arial" w:cs="Arial"/>
                      <w:lang w:eastAsia="en-GB"/>
                    </w:rPr>
                    <w:t xml:space="preserve"> worsening condition </w:t>
                  </w:r>
                  <w:r w:rsidR="3BDBD382" w:rsidRPr="43959174">
                    <w:rPr>
                      <w:rFonts w:ascii="Arial" w:eastAsia="Calibri" w:hAnsi="Arial" w:cs="Arial"/>
                      <w:lang w:eastAsia="en-GB"/>
                    </w:rPr>
                    <w:t>allows for the consideration of</w:t>
                  </w:r>
                  <w:r w:rsidR="25C900D1" w:rsidRPr="43959174">
                    <w:rPr>
                      <w:rFonts w:ascii="Arial" w:eastAsia="Calibri" w:hAnsi="Arial" w:cs="Arial"/>
                      <w:lang w:eastAsia="en-GB"/>
                    </w:rPr>
                    <w:t xml:space="preserve"> up-front </w:t>
                  </w:r>
                  <w:r w:rsidR="326B1810" w:rsidRPr="43959174">
                    <w:rPr>
                      <w:rFonts w:ascii="Arial" w:eastAsia="Calibri" w:hAnsi="Arial" w:cs="Arial"/>
                      <w:lang w:eastAsia="en-GB"/>
                    </w:rPr>
                    <w:t>transplantation</w:t>
                  </w:r>
                  <w:r w:rsidR="25C900D1" w:rsidRPr="43959174">
                    <w:rPr>
                      <w:rFonts w:ascii="Arial" w:eastAsia="Calibri" w:hAnsi="Arial" w:cs="Arial"/>
                      <w:lang w:eastAsia="en-GB"/>
                    </w:rPr>
                    <w:t xml:space="preserve"> using a haplo-identical family member</w:t>
                  </w:r>
                  <w:r w:rsidR="624335DF" w:rsidRPr="43959174">
                    <w:rPr>
                      <w:rFonts w:ascii="Arial" w:eastAsia="Calibri" w:hAnsi="Arial" w:cs="Arial"/>
                      <w:lang w:eastAsia="en-GB"/>
                    </w:rPr>
                    <w:t>.</w:t>
                  </w:r>
                </w:p>
              </w:tc>
            </w:tr>
            <w:tr w:rsidR="00524DEC" w:rsidRPr="009E681D" w14:paraId="791F07F1"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895AA02" w14:textId="50790FC9" w:rsidR="00524DEC" w:rsidRPr="00A01AD8" w:rsidRDefault="00524DEC" w:rsidP="00524DEC">
                  <w:pPr>
                    <w:rPr>
                      <w:rFonts w:ascii="Arial" w:eastAsia="Calibri" w:hAnsi="Arial" w:cs="Arial"/>
                      <w:bCs/>
                      <w:lang w:eastAsia="en-GB"/>
                    </w:rPr>
                  </w:pPr>
                  <w:r w:rsidRPr="00A01AD8">
                    <w:rPr>
                      <w:rFonts w:ascii="Arial" w:eastAsia="Calibri" w:hAnsi="Arial" w:cs="Arial"/>
                      <w:bCs/>
                      <w:lang w:eastAsia="en-GB"/>
                    </w:rPr>
                    <w:t>Proceed with a</w:t>
                  </w:r>
                  <w:r w:rsidR="001152EC" w:rsidRPr="00A01AD8">
                    <w:rPr>
                      <w:rFonts w:ascii="Arial" w:eastAsia="Calibri" w:hAnsi="Arial" w:cs="Arial"/>
                      <w:bCs/>
                      <w:lang w:eastAsia="en-GB"/>
                    </w:rPr>
                    <w:t xml:space="preserve"> haplo-identical</w:t>
                  </w:r>
                  <w:r w:rsidRPr="00A01AD8">
                    <w:rPr>
                      <w:rFonts w:ascii="Arial" w:eastAsia="Calibri" w:hAnsi="Arial" w:cs="Arial"/>
                      <w:bCs/>
                      <w:lang w:eastAsia="en-GB"/>
                    </w:rPr>
                    <w:t xml:space="preserve"> </w:t>
                  </w:r>
                  <w:r w:rsidR="00FB528D" w:rsidRPr="00A01AD8">
                    <w:rPr>
                      <w:rFonts w:ascii="Arial" w:eastAsia="Calibri" w:hAnsi="Arial" w:cs="Arial"/>
                      <w:bCs/>
                      <w:lang w:eastAsia="en-GB"/>
                    </w:rPr>
                    <w:t>transplant</w:t>
                  </w:r>
                  <w:r w:rsidRPr="00A01AD8">
                    <w:rPr>
                      <w:rFonts w:ascii="Arial" w:eastAsia="Calibri" w:hAnsi="Arial" w:cs="Arial"/>
                      <w:bCs/>
                      <w:lang w:eastAsia="en-GB"/>
                    </w:rPr>
                    <w:t xml:space="preserve"> using one of Thanh’s haplo-identical siblings as a donor.</w:t>
                  </w:r>
                </w:p>
              </w:tc>
              <w:tc>
                <w:tcPr>
                  <w:tcW w:w="3081" w:type="dxa"/>
                  <w:tcBorders>
                    <w:top w:val="single" w:sz="4" w:space="0" w:color="auto"/>
                    <w:left w:val="single" w:sz="4" w:space="0" w:color="auto"/>
                    <w:bottom w:val="single" w:sz="4" w:space="0" w:color="auto"/>
                    <w:right w:val="single" w:sz="4" w:space="0" w:color="auto"/>
                  </w:tcBorders>
                </w:tcPr>
                <w:p w14:paraId="60A7E62B" w14:textId="3469704B" w:rsidR="00524DEC" w:rsidRPr="001D61E6" w:rsidRDefault="00524DEC" w:rsidP="0E0B885F">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40BEF738" w14:textId="74712C57" w:rsidR="00524DEC" w:rsidRPr="001D61E6" w:rsidRDefault="4010F33F" w:rsidP="43959174">
                  <w:pPr>
                    <w:contextualSpacing/>
                    <w:rPr>
                      <w:rFonts w:ascii="Arial" w:eastAsia="Calibri" w:hAnsi="Arial" w:cs="Arial"/>
                      <w:lang w:eastAsia="en-GB"/>
                    </w:rPr>
                  </w:pPr>
                  <w:r w:rsidRPr="001D61E6">
                    <w:rPr>
                      <w:rFonts w:ascii="Arial" w:eastAsia="Calibri" w:hAnsi="Arial" w:cs="Arial"/>
                      <w:lang w:eastAsia="en-GB"/>
                    </w:rPr>
                    <w:t>T</w:t>
                  </w:r>
                  <w:r w:rsidR="203D1DE2" w:rsidRPr="001D61E6">
                    <w:rPr>
                      <w:rFonts w:ascii="Arial" w:eastAsia="Calibri" w:hAnsi="Arial" w:cs="Arial"/>
                      <w:lang w:eastAsia="en-GB"/>
                    </w:rPr>
                    <w:t>hat’s not quite right.</w:t>
                  </w:r>
                  <w:r w:rsidRPr="001D61E6">
                    <w:rPr>
                      <w:rFonts w:ascii="Arial" w:eastAsia="Calibri" w:hAnsi="Arial" w:cs="Arial"/>
                      <w:lang w:eastAsia="en-GB"/>
                    </w:rPr>
                    <w:t xml:space="preserve"> </w:t>
                  </w:r>
                  <w:r w:rsidR="737FB147" w:rsidRPr="001D61E6">
                    <w:rPr>
                      <w:rFonts w:ascii="Arial" w:eastAsia="Calibri" w:hAnsi="Arial" w:cs="Arial"/>
                      <w:lang w:eastAsia="en-GB"/>
                    </w:rPr>
                    <w:t>F</w:t>
                  </w:r>
                  <w:r w:rsidR="32A61BCB" w:rsidRPr="001D61E6">
                    <w:rPr>
                      <w:rFonts w:ascii="Arial" w:eastAsia="Calibri" w:hAnsi="Arial" w:cs="Arial"/>
                      <w:lang w:eastAsia="en-GB"/>
                    </w:rPr>
                    <w:t>irst-line h</w:t>
                  </w:r>
                  <w:r w:rsidR="4D58ADC0" w:rsidRPr="001D61E6">
                    <w:rPr>
                      <w:rFonts w:ascii="Arial" w:eastAsia="Calibri" w:hAnsi="Arial" w:cs="Arial"/>
                      <w:lang w:eastAsia="en-GB"/>
                    </w:rPr>
                    <w:t>aplo</w:t>
                  </w:r>
                  <w:r w:rsidR="21ED5198" w:rsidRPr="001D61E6">
                    <w:rPr>
                      <w:rFonts w:ascii="Arial" w:eastAsia="Calibri" w:hAnsi="Arial" w:cs="Arial"/>
                      <w:lang w:eastAsia="en-GB"/>
                    </w:rPr>
                    <w:t>-</w:t>
                  </w:r>
                  <w:r w:rsidR="32A61BCB" w:rsidRPr="001D61E6">
                    <w:rPr>
                      <w:rFonts w:ascii="Arial" w:eastAsia="Calibri" w:hAnsi="Arial" w:cs="Arial"/>
                      <w:lang w:eastAsia="en-GB"/>
                    </w:rPr>
                    <w:t>identical transplantation</w:t>
                  </w:r>
                  <w:r w:rsidR="4D58ADC0" w:rsidRPr="001D61E6">
                    <w:rPr>
                      <w:rFonts w:ascii="Arial" w:eastAsia="Calibri" w:hAnsi="Arial" w:cs="Arial"/>
                      <w:lang w:eastAsia="en-GB"/>
                    </w:rPr>
                    <w:t xml:space="preserve"> is not </w:t>
                  </w:r>
                  <w:r w:rsidR="66D92956" w:rsidRPr="001D61E6">
                    <w:rPr>
                      <w:rFonts w:ascii="Arial" w:eastAsia="Calibri" w:hAnsi="Arial" w:cs="Arial"/>
                      <w:lang w:eastAsia="en-GB"/>
                    </w:rPr>
                    <w:t xml:space="preserve">currently </w:t>
                  </w:r>
                  <w:r w:rsidR="4D58ADC0" w:rsidRPr="001D61E6">
                    <w:rPr>
                      <w:rFonts w:ascii="Arial" w:eastAsia="Calibri" w:hAnsi="Arial" w:cs="Arial"/>
                      <w:lang w:eastAsia="en-GB"/>
                    </w:rPr>
                    <w:t xml:space="preserve">standard </w:t>
                  </w:r>
                  <w:r w:rsidR="32A61BCB" w:rsidRPr="001D61E6">
                    <w:rPr>
                      <w:rFonts w:ascii="Arial" w:eastAsia="Calibri" w:hAnsi="Arial" w:cs="Arial"/>
                      <w:lang w:eastAsia="en-GB"/>
                    </w:rPr>
                    <w:t>of care</w:t>
                  </w:r>
                  <w:r w:rsidR="2B09DABA" w:rsidRPr="001D61E6">
                    <w:rPr>
                      <w:rFonts w:ascii="Arial" w:eastAsia="Calibri" w:hAnsi="Arial" w:cs="Arial"/>
                      <w:lang w:eastAsia="en-GB"/>
                    </w:rPr>
                    <w:t>.</w:t>
                  </w:r>
                </w:p>
              </w:tc>
            </w:tr>
            <w:tr w:rsidR="00524DEC" w:rsidRPr="009E681D" w14:paraId="264BCCCE"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6809845" w14:textId="77777777" w:rsidR="00524DEC" w:rsidRPr="00A01AD8" w:rsidRDefault="00524DEC" w:rsidP="00524DEC">
                  <w:pPr>
                    <w:contextualSpacing/>
                    <w:rPr>
                      <w:rFonts w:ascii="Arial" w:eastAsia="Calibri" w:hAnsi="Arial" w:cs="Arial"/>
                      <w:bCs/>
                      <w:lang w:eastAsia="en-GB"/>
                    </w:rPr>
                  </w:pPr>
                  <w:r w:rsidRPr="00A01AD8">
                    <w:rPr>
                      <w:rFonts w:ascii="Arial" w:eastAsia="Calibri" w:hAnsi="Arial" w:cs="Arial"/>
                      <w:bCs/>
                      <w:lang w:eastAsia="en-GB"/>
                    </w:rPr>
                    <w:t>Find an HLA-matched unrelated donor before proceeding with a bone marrow hematopoietic stem cell transplant (BM HSCT).</w:t>
                  </w:r>
                </w:p>
              </w:tc>
              <w:tc>
                <w:tcPr>
                  <w:tcW w:w="3081" w:type="dxa"/>
                  <w:tcBorders>
                    <w:top w:val="single" w:sz="4" w:space="0" w:color="auto"/>
                    <w:left w:val="single" w:sz="4" w:space="0" w:color="auto"/>
                    <w:bottom w:val="single" w:sz="4" w:space="0" w:color="auto"/>
                    <w:right w:val="single" w:sz="4" w:space="0" w:color="auto"/>
                  </w:tcBorders>
                </w:tcPr>
                <w:p w14:paraId="7E5E624F" w14:textId="77777777" w:rsidR="00524DEC" w:rsidRPr="001D61E6" w:rsidRDefault="00524DEC" w:rsidP="00524DE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05EE6956" w14:textId="5FD8889A" w:rsidR="00524DEC" w:rsidRPr="001D61E6" w:rsidRDefault="6ED6921C" w:rsidP="43959174">
                  <w:pPr>
                    <w:contextualSpacing/>
                    <w:rPr>
                      <w:rFonts w:ascii="Arial" w:hAnsi="Arial" w:cs="Arial"/>
                    </w:rPr>
                  </w:pPr>
                  <w:r w:rsidRPr="001D61E6">
                    <w:rPr>
                      <w:rFonts w:ascii="Arial" w:hAnsi="Arial" w:cs="Arial"/>
                    </w:rPr>
                    <w:t xml:space="preserve">That’s not quite right. </w:t>
                  </w:r>
                  <w:r w:rsidR="5A8DE77C" w:rsidRPr="001D61E6">
                    <w:rPr>
                      <w:rFonts w:ascii="Arial" w:hAnsi="Arial" w:cs="Arial"/>
                    </w:rPr>
                    <w:t>An</w:t>
                  </w:r>
                  <w:r w:rsidR="25C900D1" w:rsidRPr="001D61E6">
                    <w:rPr>
                      <w:rFonts w:ascii="Arial" w:hAnsi="Arial" w:cs="Arial"/>
                    </w:rPr>
                    <w:t xml:space="preserve"> unrelated </w:t>
                  </w:r>
                  <w:r w:rsidR="697DBE52" w:rsidRPr="001D61E6">
                    <w:rPr>
                      <w:rFonts w:ascii="Arial" w:hAnsi="Arial" w:cs="Arial"/>
                    </w:rPr>
                    <w:t xml:space="preserve">matched </w:t>
                  </w:r>
                  <w:r w:rsidR="5A8DE77C" w:rsidRPr="001D61E6">
                    <w:rPr>
                      <w:rFonts w:ascii="Arial" w:hAnsi="Arial" w:cs="Arial"/>
                    </w:rPr>
                    <w:t>transplant</w:t>
                  </w:r>
                  <w:r w:rsidR="25C900D1" w:rsidRPr="001D61E6">
                    <w:rPr>
                      <w:rFonts w:ascii="Arial" w:hAnsi="Arial" w:cs="Arial"/>
                    </w:rPr>
                    <w:t xml:space="preserve"> can be considered if </w:t>
                  </w:r>
                  <w:r w:rsidR="5A8DE77C" w:rsidRPr="001D61E6">
                    <w:rPr>
                      <w:rFonts w:ascii="Arial" w:hAnsi="Arial" w:cs="Arial"/>
                    </w:rPr>
                    <w:t xml:space="preserve">a donor is </w:t>
                  </w:r>
                  <w:r w:rsidR="25C900D1" w:rsidRPr="001D61E6">
                    <w:rPr>
                      <w:rFonts w:ascii="Arial" w:hAnsi="Arial" w:cs="Arial"/>
                    </w:rPr>
                    <w:t xml:space="preserve">immediately available, </w:t>
                  </w:r>
                  <w:r w:rsidR="5A8DE77C" w:rsidRPr="001D61E6">
                    <w:rPr>
                      <w:rFonts w:ascii="Arial" w:hAnsi="Arial" w:cs="Arial"/>
                    </w:rPr>
                    <w:t xml:space="preserve">but </w:t>
                  </w:r>
                  <w:r w:rsidR="25C900D1" w:rsidRPr="001D61E6">
                    <w:rPr>
                      <w:rFonts w:ascii="Arial" w:hAnsi="Arial" w:cs="Arial"/>
                    </w:rPr>
                    <w:t xml:space="preserve">due to the urgency of Thanh’s condition and the availability </w:t>
                  </w:r>
                  <w:r w:rsidR="638DB653" w:rsidRPr="001D61E6">
                    <w:rPr>
                      <w:rFonts w:ascii="Arial" w:hAnsi="Arial" w:cs="Arial"/>
                    </w:rPr>
                    <w:t>of a matched</w:t>
                  </w:r>
                  <w:r w:rsidR="14A24C6F" w:rsidRPr="001D61E6">
                    <w:rPr>
                      <w:rFonts w:ascii="Arial" w:hAnsi="Arial" w:cs="Arial"/>
                    </w:rPr>
                    <w:t xml:space="preserve"> sibling, </w:t>
                  </w:r>
                  <w:r w:rsidR="75F4A8A6" w:rsidRPr="001D61E6">
                    <w:rPr>
                      <w:rFonts w:ascii="Arial" w:hAnsi="Arial" w:cs="Arial"/>
                    </w:rPr>
                    <w:t>matched sibling transplantation</w:t>
                  </w:r>
                  <w:r w:rsidR="326B1810" w:rsidRPr="001D61E6">
                    <w:rPr>
                      <w:rFonts w:ascii="Arial" w:hAnsi="Arial" w:cs="Arial"/>
                    </w:rPr>
                    <w:t xml:space="preserve"> </w:t>
                  </w:r>
                  <w:r w:rsidR="25C900D1" w:rsidRPr="001D61E6">
                    <w:rPr>
                      <w:rFonts w:ascii="Arial" w:hAnsi="Arial" w:cs="Arial"/>
                    </w:rPr>
                    <w:t>would be preferred in this case.</w:t>
                  </w:r>
                </w:p>
              </w:tc>
            </w:tr>
            <w:tr w:rsidR="00524DEC" w:rsidRPr="009E681D" w14:paraId="56EF680C"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4FCB608" w14:textId="7C12BBD8" w:rsidR="00524DEC" w:rsidRPr="00A01AD8" w:rsidRDefault="00F76C29" w:rsidP="00524DEC">
                  <w:pPr>
                    <w:rPr>
                      <w:rFonts w:ascii="Arial" w:eastAsia="Calibri" w:hAnsi="Arial" w:cs="Arial"/>
                      <w:bCs/>
                      <w:lang w:eastAsia="en-GB"/>
                    </w:rPr>
                  </w:pPr>
                  <w:r>
                    <w:rPr>
                      <w:rFonts w:ascii="Arial" w:eastAsia="Calibri" w:hAnsi="Arial" w:cs="Arial"/>
                      <w:bCs/>
                      <w:lang w:eastAsia="en-GB"/>
                    </w:rPr>
                    <w:t>Strongly advise</w:t>
                  </w:r>
                  <w:r w:rsidR="3BADBAD2" w:rsidRPr="00A01AD8">
                    <w:rPr>
                      <w:rFonts w:ascii="Arial" w:eastAsia="Calibri" w:hAnsi="Arial" w:cs="Arial"/>
                      <w:bCs/>
                      <w:lang w:eastAsia="en-GB"/>
                    </w:rPr>
                    <w:t xml:space="preserve"> that Thanh’s HLA-matched sister would be the ideal candidate </w:t>
                  </w:r>
                </w:p>
              </w:tc>
              <w:tc>
                <w:tcPr>
                  <w:tcW w:w="3081" w:type="dxa"/>
                  <w:tcBorders>
                    <w:top w:val="single" w:sz="4" w:space="0" w:color="auto"/>
                    <w:left w:val="single" w:sz="4" w:space="0" w:color="auto"/>
                    <w:bottom w:val="single" w:sz="4" w:space="0" w:color="auto"/>
                    <w:right w:val="single" w:sz="4" w:space="0" w:color="auto"/>
                  </w:tcBorders>
                </w:tcPr>
                <w:p w14:paraId="2DE0176A" w14:textId="59D2FD71" w:rsidR="00524DEC" w:rsidRPr="001D61E6" w:rsidRDefault="132313B2" w:rsidP="43959174">
                  <w:pPr>
                    <w:contextualSpacing/>
                    <w:rPr>
                      <w:rFonts w:ascii="Arial" w:eastAsia="Calibri" w:hAnsi="Arial" w:cs="Arial"/>
                      <w:lang w:eastAsia="en-GB"/>
                    </w:rPr>
                  </w:pPr>
                  <w:r w:rsidRPr="001D61E6">
                    <w:rPr>
                      <w:rFonts w:ascii="Arial" w:hAnsi="Arial" w:cs="Arial"/>
                    </w:rPr>
                    <w:t xml:space="preserve">Correct! </w:t>
                  </w:r>
                  <w:r w:rsidR="4D58ADC0" w:rsidRPr="001D61E6">
                    <w:rPr>
                      <w:rFonts w:ascii="Arial" w:hAnsi="Arial" w:cs="Arial"/>
                    </w:rPr>
                    <w:t>An HLA-matched sibling is ideal</w:t>
                  </w:r>
                  <w:r w:rsidR="6A19CD55" w:rsidRPr="001D61E6">
                    <w:rPr>
                      <w:rFonts w:ascii="Arial" w:hAnsi="Arial" w:cs="Arial"/>
                    </w:rPr>
                    <w:t>,</w:t>
                  </w:r>
                  <w:r w:rsidR="28B64151" w:rsidRPr="001D61E6">
                    <w:rPr>
                      <w:rFonts w:ascii="Arial" w:hAnsi="Arial" w:cs="Arial"/>
                    </w:rPr>
                    <w:t xml:space="preserve"> so it is advisable to </w:t>
                  </w:r>
                  <w:r w:rsidR="4D58ADC0" w:rsidRPr="001D61E6">
                    <w:rPr>
                      <w:rFonts w:ascii="Arial" w:hAnsi="Arial" w:cs="Arial"/>
                    </w:rPr>
                    <w:t xml:space="preserve">try </w:t>
                  </w:r>
                  <w:r w:rsidR="00484EBA" w:rsidRPr="001D61E6">
                    <w:rPr>
                      <w:rFonts w:ascii="Arial" w:hAnsi="Arial" w:cs="Arial"/>
                    </w:rPr>
                    <w:t>your best</w:t>
                  </w:r>
                  <w:r w:rsidR="4D58ADC0" w:rsidRPr="001D61E6">
                    <w:rPr>
                      <w:rFonts w:ascii="Arial" w:hAnsi="Arial" w:cs="Arial"/>
                    </w:rPr>
                    <w:t xml:space="preserve"> to </w:t>
                  </w:r>
                  <w:r w:rsidR="24862F97" w:rsidRPr="001D61E6">
                    <w:rPr>
                      <w:rFonts w:ascii="Arial" w:hAnsi="Arial" w:cs="Arial"/>
                    </w:rPr>
                    <w:lastRenderedPageBreak/>
                    <w:t xml:space="preserve">facilitate a matched sibling </w:t>
                  </w:r>
                  <w:r w:rsidR="4117204C" w:rsidRPr="001D61E6">
                    <w:rPr>
                      <w:rFonts w:ascii="Arial" w:hAnsi="Arial" w:cs="Arial"/>
                    </w:rPr>
                    <w:t>transplant.</w:t>
                  </w:r>
                </w:p>
              </w:tc>
              <w:tc>
                <w:tcPr>
                  <w:tcW w:w="4930" w:type="dxa"/>
                  <w:tcBorders>
                    <w:top w:val="single" w:sz="4" w:space="0" w:color="auto"/>
                    <w:left w:val="single" w:sz="4" w:space="0" w:color="auto"/>
                    <w:bottom w:val="single" w:sz="4" w:space="0" w:color="auto"/>
                    <w:right w:val="single" w:sz="4" w:space="0" w:color="auto"/>
                  </w:tcBorders>
                </w:tcPr>
                <w:p w14:paraId="08EF146E" w14:textId="77083991" w:rsidR="00524DEC" w:rsidRPr="001D61E6" w:rsidRDefault="00524DEC" w:rsidP="00524DEC">
                  <w:pPr>
                    <w:contextualSpacing/>
                    <w:rPr>
                      <w:rFonts w:ascii="Arial" w:hAnsi="Arial" w:cs="Arial"/>
                      <w:bCs/>
                    </w:rPr>
                  </w:pPr>
                </w:p>
              </w:tc>
            </w:tr>
          </w:tbl>
          <w:p w14:paraId="36CE93AB" w14:textId="215AC89C" w:rsidR="00E07D5D" w:rsidRPr="001D61E6" w:rsidRDefault="674496C0" w:rsidP="0E0B885F">
            <w:pPr>
              <w:contextualSpacing/>
              <w:rPr>
                <w:rFonts w:ascii="Arial" w:eastAsia="Times New Roman" w:hAnsi="Arial" w:cs="Arial"/>
              </w:rPr>
            </w:pPr>
            <w:r w:rsidRPr="001D61E6">
              <w:rPr>
                <w:rFonts w:ascii="Arial" w:eastAsia="Times New Roman" w:hAnsi="Arial" w:cs="Arial"/>
              </w:rPr>
              <w:t xml:space="preserve">Thanh </w:t>
            </w:r>
            <w:r w:rsidR="66DEF61A" w:rsidRPr="001D61E6">
              <w:rPr>
                <w:rFonts w:ascii="Arial" w:eastAsia="Times New Roman" w:hAnsi="Arial" w:cs="Arial"/>
              </w:rPr>
              <w:t>refused</w:t>
            </w:r>
            <w:r w:rsidR="5B123A55" w:rsidRPr="001D61E6">
              <w:rPr>
                <w:rFonts w:ascii="Arial" w:eastAsia="Times New Roman" w:hAnsi="Arial" w:cs="Arial"/>
              </w:rPr>
              <w:t xml:space="preserve"> </w:t>
            </w:r>
            <w:r w:rsidR="71136FD0" w:rsidRPr="001D61E6">
              <w:rPr>
                <w:rFonts w:ascii="Arial" w:eastAsia="Times New Roman" w:hAnsi="Arial" w:cs="Arial"/>
              </w:rPr>
              <w:t>vaccinations during the diagnosis stage</w:t>
            </w:r>
            <w:r w:rsidR="6CEF793D" w:rsidRPr="001D61E6">
              <w:rPr>
                <w:rFonts w:ascii="Arial" w:eastAsia="Times New Roman" w:hAnsi="Arial" w:cs="Arial"/>
              </w:rPr>
              <w:t xml:space="preserve"> of his disease</w:t>
            </w:r>
            <w:r w:rsidR="71136FD0" w:rsidRPr="001D61E6">
              <w:rPr>
                <w:rFonts w:ascii="Arial" w:eastAsia="Times New Roman" w:hAnsi="Arial" w:cs="Arial"/>
              </w:rPr>
              <w:t xml:space="preserve"> and his condition has deteriorated</w:t>
            </w:r>
            <w:r w:rsidR="440D9C69" w:rsidRPr="001D61E6">
              <w:rPr>
                <w:rFonts w:ascii="Arial" w:eastAsia="Times New Roman" w:hAnsi="Arial" w:cs="Arial"/>
              </w:rPr>
              <w:t xml:space="preserve">; </w:t>
            </w:r>
            <w:r w:rsidR="00E42DF7" w:rsidRPr="001D61E6">
              <w:rPr>
                <w:rFonts w:ascii="Arial" w:eastAsia="Times New Roman" w:hAnsi="Arial" w:cs="Arial"/>
              </w:rPr>
              <w:t xml:space="preserve">he </w:t>
            </w:r>
            <w:r w:rsidR="0E8092B6" w:rsidRPr="001D61E6">
              <w:rPr>
                <w:rFonts w:ascii="Arial" w:eastAsia="Times New Roman" w:hAnsi="Arial" w:cs="Arial"/>
              </w:rPr>
              <w:t>recently got an infection and</w:t>
            </w:r>
            <w:r w:rsidR="5B123A55" w:rsidRPr="001D61E6">
              <w:rPr>
                <w:rFonts w:ascii="Arial" w:eastAsia="Times New Roman" w:hAnsi="Arial" w:cs="Arial"/>
              </w:rPr>
              <w:t xml:space="preserve"> is now septic. </w:t>
            </w:r>
            <w:r w:rsidRPr="001D61E6">
              <w:rPr>
                <w:rFonts w:ascii="Arial" w:eastAsia="Times New Roman" w:hAnsi="Arial" w:cs="Arial"/>
              </w:rPr>
              <w:t xml:space="preserve">He has an HLA-matched sister living abroad who may be unavailable as a donor, </w:t>
            </w:r>
            <w:r w:rsidR="440D9C69" w:rsidRPr="001D61E6">
              <w:rPr>
                <w:rFonts w:ascii="Arial" w:eastAsia="Times New Roman" w:hAnsi="Arial" w:cs="Arial"/>
              </w:rPr>
              <w:t>however,</w:t>
            </w:r>
            <w:r w:rsidRPr="001D61E6">
              <w:rPr>
                <w:rFonts w:ascii="Arial" w:eastAsia="Times New Roman" w:hAnsi="Arial" w:cs="Arial"/>
              </w:rPr>
              <w:t xml:space="preserve"> </w:t>
            </w:r>
            <w:r w:rsidR="7AD685D9" w:rsidRPr="001D61E6">
              <w:rPr>
                <w:rFonts w:ascii="Arial" w:eastAsia="Times New Roman" w:hAnsi="Arial" w:cs="Arial"/>
              </w:rPr>
              <w:t>multiple</w:t>
            </w:r>
            <w:r w:rsidRPr="001D61E6">
              <w:rPr>
                <w:rFonts w:ascii="Arial" w:eastAsia="Times New Roman" w:hAnsi="Arial" w:cs="Arial"/>
              </w:rPr>
              <w:t xml:space="preserve"> haplo-identical </w:t>
            </w:r>
            <w:r w:rsidR="7AD685D9" w:rsidRPr="001D61E6">
              <w:rPr>
                <w:rFonts w:ascii="Arial" w:eastAsia="Times New Roman" w:hAnsi="Arial" w:cs="Arial"/>
              </w:rPr>
              <w:t>family members</w:t>
            </w:r>
            <w:r w:rsidRPr="001D61E6">
              <w:rPr>
                <w:rFonts w:ascii="Arial" w:eastAsia="Times New Roman" w:hAnsi="Arial" w:cs="Arial"/>
              </w:rPr>
              <w:t xml:space="preserve"> </w:t>
            </w:r>
            <w:r w:rsidR="440D9C69" w:rsidRPr="001D61E6">
              <w:rPr>
                <w:rFonts w:ascii="Arial" w:eastAsia="Times New Roman" w:hAnsi="Arial" w:cs="Arial"/>
              </w:rPr>
              <w:t>have come forward</w:t>
            </w:r>
            <w:r w:rsidR="43E6A19C" w:rsidRPr="001D61E6">
              <w:rPr>
                <w:rFonts w:ascii="Arial" w:eastAsia="Times New Roman" w:hAnsi="Arial" w:cs="Arial"/>
              </w:rPr>
              <w:t xml:space="preserve"> and are</w:t>
            </w:r>
            <w:r w:rsidRPr="001D61E6">
              <w:rPr>
                <w:rFonts w:ascii="Arial" w:eastAsia="Times New Roman" w:hAnsi="Arial" w:cs="Arial"/>
              </w:rPr>
              <w:t xml:space="preserve"> ready to donate immediately. What is the most appropriate next step in managing Thanh’s treatment?</w:t>
            </w:r>
          </w:p>
          <w:p w14:paraId="16FB9B1D" w14:textId="77777777" w:rsidR="00E07D5D" w:rsidRPr="000B0826" w:rsidRDefault="00E07D5D" w:rsidP="0053339C">
            <w:pPr>
              <w:contextualSpacing/>
              <w:rPr>
                <w:rFonts w:ascii="Arial" w:eastAsia="Times New Roman" w:hAnsi="Arial" w:cs="Arial"/>
                <w:bCs/>
              </w:rPr>
            </w:pPr>
          </w:p>
          <w:p w14:paraId="4D7A5E88" w14:textId="77777777" w:rsidR="00E07D5D" w:rsidRDefault="00E07D5D" w:rsidP="0053339C">
            <w:pPr>
              <w:contextualSpacing/>
              <w:rPr>
                <w:rFonts w:ascii="Arial" w:eastAsia="Times New Roman" w:hAnsi="Arial" w:cs="Arial"/>
                <w:bCs/>
              </w:rPr>
            </w:pPr>
          </w:p>
          <w:p w14:paraId="6A896DAE" w14:textId="77777777" w:rsidR="00E07D5D" w:rsidRDefault="00E07D5D" w:rsidP="0053339C">
            <w:pPr>
              <w:contextualSpacing/>
              <w:rPr>
                <w:rFonts w:ascii="Arial" w:eastAsia="Times New Roman" w:hAnsi="Arial" w:cs="Arial"/>
                <w:bCs/>
              </w:rPr>
            </w:pPr>
          </w:p>
          <w:p w14:paraId="437DAF56" w14:textId="77777777" w:rsidR="00E07D5D" w:rsidRDefault="00E07D5D" w:rsidP="0053339C">
            <w:pPr>
              <w:contextualSpacing/>
              <w:rPr>
                <w:rFonts w:ascii="Arial" w:eastAsia="Times New Roman" w:hAnsi="Arial" w:cs="Arial"/>
                <w:bCs/>
              </w:rPr>
            </w:pPr>
          </w:p>
          <w:p w14:paraId="1FA3986E" w14:textId="77777777" w:rsidR="005911C2" w:rsidRDefault="005911C2" w:rsidP="0053339C">
            <w:pPr>
              <w:contextualSpacing/>
              <w:rPr>
                <w:rFonts w:ascii="Arial" w:eastAsia="Times New Roman" w:hAnsi="Arial" w:cs="Arial"/>
                <w:bCs/>
              </w:rPr>
            </w:pPr>
          </w:p>
          <w:p w14:paraId="54023B54" w14:textId="77777777" w:rsidR="005911C2" w:rsidRDefault="005911C2" w:rsidP="0053339C">
            <w:pPr>
              <w:contextualSpacing/>
              <w:rPr>
                <w:rFonts w:ascii="Arial" w:eastAsia="Times New Roman" w:hAnsi="Arial" w:cs="Arial"/>
                <w:bCs/>
              </w:rPr>
            </w:pPr>
          </w:p>
          <w:p w14:paraId="5AB792AF" w14:textId="77777777" w:rsidR="005911C2" w:rsidRDefault="005911C2" w:rsidP="0053339C">
            <w:pPr>
              <w:contextualSpacing/>
              <w:rPr>
                <w:rFonts w:ascii="Arial" w:eastAsia="Times New Roman" w:hAnsi="Arial" w:cs="Arial"/>
                <w:bCs/>
              </w:rPr>
            </w:pPr>
          </w:p>
          <w:p w14:paraId="78A6C827" w14:textId="77777777" w:rsidR="005911C2" w:rsidRDefault="005911C2" w:rsidP="0053339C">
            <w:pPr>
              <w:contextualSpacing/>
              <w:rPr>
                <w:rFonts w:ascii="Arial" w:eastAsia="Times New Roman" w:hAnsi="Arial" w:cs="Arial"/>
                <w:bCs/>
              </w:rPr>
            </w:pPr>
          </w:p>
          <w:p w14:paraId="514E11E1" w14:textId="77777777" w:rsidR="005911C2" w:rsidRDefault="005911C2" w:rsidP="0053339C">
            <w:pPr>
              <w:contextualSpacing/>
              <w:rPr>
                <w:rFonts w:ascii="Arial" w:eastAsia="Times New Roman" w:hAnsi="Arial" w:cs="Arial"/>
                <w:bCs/>
              </w:rPr>
            </w:pPr>
          </w:p>
          <w:p w14:paraId="0D7199AC" w14:textId="77777777" w:rsidR="005911C2" w:rsidRDefault="005911C2" w:rsidP="0053339C">
            <w:pPr>
              <w:contextualSpacing/>
              <w:rPr>
                <w:rFonts w:ascii="Arial" w:eastAsia="Times New Roman" w:hAnsi="Arial" w:cs="Arial"/>
                <w:bCs/>
              </w:rPr>
            </w:pPr>
          </w:p>
          <w:p w14:paraId="428116F1" w14:textId="77777777" w:rsidR="005911C2" w:rsidRDefault="005911C2" w:rsidP="0053339C">
            <w:pPr>
              <w:contextualSpacing/>
              <w:rPr>
                <w:rFonts w:ascii="Arial" w:eastAsia="Times New Roman" w:hAnsi="Arial" w:cs="Arial"/>
                <w:bCs/>
              </w:rPr>
            </w:pPr>
          </w:p>
          <w:p w14:paraId="30C2DC82" w14:textId="77777777" w:rsidR="005911C2" w:rsidRDefault="005911C2" w:rsidP="0053339C">
            <w:pPr>
              <w:contextualSpacing/>
              <w:rPr>
                <w:rFonts w:ascii="Arial" w:eastAsia="Times New Roman" w:hAnsi="Arial" w:cs="Arial"/>
                <w:bCs/>
              </w:rPr>
            </w:pPr>
          </w:p>
          <w:p w14:paraId="09B4D36C" w14:textId="77777777" w:rsidR="005911C2" w:rsidRDefault="005911C2" w:rsidP="0053339C">
            <w:pPr>
              <w:contextualSpacing/>
              <w:rPr>
                <w:rFonts w:ascii="Arial" w:eastAsia="Times New Roman" w:hAnsi="Arial" w:cs="Arial"/>
                <w:bCs/>
              </w:rPr>
            </w:pPr>
          </w:p>
          <w:p w14:paraId="4C3D4268" w14:textId="77777777" w:rsidR="005911C2" w:rsidRDefault="005911C2" w:rsidP="0053339C">
            <w:pPr>
              <w:contextualSpacing/>
              <w:rPr>
                <w:rFonts w:ascii="Arial" w:eastAsia="Times New Roman" w:hAnsi="Arial" w:cs="Arial"/>
                <w:bCs/>
              </w:rPr>
            </w:pPr>
          </w:p>
          <w:p w14:paraId="0138C544" w14:textId="77777777" w:rsidR="005911C2" w:rsidRDefault="005911C2" w:rsidP="0053339C">
            <w:pPr>
              <w:contextualSpacing/>
              <w:rPr>
                <w:rFonts w:ascii="Arial" w:eastAsia="Times New Roman" w:hAnsi="Arial" w:cs="Arial"/>
                <w:bCs/>
              </w:rPr>
            </w:pPr>
          </w:p>
          <w:p w14:paraId="3541AA17" w14:textId="77777777" w:rsidR="005911C2" w:rsidRPr="000B0826" w:rsidRDefault="005911C2" w:rsidP="0053339C">
            <w:pPr>
              <w:contextualSpacing/>
              <w:rPr>
                <w:rFonts w:ascii="Arial" w:eastAsia="Times New Roman" w:hAnsi="Arial" w:cs="Arial"/>
                <w:bCs/>
              </w:rPr>
            </w:pPr>
          </w:p>
        </w:tc>
      </w:tr>
      <w:tr w:rsidR="00E07D5D" w:rsidRPr="000B0826" w14:paraId="5C48B362" w14:textId="77777777" w:rsidTr="43959174">
        <w:trPr>
          <w:trHeight w:val="278"/>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7D3E5B7D" w14:textId="77777777" w:rsidR="00E07D5D" w:rsidRPr="000B0826" w:rsidRDefault="00E07D5D" w:rsidP="0053339C">
            <w:pPr>
              <w:contextualSpacing/>
              <w:rPr>
                <w:rFonts w:ascii="Arial" w:eastAsia="Calibri" w:hAnsi="Arial" w:cs="Arial"/>
                <w:b/>
                <w:lang w:eastAsia="en-GB"/>
              </w:rPr>
            </w:pPr>
            <w:r w:rsidRPr="000B0826">
              <w:rPr>
                <w:rFonts w:ascii="Arial" w:eastAsia="Calibri" w:hAnsi="Arial" w:cs="Arial"/>
                <w:b/>
                <w:lang w:eastAsia="en-GB"/>
              </w:rPr>
              <w:lastRenderedPageBreak/>
              <w:t xml:space="preserve">Solution </w:t>
            </w:r>
          </w:p>
        </w:tc>
      </w:tr>
      <w:tr w:rsidR="00E07D5D" w:rsidRPr="000B0826" w14:paraId="4D2823B3" w14:textId="77777777" w:rsidTr="43959174">
        <w:trPr>
          <w:trHeight w:val="278"/>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C16A2DF" w14:textId="77777777" w:rsidR="00E07D5D" w:rsidRPr="000B0826" w:rsidRDefault="00E07D5D" w:rsidP="0053339C">
            <w:pPr>
              <w:contextualSpacing/>
              <w:rPr>
                <w:rFonts w:ascii="Arial" w:eastAsia="Calibri" w:hAnsi="Arial" w:cs="Arial"/>
                <w:bCs/>
                <w:lang w:eastAsia="en-GB"/>
              </w:rPr>
            </w:pPr>
            <w:r w:rsidRPr="000B0826">
              <w:rPr>
                <w:rFonts w:ascii="Arial" w:eastAsia="Calibri" w:hAnsi="Arial" w:cs="Arial"/>
                <w:bCs/>
                <w:highlight w:val="green"/>
                <w:lang w:eastAsia="en-GB"/>
              </w:rPr>
              <w:t>DO NOT SHOW IN PRE-ASSESSMENT QUESTIONS</w:t>
            </w:r>
          </w:p>
          <w:p w14:paraId="78008C17" w14:textId="6CAF3BFC" w:rsidR="0035606D" w:rsidRDefault="3F911A8E" w:rsidP="43959174">
            <w:pPr>
              <w:contextualSpacing/>
              <w:rPr>
                <w:rFonts w:ascii="Arial" w:eastAsia="Calibri" w:hAnsi="Arial" w:cs="Arial"/>
                <w:lang w:eastAsia="en-GB"/>
              </w:rPr>
            </w:pPr>
            <w:r w:rsidRPr="43959174">
              <w:rPr>
                <w:rFonts w:ascii="Arial" w:eastAsia="Calibri" w:hAnsi="Arial" w:cs="Arial"/>
                <w:lang w:eastAsia="en-GB"/>
              </w:rPr>
              <w:t xml:space="preserve">Thanh is septic and </w:t>
            </w:r>
            <w:r w:rsidRPr="001D61E6">
              <w:rPr>
                <w:rFonts w:ascii="Arial" w:eastAsia="Calibri" w:hAnsi="Arial" w:cs="Arial"/>
                <w:lang w:eastAsia="en-GB"/>
              </w:rPr>
              <w:t>needs urgent treatment.</w:t>
            </w:r>
            <w:r w:rsidR="01E71987" w:rsidRPr="001D61E6">
              <w:rPr>
                <w:rFonts w:ascii="Arial" w:eastAsia="Calibri" w:hAnsi="Arial" w:cs="Arial"/>
                <w:lang w:eastAsia="en-GB"/>
              </w:rPr>
              <w:t xml:space="preserve"> Immunosuppressive therapy (IST) may not improve Thanh’s condition if he is septic.</w:t>
            </w:r>
            <w:r w:rsidRPr="001D61E6">
              <w:rPr>
                <w:rFonts w:ascii="Arial" w:eastAsia="Calibri" w:hAnsi="Arial" w:cs="Arial"/>
                <w:lang w:eastAsia="en-GB"/>
              </w:rPr>
              <w:t xml:space="preserve"> </w:t>
            </w:r>
            <w:r w:rsidR="690544AD" w:rsidRPr="001D61E6">
              <w:rPr>
                <w:rFonts w:ascii="Arial" w:eastAsia="Calibri" w:hAnsi="Arial" w:cs="Arial"/>
                <w:lang w:eastAsia="en-GB"/>
              </w:rPr>
              <w:t>Thanh’s</w:t>
            </w:r>
            <w:r w:rsidR="18A27C63" w:rsidRPr="001D61E6">
              <w:rPr>
                <w:rFonts w:ascii="Arial" w:eastAsia="Calibri" w:hAnsi="Arial" w:cs="Arial"/>
                <w:lang w:eastAsia="en-GB"/>
              </w:rPr>
              <w:t xml:space="preserve"> HLA-matched s</w:t>
            </w:r>
            <w:r w:rsidR="690544AD" w:rsidRPr="001D61E6">
              <w:rPr>
                <w:rFonts w:ascii="Arial" w:eastAsia="Calibri" w:hAnsi="Arial" w:cs="Arial"/>
                <w:lang w:eastAsia="en-GB"/>
              </w:rPr>
              <w:t>ister</w:t>
            </w:r>
            <w:r w:rsidR="64C8D5A4" w:rsidRPr="001D61E6">
              <w:rPr>
                <w:rFonts w:ascii="Arial" w:eastAsia="Calibri" w:hAnsi="Arial" w:cs="Arial"/>
                <w:lang w:eastAsia="en-GB"/>
              </w:rPr>
              <w:t xml:space="preserve"> as a donor </w:t>
            </w:r>
            <w:r w:rsidR="474FAD28" w:rsidRPr="001D61E6">
              <w:rPr>
                <w:rFonts w:ascii="Arial" w:eastAsia="Calibri" w:hAnsi="Arial" w:cs="Arial"/>
                <w:lang w:eastAsia="en-GB"/>
              </w:rPr>
              <w:t>would allow for first-line matched sibling HSCT</w:t>
            </w:r>
            <w:r w:rsidR="21D28386" w:rsidRPr="001D61E6">
              <w:rPr>
                <w:rFonts w:ascii="Arial" w:eastAsia="Calibri" w:hAnsi="Arial" w:cs="Arial"/>
                <w:lang w:eastAsia="en-GB"/>
              </w:rPr>
              <w:t xml:space="preserve">, hence, </w:t>
            </w:r>
            <w:r w:rsidR="7F0D8914" w:rsidRPr="001D61E6">
              <w:rPr>
                <w:rFonts w:ascii="Arial" w:eastAsia="Calibri" w:hAnsi="Arial" w:cs="Arial"/>
                <w:lang w:eastAsia="en-GB"/>
              </w:rPr>
              <w:t xml:space="preserve">it is </w:t>
            </w:r>
            <w:r w:rsidR="00235BB6" w:rsidRPr="001D61E6">
              <w:rPr>
                <w:rFonts w:ascii="Arial" w:eastAsia="Calibri" w:hAnsi="Arial" w:cs="Arial"/>
                <w:lang w:eastAsia="en-GB"/>
              </w:rPr>
              <w:t>recommended</w:t>
            </w:r>
            <w:r w:rsidR="7F0D8914" w:rsidRPr="001D61E6">
              <w:rPr>
                <w:rFonts w:ascii="Arial" w:eastAsia="Calibri" w:hAnsi="Arial" w:cs="Arial"/>
                <w:lang w:eastAsia="en-GB"/>
              </w:rPr>
              <w:t xml:space="preserve"> to </w:t>
            </w:r>
            <w:r w:rsidR="00484EBA" w:rsidRPr="001D61E6">
              <w:rPr>
                <w:rFonts w:ascii="Arial" w:eastAsia="Calibri" w:hAnsi="Arial" w:cs="Arial"/>
                <w:lang w:eastAsia="en-GB"/>
              </w:rPr>
              <w:t>strongly advise</w:t>
            </w:r>
            <w:r w:rsidR="7F0D8914" w:rsidRPr="001D61E6">
              <w:rPr>
                <w:rFonts w:ascii="Arial" w:eastAsia="Calibri" w:hAnsi="Arial" w:cs="Arial"/>
                <w:lang w:eastAsia="en-GB"/>
              </w:rPr>
              <w:t xml:space="preserve"> on this approach</w:t>
            </w:r>
            <w:r w:rsidR="04EB4AB7" w:rsidRPr="001D61E6">
              <w:rPr>
                <w:rFonts w:ascii="Arial" w:eastAsia="Calibri" w:hAnsi="Arial" w:cs="Arial"/>
                <w:lang w:eastAsia="en-GB"/>
              </w:rPr>
              <w:t>,</w:t>
            </w:r>
            <w:r w:rsidR="7F0D8914" w:rsidRPr="001D61E6">
              <w:rPr>
                <w:rFonts w:ascii="Arial" w:eastAsia="Calibri" w:hAnsi="Arial" w:cs="Arial"/>
                <w:lang w:eastAsia="en-GB"/>
              </w:rPr>
              <w:t xml:space="preserve"> as up-</w:t>
            </w:r>
            <w:r w:rsidR="4D499028" w:rsidRPr="001D61E6">
              <w:rPr>
                <w:rFonts w:ascii="Arial" w:eastAsia="Calibri" w:hAnsi="Arial" w:cs="Arial"/>
                <w:lang w:eastAsia="en-GB"/>
              </w:rPr>
              <w:t>front haplo-identical</w:t>
            </w:r>
            <w:r w:rsidR="5FD06B8D" w:rsidRPr="001D61E6">
              <w:rPr>
                <w:rFonts w:ascii="Arial" w:eastAsia="Calibri" w:hAnsi="Arial" w:cs="Arial"/>
                <w:lang w:eastAsia="en-GB"/>
              </w:rPr>
              <w:t xml:space="preserve"> transplant</w:t>
            </w:r>
            <w:r w:rsidR="7F0D8914" w:rsidRPr="001D61E6">
              <w:rPr>
                <w:rFonts w:ascii="Arial" w:eastAsia="Calibri" w:hAnsi="Arial" w:cs="Arial"/>
                <w:lang w:eastAsia="en-GB"/>
              </w:rPr>
              <w:t>ation</w:t>
            </w:r>
            <w:r w:rsidR="5FD06B8D" w:rsidRPr="001D61E6">
              <w:rPr>
                <w:rFonts w:ascii="Arial" w:eastAsia="Calibri" w:hAnsi="Arial" w:cs="Arial"/>
                <w:lang w:eastAsia="en-GB"/>
              </w:rPr>
              <w:t xml:space="preserve"> </w:t>
            </w:r>
            <w:r w:rsidR="7F0D8914" w:rsidRPr="001D61E6">
              <w:rPr>
                <w:rFonts w:ascii="Arial" w:eastAsia="Calibri" w:hAnsi="Arial" w:cs="Arial"/>
                <w:lang w:eastAsia="en-GB"/>
              </w:rPr>
              <w:t>is</w:t>
            </w:r>
            <w:r w:rsidR="5FD06B8D" w:rsidRPr="001D61E6">
              <w:rPr>
                <w:rFonts w:ascii="Arial" w:eastAsia="Calibri" w:hAnsi="Arial" w:cs="Arial"/>
                <w:lang w:eastAsia="en-GB"/>
              </w:rPr>
              <w:t xml:space="preserve"> not </w:t>
            </w:r>
            <w:r w:rsidR="7F0D8914" w:rsidRPr="001D61E6">
              <w:rPr>
                <w:rFonts w:ascii="Arial" w:eastAsia="Calibri" w:hAnsi="Arial" w:cs="Arial"/>
                <w:lang w:eastAsia="en-GB"/>
              </w:rPr>
              <w:t xml:space="preserve">the </w:t>
            </w:r>
            <w:r w:rsidR="5FD06B8D" w:rsidRPr="001D61E6">
              <w:rPr>
                <w:rFonts w:ascii="Arial" w:eastAsia="Calibri" w:hAnsi="Arial" w:cs="Arial"/>
                <w:lang w:eastAsia="en-GB"/>
              </w:rPr>
              <w:t>standard of care</w:t>
            </w:r>
            <w:r w:rsidR="4D499028" w:rsidRPr="001D61E6">
              <w:rPr>
                <w:rFonts w:ascii="Arial" w:eastAsia="Calibri" w:hAnsi="Arial" w:cs="Arial"/>
                <w:lang w:eastAsia="en-GB"/>
              </w:rPr>
              <w:t xml:space="preserve">. </w:t>
            </w:r>
          </w:p>
          <w:p w14:paraId="3B7330E9" w14:textId="54882919" w:rsidR="00E07D5D" w:rsidRPr="000B0826" w:rsidRDefault="00E07D5D" w:rsidP="00354385">
            <w:pPr>
              <w:contextualSpacing/>
              <w:rPr>
                <w:rFonts w:ascii="Arial" w:eastAsia="Calibri" w:hAnsi="Arial" w:cs="Arial"/>
                <w:bCs/>
                <w:lang w:eastAsia="en-GB"/>
              </w:rPr>
            </w:pPr>
          </w:p>
        </w:tc>
      </w:tr>
    </w:tbl>
    <w:p w14:paraId="37A324F5" w14:textId="77777777" w:rsidR="00E07D5D" w:rsidRDefault="00E07D5D" w:rsidP="006747C4">
      <w:pPr>
        <w:rPr>
          <w:rFonts w:ascii="Arial" w:hAnsi="Arial" w:cs="Arial"/>
          <w:b/>
          <w:bCs/>
          <w:sz w:val="20"/>
          <w:szCs w:val="20"/>
          <w:u w:val="single"/>
        </w:rPr>
      </w:pPr>
    </w:p>
    <w:p w14:paraId="0F6810FF" w14:textId="77777777" w:rsidR="00E07D5D" w:rsidRDefault="00E07D5D" w:rsidP="006747C4">
      <w:pPr>
        <w:rPr>
          <w:rFonts w:ascii="Arial" w:hAnsi="Arial" w:cs="Arial"/>
          <w:b/>
          <w:bCs/>
          <w:sz w:val="20"/>
          <w:szCs w:val="20"/>
          <w:u w:val="single"/>
        </w:rPr>
      </w:pPr>
    </w:p>
    <w:p w14:paraId="31F0EB10" w14:textId="77777777" w:rsidR="00E07D5D" w:rsidRDefault="00E07D5D" w:rsidP="006747C4">
      <w:pPr>
        <w:rPr>
          <w:rFonts w:ascii="Arial" w:hAnsi="Arial" w:cs="Arial"/>
          <w:b/>
          <w:bCs/>
          <w:sz w:val="20"/>
          <w:szCs w:val="20"/>
          <w:u w:val="single"/>
        </w:rPr>
      </w:pPr>
    </w:p>
    <w:p w14:paraId="55285968" w14:textId="77777777" w:rsidR="00E07D5D" w:rsidRDefault="00E07D5D" w:rsidP="006747C4">
      <w:pPr>
        <w:rPr>
          <w:rFonts w:ascii="Arial" w:hAnsi="Arial" w:cs="Arial"/>
          <w:b/>
          <w:bCs/>
          <w:sz w:val="20"/>
          <w:szCs w:val="20"/>
          <w:u w:val="single"/>
        </w:rPr>
      </w:pPr>
    </w:p>
    <w:p w14:paraId="1E79A474" w14:textId="77777777" w:rsidR="004C0BF4" w:rsidRDefault="004C0BF4" w:rsidP="006747C4">
      <w:pPr>
        <w:rPr>
          <w:rFonts w:ascii="Arial" w:hAnsi="Arial" w:cs="Arial"/>
          <w:b/>
          <w:bCs/>
          <w:sz w:val="20"/>
          <w:szCs w:val="20"/>
          <w:u w:val="single"/>
        </w:rPr>
      </w:pPr>
    </w:p>
    <w:tbl>
      <w:tblPr>
        <w:tblW w:w="13889" w:type="dxa"/>
        <w:tblLook w:val="01E0" w:firstRow="1" w:lastRow="1" w:firstColumn="1" w:lastColumn="1" w:noHBand="0" w:noVBand="0"/>
      </w:tblPr>
      <w:tblGrid>
        <w:gridCol w:w="5100"/>
        <w:gridCol w:w="8789"/>
      </w:tblGrid>
      <w:tr w:rsidR="00A82BED" w:rsidRPr="002248EE" w14:paraId="46C386DE" w14:textId="77777777" w:rsidTr="43959174">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1E0851A" w14:textId="323E3173" w:rsidR="00A82BED" w:rsidRPr="000B0826" w:rsidRDefault="00A82BED" w:rsidP="00A82BED">
            <w:pPr>
              <w:contextualSpacing/>
              <w:rPr>
                <w:rFonts w:ascii="Arial" w:eastAsia="Calibri" w:hAnsi="Arial" w:cs="Arial"/>
                <w:b/>
                <w:bCs/>
                <w:lang w:eastAsia="en-GB"/>
              </w:rPr>
            </w:pPr>
            <w:r w:rsidRPr="000B0826">
              <w:rPr>
                <w:rFonts w:ascii="Arial" w:eastAsia="Calibri" w:hAnsi="Arial" w:cs="Arial"/>
                <w:b/>
                <w:bCs/>
                <w:lang w:eastAsia="en-GB"/>
              </w:rPr>
              <w:t xml:space="preserve">Chapter: </w:t>
            </w:r>
            <w:r>
              <w:rPr>
                <w:rFonts w:ascii="Arial" w:eastAsia="Calibri" w:hAnsi="Arial" w:cs="Arial"/>
                <w:b/>
                <w:bCs/>
                <w:lang w:eastAsia="en-GB"/>
              </w:rPr>
              <w:t>Pre</w:t>
            </w:r>
            <w:r w:rsidR="00F56580">
              <w:rPr>
                <w:rFonts w:ascii="Arial" w:eastAsia="Calibri" w:hAnsi="Arial" w:cs="Arial"/>
                <w:b/>
                <w:bCs/>
                <w:lang w:eastAsia="en-GB"/>
              </w:rPr>
              <w:t>-</w:t>
            </w:r>
            <w:r>
              <w:rPr>
                <w:rFonts w:ascii="Arial" w:eastAsia="Calibri" w:hAnsi="Arial" w:cs="Arial"/>
                <w:b/>
                <w:bCs/>
                <w:lang w:eastAsia="en-GB"/>
              </w:rPr>
              <w:t xml:space="preserve">assessment questions </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D5F2962" w14:textId="1307EDE5" w:rsidR="00A82BED" w:rsidRPr="002248EE" w:rsidRDefault="74B9683F" w:rsidP="00A82BED">
            <w:pPr>
              <w:contextualSpacing/>
              <w:rPr>
                <w:rFonts w:ascii="Arial" w:eastAsia="Calibri" w:hAnsi="Arial" w:cs="Arial"/>
                <w:b/>
                <w:bCs/>
                <w:lang w:val="fr-FR" w:eastAsia="en-GB"/>
              </w:rPr>
            </w:pPr>
            <w:proofErr w:type="spellStart"/>
            <w:r w:rsidRPr="002248EE">
              <w:rPr>
                <w:rFonts w:ascii="Arial" w:eastAsia="Calibri" w:hAnsi="Arial" w:cs="Arial"/>
                <w:b/>
                <w:bCs/>
                <w:lang w:val="fr-FR" w:eastAsia="en-GB"/>
              </w:rPr>
              <w:t>Sub-</w:t>
            </w:r>
            <w:proofErr w:type="gramStart"/>
            <w:r w:rsidRPr="002248EE">
              <w:rPr>
                <w:rFonts w:ascii="Arial" w:eastAsia="Calibri" w:hAnsi="Arial" w:cs="Arial"/>
                <w:b/>
                <w:bCs/>
                <w:lang w:val="fr-FR" w:eastAsia="en-GB"/>
              </w:rPr>
              <w:t>chapter</w:t>
            </w:r>
            <w:proofErr w:type="spellEnd"/>
            <w:r w:rsidRPr="002248EE">
              <w:rPr>
                <w:rFonts w:ascii="Arial" w:eastAsia="Calibri" w:hAnsi="Arial" w:cs="Arial"/>
                <w:b/>
                <w:bCs/>
                <w:lang w:val="fr-FR" w:eastAsia="en-GB"/>
              </w:rPr>
              <w:t>:</w:t>
            </w:r>
            <w:proofErr w:type="gramEnd"/>
            <w:r w:rsidRPr="002248EE">
              <w:rPr>
                <w:rFonts w:ascii="Arial" w:eastAsia="Calibri" w:hAnsi="Arial" w:cs="Arial"/>
                <w:b/>
                <w:bCs/>
                <w:lang w:val="fr-FR" w:eastAsia="en-GB"/>
              </w:rPr>
              <w:t xml:space="preserve"> Pre</w:t>
            </w:r>
            <w:r w:rsidR="7C58EBB8" w:rsidRPr="002248EE">
              <w:rPr>
                <w:rFonts w:ascii="Arial" w:eastAsia="Calibri" w:hAnsi="Arial" w:cs="Arial"/>
                <w:b/>
                <w:bCs/>
                <w:lang w:val="fr-FR" w:eastAsia="en-GB"/>
              </w:rPr>
              <w:t>-</w:t>
            </w:r>
            <w:proofErr w:type="spellStart"/>
            <w:r w:rsidRPr="002248EE">
              <w:rPr>
                <w:rFonts w:ascii="Arial" w:eastAsia="Calibri" w:hAnsi="Arial" w:cs="Arial"/>
                <w:b/>
                <w:bCs/>
                <w:lang w:val="fr-FR" w:eastAsia="en-GB"/>
              </w:rPr>
              <w:t>assessment</w:t>
            </w:r>
            <w:proofErr w:type="spellEnd"/>
            <w:r w:rsidRPr="002248EE">
              <w:rPr>
                <w:rFonts w:ascii="Arial" w:eastAsia="Calibri" w:hAnsi="Arial" w:cs="Arial"/>
                <w:b/>
                <w:bCs/>
                <w:lang w:val="fr-FR" w:eastAsia="en-GB"/>
              </w:rPr>
              <w:t xml:space="preserve"> question </w:t>
            </w:r>
            <w:r w:rsidR="7B37AD4C" w:rsidRPr="002248EE">
              <w:rPr>
                <w:rFonts w:ascii="Arial" w:eastAsia="Calibri" w:hAnsi="Arial" w:cs="Arial"/>
                <w:b/>
                <w:bCs/>
                <w:lang w:val="fr-FR" w:eastAsia="en-GB"/>
              </w:rPr>
              <w:t>3</w:t>
            </w:r>
          </w:p>
        </w:tc>
      </w:tr>
      <w:tr w:rsidR="00032116" w:rsidRPr="000B0826" w14:paraId="5ADE37CC" w14:textId="77777777" w:rsidTr="43959174">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619CCA3" w14:textId="77777777" w:rsidR="00032116" w:rsidRPr="00E80255" w:rsidRDefault="00032116" w:rsidP="0053339C">
            <w:pPr>
              <w:contextualSpacing/>
              <w:rPr>
                <w:rFonts w:ascii="Arial" w:eastAsia="Calibri" w:hAnsi="Arial" w:cs="Arial"/>
                <w:b/>
                <w:bCs/>
                <w:lang w:eastAsia="en-GB"/>
              </w:rPr>
            </w:pPr>
            <w:r w:rsidRPr="00E80255">
              <w:rPr>
                <w:rFonts w:ascii="Arial" w:eastAsia="Calibri" w:hAnsi="Arial" w:cs="Arial"/>
                <w:b/>
                <w:bCs/>
                <w:lang w:eastAsia="en-GB"/>
              </w:rPr>
              <w:t>Text</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6CC68D3" w14:textId="77777777" w:rsidR="00032116" w:rsidRPr="000B0826" w:rsidRDefault="00032116"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032116" w:rsidRPr="000B0826" w14:paraId="4112F6B9" w14:textId="77777777" w:rsidTr="43959174">
        <w:trPr>
          <w:trHeight w:val="875"/>
        </w:trPr>
        <w:tc>
          <w:tcPr>
            <w:tcW w:w="13889"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DF7FEA9" w14:textId="77777777" w:rsidR="00032116" w:rsidRDefault="00032116" w:rsidP="0053339C">
            <w:pPr>
              <w:contextualSpacing/>
              <w:rPr>
                <w:rFonts w:ascii="Arial" w:hAnsi="Arial" w:cs="Arial"/>
                <w:noProof/>
                <w14:ligatures w14:val="standardContextual"/>
              </w:rPr>
            </w:pPr>
          </w:p>
          <w:p w14:paraId="37A1181F" w14:textId="781C9E03" w:rsidR="00D8379F" w:rsidRPr="001D61E6" w:rsidRDefault="505FE04E" w:rsidP="0053339C">
            <w:pPr>
              <w:contextualSpacing/>
              <w:rPr>
                <w:rFonts w:ascii="Arial" w:hAnsi="Arial" w:cs="Arial"/>
                <w:noProof/>
                <w14:ligatures w14:val="standardContextual"/>
              </w:rPr>
            </w:pPr>
            <w:r w:rsidRPr="001D61E6">
              <w:rPr>
                <w:rFonts w:ascii="Arial" w:hAnsi="Arial" w:cs="Arial"/>
                <w:noProof/>
                <w14:ligatures w14:val="standardContextual"/>
              </w:rPr>
              <w:t xml:space="preserve">Despite </w:t>
            </w:r>
            <w:r w:rsidR="00235BB6" w:rsidRPr="001D61E6">
              <w:rPr>
                <w:rFonts w:ascii="Arial" w:hAnsi="Arial" w:cs="Arial"/>
                <w:noProof/>
                <w14:ligatures w14:val="standardContextual"/>
              </w:rPr>
              <w:t>the situation</w:t>
            </w:r>
            <w:r w:rsidRPr="001D61E6">
              <w:rPr>
                <w:rFonts w:ascii="Arial" w:hAnsi="Arial" w:cs="Arial"/>
                <w:noProof/>
                <w14:ligatures w14:val="standardContextual"/>
              </w:rPr>
              <w:t>, Thanh’s HLA-matched sister d</w:t>
            </w:r>
            <w:r w:rsidR="00534794" w:rsidRPr="001D61E6">
              <w:rPr>
                <w:rFonts w:ascii="Arial" w:hAnsi="Arial" w:cs="Arial"/>
                <w:noProof/>
                <w14:ligatures w14:val="standardContextual"/>
              </w:rPr>
              <w:t>eclined</w:t>
            </w:r>
            <w:r w:rsidRPr="001D61E6">
              <w:rPr>
                <w:rFonts w:ascii="Arial" w:hAnsi="Arial" w:cs="Arial"/>
                <w:noProof/>
                <w14:ligatures w14:val="standardContextual"/>
              </w:rPr>
              <w:t xml:space="preserve"> to donate. Thanh remains</w:t>
            </w:r>
            <w:r w:rsidR="00DB2470" w:rsidRPr="001D61E6">
              <w:rPr>
                <w:rFonts w:ascii="Arial" w:hAnsi="Arial" w:cs="Arial"/>
                <w:noProof/>
                <w14:ligatures w14:val="standardContextual"/>
              </w:rPr>
              <w:t xml:space="preserve"> </w:t>
            </w:r>
            <w:r w:rsidRPr="001D61E6">
              <w:rPr>
                <w:rFonts w:ascii="Arial" w:hAnsi="Arial" w:cs="Arial"/>
                <w:noProof/>
                <w14:ligatures w14:val="standardContextual"/>
              </w:rPr>
              <w:t xml:space="preserve">refractory to </w:t>
            </w:r>
            <w:r w:rsidR="00DB2470" w:rsidRPr="001D61E6">
              <w:rPr>
                <w:rFonts w:ascii="Arial" w:hAnsi="Arial" w:cs="Arial"/>
                <w:noProof/>
                <w14:ligatures w14:val="standardContextual"/>
              </w:rPr>
              <w:t>immunosuppres</w:t>
            </w:r>
            <w:r w:rsidR="00664688" w:rsidRPr="001D61E6">
              <w:rPr>
                <w:rFonts w:ascii="Arial" w:hAnsi="Arial" w:cs="Arial"/>
                <w:noProof/>
                <w14:ligatures w14:val="standardContextual"/>
              </w:rPr>
              <w:t>ive therapy</w:t>
            </w:r>
            <w:r w:rsidRPr="001D61E6">
              <w:rPr>
                <w:rFonts w:ascii="Arial" w:hAnsi="Arial" w:cs="Arial"/>
                <w:noProof/>
                <w14:ligatures w14:val="standardContextual"/>
              </w:rPr>
              <w:t>. What is the most appropriate next step in his management?</w:t>
            </w:r>
          </w:p>
          <w:p w14:paraId="753FFB0C" w14:textId="023A638E" w:rsidR="00032116" w:rsidRPr="00D8379F" w:rsidRDefault="00032116" w:rsidP="0053339C">
            <w:pPr>
              <w:contextualSpacing/>
              <w:rPr>
                <w:rFonts w:ascii="Arial" w:hAnsi="Arial" w:cs="Arial"/>
                <w:bCs/>
                <w:noProof/>
                <w:color w:val="0070C0"/>
                <w14:ligatures w14:val="standardContextual"/>
              </w:rPr>
            </w:pPr>
          </w:p>
          <w:tbl>
            <w:tblPr>
              <w:tblpPr w:leftFromText="180" w:rightFromText="180" w:vertAnchor="page" w:horzAnchor="margin" w:tblpY="872"/>
              <w:tblOverlap w:val="never"/>
              <w:tblW w:w="12959" w:type="dxa"/>
              <w:tblLook w:val="01E0" w:firstRow="1" w:lastRow="1" w:firstColumn="1" w:lastColumn="1" w:noHBand="0" w:noVBand="0"/>
            </w:tblPr>
            <w:tblGrid>
              <w:gridCol w:w="4948"/>
              <w:gridCol w:w="3081"/>
              <w:gridCol w:w="4930"/>
            </w:tblGrid>
            <w:tr w:rsidR="00032116" w:rsidRPr="00C578F0" w14:paraId="7841859B"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328F03CE" w14:textId="77777777" w:rsidR="00032116" w:rsidRPr="00C578F0" w:rsidRDefault="00032116" w:rsidP="0053339C">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081"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3391C6D6" w14:textId="77777777" w:rsidR="00032116" w:rsidRPr="00C578F0" w:rsidRDefault="00032116" w:rsidP="0053339C">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493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7A85C0C7" w14:textId="77777777" w:rsidR="00032116" w:rsidRPr="00C578F0" w:rsidRDefault="00032116" w:rsidP="0053339C">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032116" w:rsidRPr="00C578F0" w14:paraId="24B00802"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4AF7A22" w14:textId="77777777" w:rsidR="00032116" w:rsidRPr="0072707D" w:rsidRDefault="00032116" w:rsidP="0053339C">
                  <w:pPr>
                    <w:rPr>
                      <w:rFonts w:ascii="Arial" w:eastAsia="Calibri" w:hAnsi="Arial" w:cs="Arial"/>
                      <w:lang w:eastAsia="en-GB"/>
                    </w:rPr>
                  </w:pPr>
                  <w:r w:rsidRPr="007651DB">
                    <w:rPr>
                      <w:rFonts w:ascii="Arial" w:eastAsia="Calibri" w:hAnsi="Arial" w:cs="Arial"/>
                      <w:lang w:eastAsia="en-GB"/>
                    </w:rPr>
                    <w:t>Initiate haplo</w:t>
                  </w:r>
                  <w:r>
                    <w:rPr>
                      <w:rFonts w:ascii="Arial" w:eastAsia="Calibri" w:hAnsi="Arial" w:cs="Arial"/>
                      <w:lang w:eastAsia="en-GB"/>
                    </w:rPr>
                    <w:t>-</w:t>
                  </w:r>
                  <w:r w:rsidRPr="007651DB">
                    <w:rPr>
                      <w:rFonts w:ascii="Arial" w:eastAsia="Calibri" w:hAnsi="Arial" w:cs="Arial"/>
                      <w:lang w:eastAsia="en-GB"/>
                    </w:rPr>
                    <w:t>identical stem cell transplantation immediately to expedite treatment.</w:t>
                  </w:r>
                </w:p>
              </w:tc>
              <w:tc>
                <w:tcPr>
                  <w:tcW w:w="3081" w:type="dxa"/>
                  <w:tcBorders>
                    <w:top w:val="single" w:sz="4" w:space="0" w:color="auto"/>
                    <w:left w:val="single" w:sz="4" w:space="0" w:color="auto"/>
                    <w:bottom w:val="single" w:sz="4" w:space="0" w:color="auto"/>
                    <w:right w:val="single" w:sz="4" w:space="0" w:color="auto"/>
                  </w:tcBorders>
                </w:tcPr>
                <w:p w14:paraId="5AED1057" w14:textId="77777777" w:rsidR="00032116" w:rsidRPr="0072707D" w:rsidRDefault="0003211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5398B6F7" w14:textId="0DDF1EA3" w:rsidR="00032116" w:rsidRPr="0072707D" w:rsidRDefault="6C3DB075" w:rsidP="43959174">
                  <w:pPr>
                    <w:contextualSpacing/>
                    <w:rPr>
                      <w:rFonts w:ascii="Arial" w:eastAsia="Calibri" w:hAnsi="Arial" w:cs="Arial"/>
                      <w:lang w:eastAsia="en-GB"/>
                    </w:rPr>
                  </w:pPr>
                  <w:r w:rsidRPr="43959174">
                    <w:rPr>
                      <w:rFonts w:ascii="Arial" w:eastAsia="Calibri" w:hAnsi="Arial" w:cs="Arial"/>
                      <w:lang w:eastAsia="en-GB"/>
                    </w:rPr>
                    <w:t xml:space="preserve">That’s not quite right. </w:t>
                  </w:r>
                  <w:r w:rsidR="0F273EF5" w:rsidRPr="43959174">
                    <w:rPr>
                      <w:rFonts w:ascii="Arial" w:eastAsia="Calibri" w:hAnsi="Arial" w:cs="Arial"/>
                      <w:lang w:eastAsia="en-GB"/>
                    </w:rPr>
                    <w:t>Haplo-identical transplantation can be considered</w:t>
                  </w:r>
                  <w:r w:rsidR="6CCA7260" w:rsidRPr="43959174">
                    <w:rPr>
                      <w:rFonts w:ascii="Arial" w:eastAsia="Calibri" w:hAnsi="Arial" w:cs="Arial"/>
                      <w:lang w:eastAsia="en-GB"/>
                    </w:rPr>
                    <w:t>,</w:t>
                  </w:r>
                  <w:r w:rsidR="0F273EF5" w:rsidRPr="43959174">
                    <w:rPr>
                      <w:rFonts w:ascii="Arial" w:eastAsia="Calibri" w:hAnsi="Arial" w:cs="Arial"/>
                      <w:lang w:eastAsia="en-GB"/>
                    </w:rPr>
                    <w:t xml:space="preserve"> but would require additional testing, including karyotype analysis</w:t>
                  </w:r>
                  <w:r w:rsidR="6CCA7260" w:rsidRPr="43959174">
                    <w:rPr>
                      <w:rFonts w:ascii="Arial" w:eastAsia="Calibri" w:hAnsi="Arial" w:cs="Arial"/>
                      <w:lang w:eastAsia="en-GB"/>
                    </w:rPr>
                    <w:t xml:space="preserve"> - this</w:t>
                  </w:r>
                  <w:r w:rsidR="0F273EF5" w:rsidRPr="43959174">
                    <w:rPr>
                      <w:rFonts w:ascii="Arial" w:eastAsia="Calibri" w:hAnsi="Arial" w:cs="Arial"/>
                      <w:lang w:eastAsia="en-GB"/>
                    </w:rPr>
                    <w:t xml:space="preserve"> is not the immediate next step.</w:t>
                  </w:r>
                </w:p>
              </w:tc>
            </w:tr>
            <w:tr w:rsidR="00032116" w:rsidRPr="009E681D" w14:paraId="19C41626"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0300C3F" w14:textId="77777777" w:rsidR="00032116" w:rsidRPr="004E364B" w:rsidRDefault="00032116" w:rsidP="0053339C">
                  <w:pPr>
                    <w:rPr>
                      <w:rFonts w:ascii="Arial" w:eastAsia="Calibri" w:hAnsi="Arial" w:cs="Arial"/>
                      <w:bCs/>
                      <w:lang w:eastAsia="en-GB"/>
                    </w:rPr>
                  </w:pPr>
                  <w:r w:rsidRPr="00AA6C79">
                    <w:rPr>
                      <w:rFonts w:ascii="Arial" w:eastAsia="Calibri" w:hAnsi="Arial" w:cs="Arial"/>
                      <w:bCs/>
                      <w:lang w:eastAsia="en-GB"/>
                    </w:rPr>
                    <w:t>Recommend splenectomy to improve hematologic recovery and reduce immune-mediated destruction.</w:t>
                  </w:r>
                </w:p>
              </w:tc>
              <w:tc>
                <w:tcPr>
                  <w:tcW w:w="3081" w:type="dxa"/>
                  <w:tcBorders>
                    <w:top w:val="single" w:sz="4" w:space="0" w:color="auto"/>
                    <w:left w:val="single" w:sz="4" w:space="0" w:color="auto"/>
                    <w:bottom w:val="single" w:sz="4" w:space="0" w:color="auto"/>
                    <w:right w:val="single" w:sz="4" w:space="0" w:color="auto"/>
                  </w:tcBorders>
                </w:tcPr>
                <w:p w14:paraId="1E52865C" w14:textId="77777777" w:rsidR="00032116" w:rsidRPr="005A3E7D" w:rsidRDefault="0003211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5EF9371C" w14:textId="48334C2F" w:rsidR="00032116" w:rsidRPr="0072707D" w:rsidRDefault="2FDDDC6C" w:rsidP="43959174">
                  <w:pPr>
                    <w:contextualSpacing/>
                    <w:rPr>
                      <w:rFonts w:ascii="Arial" w:eastAsia="Calibri" w:hAnsi="Arial" w:cs="Arial"/>
                      <w:lang w:eastAsia="en-GB"/>
                    </w:rPr>
                  </w:pPr>
                  <w:r w:rsidRPr="43959174">
                    <w:rPr>
                      <w:rFonts w:ascii="Arial" w:eastAsia="Calibri" w:hAnsi="Arial" w:cs="Arial"/>
                      <w:lang w:eastAsia="en-GB"/>
                    </w:rPr>
                    <w:t xml:space="preserve">That’s not quite right. </w:t>
                  </w:r>
                  <w:r w:rsidR="0F273EF5" w:rsidRPr="43959174">
                    <w:rPr>
                      <w:rFonts w:ascii="Arial" w:eastAsia="Calibri" w:hAnsi="Arial" w:cs="Arial"/>
                      <w:lang w:eastAsia="en-GB"/>
                    </w:rPr>
                    <w:t>Splenectomy is not typically indicated in aplastic anemia management and does not address the underlying cause of why Thanh is refractory.</w:t>
                  </w:r>
                </w:p>
              </w:tc>
            </w:tr>
            <w:tr w:rsidR="00032116" w:rsidRPr="009E681D" w14:paraId="6CFA2DAF"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29275A4" w14:textId="77777777" w:rsidR="00032116" w:rsidRPr="0072707D" w:rsidRDefault="00032116" w:rsidP="0053339C">
                  <w:pPr>
                    <w:contextualSpacing/>
                    <w:rPr>
                      <w:rFonts w:ascii="Arial" w:eastAsia="Calibri" w:hAnsi="Arial" w:cs="Arial"/>
                      <w:lang w:eastAsia="en-GB"/>
                    </w:rPr>
                  </w:pPr>
                  <w:r w:rsidRPr="00444543">
                    <w:rPr>
                      <w:rFonts w:ascii="Arial" w:eastAsia="Calibri" w:hAnsi="Arial" w:cs="Arial"/>
                      <w:lang w:eastAsia="en-GB"/>
                    </w:rPr>
                    <w:t xml:space="preserve">Proceed with a </w:t>
                  </w:r>
                  <w:r>
                    <w:rPr>
                      <w:rFonts w:ascii="Arial" w:eastAsia="Calibri" w:hAnsi="Arial" w:cs="Arial"/>
                      <w:lang w:eastAsia="en-GB"/>
                    </w:rPr>
                    <w:t>second course of</w:t>
                  </w:r>
                  <w:r w:rsidRPr="00444543">
                    <w:rPr>
                      <w:rFonts w:ascii="Arial" w:eastAsia="Calibri" w:hAnsi="Arial" w:cs="Arial"/>
                      <w:lang w:eastAsia="en-GB"/>
                    </w:rPr>
                    <w:t xml:space="preserve"> immunosuppressive therapy targeting refractory aplastic anemia.</w:t>
                  </w:r>
                </w:p>
              </w:tc>
              <w:tc>
                <w:tcPr>
                  <w:tcW w:w="3081" w:type="dxa"/>
                  <w:tcBorders>
                    <w:top w:val="single" w:sz="4" w:space="0" w:color="auto"/>
                    <w:left w:val="single" w:sz="4" w:space="0" w:color="auto"/>
                    <w:bottom w:val="single" w:sz="4" w:space="0" w:color="auto"/>
                    <w:right w:val="single" w:sz="4" w:space="0" w:color="auto"/>
                  </w:tcBorders>
                </w:tcPr>
                <w:p w14:paraId="17B7D325" w14:textId="77777777" w:rsidR="00032116" w:rsidRPr="0072707D" w:rsidRDefault="0003211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022BFF9F" w14:textId="044DABCE" w:rsidR="00032116" w:rsidRPr="00736E14" w:rsidRDefault="3387A9E6" w:rsidP="43959174">
                  <w:pPr>
                    <w:contextualSpacing/>
                    <w:rPr>
                      <w:rFonts w:ascii="Arial" w:hAnsi="Arial" w:cs="Arial"/>
                    </w:rPr>
                  </w:pPr>
                  <w:r w:rsidRPr="43959174">
                    <w:rPr>
                      <w:rFonts w:ascii="Arial" w:hAnsi="Arial" w:cs="Arial"/>
                    </w:rPr>
                    <w:t xml:space="preserve">That’s not quite right. </w:t>
                  </w:r>
                  <w:r w:rsidR="0F273EF5" w:rsidRPr="43959174">
                    <w:rPr>
                      <w:rFonts w:ascii="Arial" w:hAnsi="Arial" w:cs="Arial"/>
                    </w:rPr>
                    <w:t>A second course of immunosuppressive therapy is generally not recommended after a fail</w:t>
                  </w:r>
                  <w:r w:rsidR="4D58ADC0" w:rsidRPr="43959174">
                    <w:rPr>
                      <w:rFonts w:ascii="Arial" w:hAnsi="Arial" w:cs="Arial"/>
                    </w:rPr>
                    <w:t>ed previous IST and if the patient is young.</w:t>
                  </w:r>
                </w:p>
              </w:tc>
            </w:tr>
            <w:tr w:rsidR="00032116" w:rsidRPr="009E681D" w14:paraId="3B4D6ECC" w14:textId="77777777" w:rsidTr="43959174">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4B771E2" w14:textId="77777777" w:rsidR="00032116" w:rsidRPr="00F12E5D" w:rsidRDefault="00032116" w:rsidP="0053339C">
                  <w:pPr>
                    <w:rPr>
                      <w:rFonts w:ascii="Arial" w:eastAsia="Calibri" w:hAnsi="Arial" w:cs="Arial"/>
                      <w:lang w:eastAsia="en-GB"/>
                    </w:rPr>
                  </w:pPr>
                  <w:r w:rsidRPr="00311D90">
                    <w:rPr>
                      <w:rFonts w:ascii="Arial" w:eastAsia="Calibri" w:hAnsi="Arial" w:cs="Arial"/>
                      <w:lang w:eastAsia="en-GB"/>
                    </w:rPr>
                    <w:t>Perform a marrow aspiration with karyotype analysis and re-evaluate for an inherited bone marrow failure syndrome while considering cord blood transplantation if necessary.</w:t>
                  </w:r>
                </w:p>
              </w:tc>
              <w:tc>
                <w:tcPr>
                  <w:tcW w:w="3081" w:type="dxa"/>
                  <w:tcBorders>
                    <w:top w:val="single" w:sz="4" w:space="0" w:color="auto"/>
                    <w:left w:val="single" w:sz="4" w:space="0" w:color="auto"/>
                    <w:bottom w:val="single" w:sz="4" w:space="0" w:color="auto"/>
                    <w:right w:val="single" w:sz="4" w:space="0" w:color="auto"/>
                  </w:tcBorders>
                </w:tcPr>
                <w:p w14:paraId="1C98DDD2" w14:textId="74845973" w:rsidR="00032116" w:rsidRPr="00E42E4C" w:rsidRDefault="00032116" w:rsidP="0053339C">
                  <w:pPr>
                    <w:contextualSpacing/>
                    <w:rPr>
                      <w:rFonts w:ascii="Arial" w:eastAsia="Calibri" w:hAnsi="Arial" w:cs="Arial"/>
                      <w:bCs/>
                      <w:lang w:eastAsia="en-GB"/>
                    </w:rPr>
                  </w:pPr>
                  <w:r w:rsidRPr="00E42E4C">
                    <w:rPr>
                      <w:rFonts w:ascii="Arial" w:eastAsia="Calibri" w:hAnsi="Arial" w:cs="Arial"/>
                      <w:bCs/>
                      <w:color w:val="4EA72E" w:themeColor="accent6"/>
                      <w:lang w:eastAsia="en-GB"/>
                    </w:rPr>
                    <w:t xml:space="preserve">Correct! Chromosomal abnormalities or inherited BMF syndromes may have been missed initially, and cord blood transplantation is a viable treatment option in </w:t>
                  </w:r>
                  <w:r w:rsidRPr="001D61E6">
                    <w:rPr>
                      <w:rFonts w:ascii="Arial" w:eastAsia="Calibri" w:hAnsi="Arial" w:cs="Arial"/>
                      <w:color w:val="00B050"/>
                      <w:lang w:eastAsia="en-GB"/>
                    </w:rPr>
                    <w:t>the absence of other donors</w:t>
                  </w:r>
                  <w:r w:rsidR="002248EE" w:rsidRPr="001D61E6">
                    <w:rPr>
                      <w:rFonts w:ascii="Arial" w:eastAsia="Calibri" w:hAnsi="Arial" w:cs="Arial"/>
                      <w:color w:val="00B050"/>
                      <w:lang w:eastAsia="en-GB"/>
                    </w:rPr>
                    <w:t xml:space="preserve"> in young patients</w:t>
                  </w:r>
                  <w:r w:rsidRPr="001D61E6">
                    <w:rPr>
                      <w:rFonts w:ascii="Arial" w:eastAsia="Calibri" w:hAnsi="Arial" w:cs="Arial"/>
                      <w:color w:val="00B050"/>
                      <w:lang w:eastAsia="en-GB"/>
                    </w:rPr>
                    <w:t>.</w:t>
                  </w:r>
                  <w:r w:rsidRPr="001D61E6">
                    <w:rPr>
                      <w:rFonts w:ascii="Arial" w:eastAsia="Calibri" w:hAnsi="Arial" w:cs="Arial"/>
                      <w:bCs/>
                      <w:color w:val="00B050"/>
                      <w:lang w:eastAsia="en-GB"/>
                    </w:rPr>
                    <w:t xml:space="preserve"> </w:t>
                  </w:r>
                </w:p>
              </w:tc>
              <w:tc>
                <w:tcPr>
                  <w:tcW w:w="4930" w:type="dxa"/>
                  <w:tcBorders>
                    <w:top w:val="single" w:sz="4" w:space="0" w:color="auto"/>
                    <w:left w:val="single" w:sz="4" w:space="0" w:color="auto"/>
                    <w:bottom w:val="single" w:sz="4" w:space="0" w:color="auto"/>
                    <w:right w:val="single" w:sz="4" w:space="0" w:color="auto"/>
                  </w:tcBorders>
                </w:tcPr>
                <w:p w14:paraId="2F82784A" w14:textId="77777777" w:rsidR="00032116" w:rsidRPr="0072707D" w:rsidRDefault="00032116" w:rsidP="0053339C">
                  <w:pPr>
                    <w:contextualSpacing/>
                    <w:rPr>
                      <w:rFonts w:ascii="Arial" w:hAnsi="Arial" w:cs="Arial"/>
                    </w:rPr>
                  </w:pPr>
                </w:p>
              </w:tc>
            </w:tr>
          </w:tbl>
          <w:p w14:paraId="24A05FA1" w14:textId="77777777" w:rsidR="00032116" w:rsidRDefault="00032116" w:rsidP="0053339C">
            <w:pPr>
              <w:contextualSpacing/>
              <w:rPr>
                <w:rFonts w:ascii="Arial" w:hAnsi="Arial" w:cs="Arial"/>
                <w:noProof/>
                <w14:ligatures w14:val="standardContextual"/>
              </w:rPr>
            </w:pPr>
          </w:p>
          <w:p w14:paraId="37815CF6" w14:textId="77777777" w:rsidR="00032116" w:rsidRDefault="00032116" w:rsidP="0053339C">
            <w:pPr>
              <w:contextualSpacing/>
              <w:rPr>
                <w:rFonts w:ascii="Arial" w:hAnsi="Arial" w:cs="Arial"/>
                <w:noProof/>
                <w14:ligatures w14:val="standardContextual"/>
              </w:rPr>
            </w:pPr>
          </w:p>
          <w:p w14:paraId="78D8090E" w14:textId="77777777" w:rsidR="00032116" w:rsidRDefault="00032116" w:rsidP="0053339C">
            <w:pPr>
              <w:contextualSpacing/>
              <w:rPr>
                <w:rFonts w:ascii="Arial" w:hAnsi="Arial" w:cs="Arial"/>
                <w:noProof/>
                <w14:ligatures w14:val="standardContextual"/>
              </w:rPr>
            </w:pPr>
          </w:p>
          <w:p w14:paraId="09F31ABB" w14:textId="77777777" w:rsidR="00032116" w:rsidRDefault="00032116" w:rsidP="0053339C">
            <w:pPr>
              <w:contextualSpacing/>
              <w:rPr>
                <w:rFonts w:ascii="Arial" w:hAnsi="Arial" w:cs="Arial"/>
                <w:noProof/>
                <w14:ligatures w14:val="standardContextual"/>
              </w:rPr>
            </w:pPr>
          </w:p>
          <w:p w14:paraId="32D13F71" w14:textId="77777777" w:rsidR="00D8379F" w:rsidRDefault="00D8379F" w:rsidP="0053339C">
            <w:pPr>
              <w:contextualSpacing/>
              <w:rPr>
                <w:rFonts w:ascii="Arial" w:hAnsi="Arial" w:cs="Arial"/>
                <w:noProof/>
                <w14:ligatures w14:val="standardContextual"/>
              </w:rPr>
            </w:pPr>
          </w:p>
          <w:p w14:paraId="405EFF74" w14:textId="77777777" w:rsidR="00D8379F" w:rsidRDefault="00D8379F" w:rsidP="0053339C">
            <w:pPr>
              <w:contextualSpacing/>
              <w:rPr>
                <w:rFonts w:ascii="Arial" w:hAnsi="Arial" w:cs="Arial"/>
                <w:noProof/>
                <w14:ligatures w14:val="standardContextual"/>
              </w:rPr>
            </w:pPr>
          </w:p>
          <w:p w14:paraId="5EEE9EAF" w14:textId="77777777" w:rsidR="00D8379F" w:rsidRDefault="00D8379F" w:rsidP="0053339C">
            <w:pPr>
              <w:contextualSpacing/>
              <w:rPr>
                <w:rFonts w:ascii="Arial" w:hAnsi="Arial" w:cs="Arial"/>
                <w:noProof/>
                <w14:ligatures w14:val="standardContextual"/>
              </w:rPr>
            </w:pPr>
          </w:p>
          <w:p w14:paraId="5C00DF17" w14:textId="77777777" w:rsidR="00D8379F" w:rsidRDefault="00D8379F" w:rsidP="0053339C">
            <w:pPr>
              <w:contextualSpacing/>
              <w:rPr>
                <w:rFonts w:ascii="Arial" w:hAnsi="Arial" w:cs="Arial"/>
                <w:noProof/>
                <w14:ligatures w14:val="standardContextual"/>
              </w:rPr>
            </w:pPr>
          </w:p>
          <w:p w14:paraId="211AF17E" w14:textId="77777777" w:rsidR="00D8379F" w:rsidRDefault="00D8379F" w:rsidP="0053339C">
            <w:pPr>
              <w:contextualSpacing/>
              <w:rPr>
                <w:rFonts w:ascii="Arial" w:hAnsi="Arial" w:cs="Arial"/>
                <w:noProof/>
                <w14:ligatures w14:val="standardContextual"/>
              </w:rPr>
            </w:pPr>
          </w:p>
          <w:p w14:paraId="581D9346" w14:textId="77777777" w:rsidR="00D8379F" w:rsidRDefault="00D8379F" w:rsidP="0053339C">
            <w:pPr>
              <w:contextualSpacing/>
              <w:rPr>
                <w:rFonts w:ascii="Arial" w:hAnsi="Arial" w:cs="Arial"/>
                <w:noProof/>
                <w14:ligatures w14:val="standardContextual"/>
              </w:rPr>
            </w:pPr>
          </w:p>
          <w:p w14:paraId="1B2CCF63" w14:textId="77777777" w:rsidR="00D8379F" w:rsidRDefault="00D8379F" w:rsidP="0053339C">
            <w:pPr>
              <w:contextualSpacing/>
              <w:rPr>
                <w:rFonts w:ascii="Arial" w:hAnsi="Arial" w:cs="Arial"/>
                <w:noProof/>
                <w14:ligatures w14:val="standardContextual"/>
              </w:rPr>
            </w:pPr>
          </w:p>
          <w:p w14:paraId="697B556F" w14:textId="77777777" w:rsidR="00D8379F" w:rsidRDefault="00D8379F" w:rsidP="0053339C">
            <w:pPr>
              <w:contextualSpacing/>
              <w:rPr>
                <w:rFonts w:ascii="Arial" w:hAnsi="Arial" w:cs="Arial"/>
                <w:noProof/>
                <w14:ligatures w14:val="standardContextual"/>
              </w:rPr>
            </w:pPr>
          </w:p>
          <w:p w14:paraId="2280F688" w14:textId="77777777" w:rsidR="00D8379F" w:rsidRDefault="00D8379F" w:rsidP="0053339C">
            <w:pPr>
              <w:contextualSpacing/>
              <w:rPr>
                <w:rFonts w:ascii="Arial" w:hAnsi="Arial" w:cs="Arial"/>
                <w:noProof/>
                <w14:ligatures w14:val="standardContextual"/>
              </w:rPr>
            </w:pPr>
          </w:p>
          <w:p w14:paraId="3AE9A1A6" w14:textId="77777777" w:rsidR="00D8379F" w:rsidRDefault="00D8379F" w:rsidP="0053339C">
            <w:pPr>
              <w:contextualSpacing/>
              <w:rPr>
                <w:rFonts w:ascii="Arial" w:hAnsi="Arial" w:cs="Arial"/>
                <w:noProof/>
                <w14:ligatures w14:val="standardContextual"/>
              </w:rPr>
            </w:pPr>
          </w:p>
          <w:p w14:paraId="6A0C0203" w14:textId="77777777" w:rsidR="00D8379F" w:rsidRDefault="00D8379F" w:rsidP="0053339C">
            <w:pPr>
              <w:contextualSpacing/>
              <w:rPr>
                <w:rFonts w:ascii="Arial" w:hAnsi="Arial" w:cs="Arial"/>
                <w:noProof/>
                <w14:ligatures w14:val="standardContextual"/>
              </w:rPr>
            </w:pPr>
          </w:p>
          <w:p w14:paraId="0BC3B5A1" w14:textId="77777777" w:rsidR="00D8379F" w:rsidRDefault="00D8379F" w:rsidP="0053339C">
            <w:pPr>
              <w:contextualSpacing/>
              <w:rPr>
                <w:rFonts w:ascii="Arial" w:hAnsi="Arial" w:cs="Arial"/>
                <w:noProof/>
                <w14:ligatures w14:val="standardContextual"/>
              </w:rPr>
            </w:pPr>
          </w:p>
          <w:p w14:paraId="35568093" w14:textId="77777777" w:rsidR="00D8379F" w:rsidRDefault="00D8379F" w:rsidP="0053339C">
            <w:pPr>
              <w:contextualSpacing/>
              <w:rPr>
                <w:rFonts w:ascii="Arial" w:hAnsi="Arial" w:cs="Arial"/>
                <w:noProof/>
                <w14:ligatures w14:val="standardContextual"/>
              </w:rPr>
            </w:pPr>
          </w:p>
          <w:p w14:paraId="5DEF0318" w14:textId="77777777" w:rsidR="00D8379F" w:rsidRDefault="00D8379F" w:rsidP="0053339C">
            <w:pPr>
              <w:contextualSpacing/>
              <w:rPr>
                <w:rFonts w:ascii="Arial" w:hAnsi="Arial" w:cs="Arial"/>
                <w:noProof/>
                <w14:ligatures w14:val="standardContextual"/>
              </w:rPr>
            </w:pPr>
          </w:p>
          <w:p w14:paraId="5877101D" w14:textId="77777777" w:rsidR="00D8379F" w:rsidRDefault="00D8379F" w:rsidP="0053339C">
            <w:pPr>
              <w:contextualSpacing/>
              <w:rPr>
                <w:rFonts w:ascii="Arial" w:hAnsi="Arial" w:cs="Arial"/>
                <w:noProof/>
                <w14:ligatures w14:val="standardContextual"/>
              </w:rPr>
            </w:pPr>
          </w:p>
          <w:p w14:paraId="4C39D5B7" w14:textId="77777777" w:rsidR="00D8379F" w:rsidRDefault="00D8379F" w:rsidP="0053339C">
            <w:pPr>
              <w:contextualSpacing/>
              <w:rPr>
                <w:rFonts w:ascii="Arial" w:hAnsi="Arial" w:cs="Arial"/>
                <w:noProof/>
                <w14:ligatures w14:val="standardContextual"/>
              </w:rPr>
            </w:pPr>
          </w:p>
          <w:p w14:paraId="6BDE6E67" w14:textId="77777777" w:rsidR="00D8379F" w:rsidRDefault="00D8379F" w:rsidP="0053339C">
            <w:pPr>
              <w:contextualSpacing/>
              <w:rPr>
                <w:rFonts w:ascii="Arial" w:hAnsi="Arial" w:cs="Arial"/>
                <w:noProof/>
                <w14:ligatures w14:val="standardContextual"/>
              </w:rPr>
            </w:pPr>
          </w:p>
          <w:p w14:paraId="27D8D5FE" w14:textId="77777777" w:rsidR="00D8379F" w:rsidRDefault="00D8379F" w:rsidP="0053339C">
            <w:pPr>
              <w:contextualSpacing/>
              <w:rPr>
                <w:rFonts w:ascii="Arial" w:hAnsi="Arial" w:cs="Arial"/>
                <w:noProof/>
                <w14:ligatures w14:val="standardContextual"/>
              </w:rPr>
            </w:pPr>
          </w:p>
          <w:p w14:paraId="12E04710" w14:textId="77777777" w:rsidR="00D8379F" w:rsidRPr="000B0826" w:rsidRDefault="00D8379F" w:rsidP="0053339C">
            <w:pPr>
              <w:contextualSpacing/>
              <w:rPr>
                <w:rFonts w:ascii="Arial" w:hAnsi="Arial" w:cs="Arial"/>
                <w:noProof/>
                <w14:ligatures w14:val="standardContextual"/>
              </w:rPr>
            </w:pPr>
          </w:p>
        </w:tc>
      </w:tr>
      <w:tr w:rsidR="00032116" w:rsidRPr="000B0826" w14:paraId="1D142E15" w14:textId="77777777" w:rsidTr="43959174">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F8FDCBE" w14:textId="77777777" w:rsidR="00032116" w:rsidRPr="000B0826" w:rsidRDefault="00032116" w:rsidP="0053339C">
            <w:pPr>
              <w:contextualSpacing/>
              <w:rPr>
                <w:rFonts w:ascii="Arial" w:eastAsia="Calibri" w:hAnsi="Arial" w:cs="Arial"/>
                <w:b/>
                <w:lang w:eastAsia="en-GB"/>
              </w:rPr>
            </w:pPr>
            <w:r>
              <w:rPr>
                <w:rFonts w:ascii="Arial" w:eastAsia="Calibri" w:hAnsi="Arial" w:cs="Arial"/>
                <w:b/>
                <w:lang w:eastAsia="en-GB"/>
              </w:rPr>
              <w:t>Solution</w:t>
            </w:r>
          </w:p>
        </w:tc>
      </w:tr>
      <w:tr w:rsidR="00032116" w:rsidRPr="000B0826" w14:paraId="576969E2" w14:textId="77777777" w:rsidTr="43959174">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6FBD8A7" w14:textId="77777777" w:rsidR="00F56580" w:rsidRPr="000B0826" w:rsidRDefault="00F56580" w:rsidP="00F56580">
            <w:pPr>
              <w:contextualSpacing/>
              <w:rPr>
                <w:rFonts w:ascii="Arial" w:eastAsia="Calibri" w:hAnsi="Arial" w:cs="Arial"/>
                <w:bCs/>
                <w:lang w:eastAsia="en-GB"/>
              </w:rPr>
            </w:pPr>
            <w:r w:rsidRPr="000B0826">
              <w:rPr>
                <w:rFonts w:ascii="Arial" w:eastAsia="Calibri" w:hAnsi="Arial" w:cs="Arial"/>
                <w:bCs/>
                <w:highlight w:val="green"/>
                <w:lang w:eastAsia="en-GB"/>
              </w:rPr>
              <w:t>DO NOT SHOW IN PRE-ASSESSMENT QUESTIONS</w:t>
            </w:r>
          </w:p>
          <w:p w14:paraId="2A3892ED" w14:textId="77777777" w:rsidR="00032116" w:rsidRDefault="00032116" w:rsidP="0053339C">
            <w:pPr>
              <w:tabs>
                <w:tab w:val="left" w:pos="1372"/>
              </w:tabs>
              <w:contextualSpacing/>
              <w:rPr>
                <w:rFonts w:ascii="Arial" w:eastAsia="Times New Roman" w:hAnsi="Arial" w:cs="Arial"/>
                <w:bCs/>
              </w:rPr>
            </w:pPr>
            <w:r>
              <w:rPr>
                <w:rFonts w:ascii="Arial" w:eastAsia="Times New Roman" w:hAnsi="Arial" w:cs="Arial"/>
                <w:bCs/>
              </w:rPr>
              <w:lastRenderedPageBreak/>
              <w:t xml:space="preserve">The critical next steps here should be investigating the underlying cause of why Thanh is refractory – it may be due to an inherited disorder or clonal evolution. Bone marrow aspiration with karyotyping and further genetic investigations should be pursued. In the meantime, a cord blood transplant can be considered to help improve Thanh’s condition. Haplo-identical donor transplantation could be considered but not before karyotyping and additional analyses. A splenectomy is not appropriate in aplastic anemia and a second course of IST is not recommended after an unsuccessful bone marrow transplant. </w:t>
            </w:r>
          </w:p>
        </w:tc>
      </w:tr>
    </w:tbl>
    <w:p w14:paraId="6E442EFD" w14:textId="77777777" w:rsidR="00C10334" w:rsidRPr="000B0826" w:rsidRDefault="00C10334" w:rsidP="006747C4">
      <w:pPr>
        <w:rPr>
          <w:rFonts w:ascii="Arial" w:hAnsi="Arial" w:cs="Arial"/>
          <w:b/>
          <w:bCs/>
          <w:sz w:val="20"/>
          <w:szCs w:val="20"/>
          <w:u w:val="single"/>
        </w:rPr>
      </w:pPr>
    </w:p>
    <w:p w14:paraId="7E96DC11" w14:textId="77777777" w:rsidR="002D1086" w:rsidRPr="000B0826" w:rsidRDefault="002D1086" w:rsidP="006747C4">
      <w:pPr>
        <w:rPr>
          <w:rFonts w:ascii="Arial" w:hAnsi="Arial" w:cs="Arial"/>
          <w:b/>
          <w:bCs/>
          <w:sz w:val="20"/>
          <w:szCs w:val="20"/>
          <w:u w:val="single"/>
        </w:rPr>
      </w:pPr>
    </w:p>
    <w:p w14:paraId="267C3D97" w14:textId="77777777" w:rsidR="002D1086" w:rsidRPr="000B0826" w:rsidRDefault="002D1086" w:rsidP="006747C4">
      <w:pPr>
        <w:rPr>
          <w:rFonts w:ascii="Arial" w:hAnsi="Arial" w:cs="Arial"/>
          <w:b/>
          <w:bCs/>
          <w:sz w:val="20"/>
          <w:szCs w:val="20"/>
          <w:u w:val="single"/>
        </w:rPr>
      </w:pPr>
    </w:p>
    <w:p w14:paraId="2E9EF6A1" w14:textId="77777777" w:rsidR="002D1086" w:rsidRPr="000B0826" w:rsidRDefault="002D1086" w:rsidP="006747C4">
      <w:pPr>
        <w:rPr>
          <w:rFonts w:ascii="Arial" w:hAnsi="Arial" w:cs="Arial"/>
          <w:b/>
          <w:bCs/>
          <w:sz w:val="20"/>
          <w:szCs w:val="20"/>
          <w:u w:val="single"/>
        </w:rPr>
      </w:pPr>
    </w:p>
    <w:p w14:paraId="756D5C0C" w14:textId="77777777" w:rsidR="002D1086" w:rsidRPr="000B0826" w:rsidRDefault="002D1086" w:rsidP="006747C4">
      <w:pPr>
        <w:rPr>
          <w:rFonts w:ascii="Arial" w:hAnsi="Arial" w:cs="Arial"/>
          <w:b/>
          <w:bCs/>
          <w:sz w:val="20"/>
          <w:szCs w:val="20"/>
          <w:u w:val="single"/>
        </w:rPr>
      </w:pPr>
    </w:p>
    <w:p w14:paraId="32FE9BCE" w14:textId="77777777" w:rsidR="002D1086" w:rsidRPr="000B0826" w:rsidRDefault="002D1086" w:rsidP="006747C4">
      <w:pPr>
        <w:rPr>
          <w:rFonts w:ascii="Arial" w:hAnsi="Arial" w:cs="Arial"/>
          <w:b/>
          <w:bCs/>
          <w:sz w:val="20"/>
          <w:szCs w:val="20"/>
          <w:u w:val="single"/>
        </w:rPr>
      </w:pPr>
    </w:p>
    <w:p w14:paraId="1DFD118A" w14:textId="77777777" w:rsidR="002D1086" w:rsidRPr="000B0826" w:rsidRDefault="002D1086" w:rsidP="006747C4">
      <w:pPr>
        <w:rPr>
          <w:rFonts w:ascii="Arial" w:hAnsi="Arial" w:cs="Arial"/>
          <w:b/>
          <w:bCs/>
          <w:sz w:val="20"/>
          <w:szCs w:val="20"/>
          <w:u w:val="single"/>
        </w:rPr>
      </w:pPr>
    </w:p>
    <w:p w14:paraId="20445CC6" w14:textId="69310FC0" w:rsidR="005809A3" w:rsidRPr="000F5658" w:rsidRDefault="00B73FBE" w:rsidP="000F5658">
      <w:pPr>
        <w:spacing w:line="278" w:lineRule="auto"/>
        <w:rPr>
          <w:rFonts w:ascii="Arial" w:hAnsi="Arial" w:cs="Arial"/>
          <w:b/>
          <w:bCs/>
          <w:sz w:val="20"/>
          <w:szCs w:val="20"/>
          <w:u w:val="single"/>
        </w:rPr>
      </w:pPr>
      <w:r>
        <w:rPr>
          <w:rFonts w:ascii="Arial" w:hAnsi="Arial" w:cs="Arial"/>
          <w:b/>
          <w:bCs/>
          <w:sz w:val="20"/>
          <w:szCs w:val="20"/>
          <w:u w:val="single"/>
        </w:rPr>
        <w:br w:type="page"/>
      </w:r>
    </w:p>
    <w:tbl>
      <w:tblPr>
        <w:tblW w:w="13889" w:type="dxa"/>
        <w:tblLook w:val="01E0" w:firstRow="1" w:lastRow="1" w:firstColumn="1" w:lastColumn="1" w:noHBand="0" w:noVBand="0"/>
      </w:tblPr>
      <w:tblGrid>
        <w:gridCol w:w="5100"/>
        <w:gridCol w:w="8789"/>
      </w:tblGrid>
      <w:tr w:rsidR="00D5441A" w:rsidRPr="000B0826" w14:paraId="25250DFE" w14:textId="77777777" w:rsidTr="0053339C">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1138438" w14:textId="77777777" w:rsidR="00D5441A" w:rsidRPr="000B0826" w:rsidRDefault="00D5441A" w:rsidP="0053339C">
            <w:pPr>
              <w:contextualSpacing/>
              <w:rPr>
                <w:rFonts w:ascii="Arial" w:eastAsia="Calibri" w:hAnsi="Arial" w:cs="Arial"/>
                <w:b/>
                <w:bCs/>
                <w:lang w:eastAsia="en-GB"/>
              </w:rPr>
            </w:pPr>
            <w:r w:rsidRPr="000B0826">
              <w:rPr>
                <w:rFonts w:ascii="Arial" w:eastAsia="Calibri" w:hAnsi="Arial" w:cs="Arial"/>
                <w:b/>
                <w:bCs/>
                <w:lang w:eastAsia="en-GB"/>
              </w:rPr>
              <w:lastRenderedPageBreak/>
              <w:t>Chapter: Introduction</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4C42DFC" w14:textId="77777777" w:rsidR="00D5441A" w:rsidRPr="000B0826" w:rsidRDefault="00D5441A" w:rsidP="0053339C">
            <w:pPr>
              <w:contextualSpacing/>
              <w:rPr>
                <w:rFonts w:ascii="Arial" w:eastAsia="Calibri" w:hAnsi="Arial" w:cs="Arial"/>
                <w:b/>
                <w:bCs/>
                <w:lang w:eastAsia="en-GB"/>
              </w:rPr>
            </w:pPr>
            <w:r w:rsidRPr="000B0826">
              <w:rPr>
                <w:rFonts w:ascii="Arial" w:eastAsia="Calibri" w:hAnsi="Arial" w:cs="Arial"/>
                <w:b/>
                <w:bCs/>
                <w:lang w:eastAsia="en-GB"/>
              </w:rPr>
              <w:t>Sub-chapter: Introduction</w:t>
            </w:r>
          </w:p>
        </w:tc>
      </w:tr>
      <w:tr w:rsidR="00D5441A" w:rsidRPr="000B0826" w14:paraId="136FE731" w14:textId="77777777" w:rsidTr="0053339C">
        <w:trPr>
          <w:trHeight w:val="88"/>
        </w:trPr>
        <w:tc>
          <w:tcPr>
            <w:tcW w:w="5100"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9967D0D" w14:textId="77777777" w:rsidR="00D5441A" w:rsidRPr="000B0826" w:rsidRDefault="00D5441A"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D4822E8" w14:textId="77777777" w:rsidR="00D5441A" w:rsidRPr="000B0826" w:rsidRDefault="00D5441A"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D5441A" w:rsidRPr="000B0826" w14:paraId="30065CD9" w14:textId="77777777" w:rsidTr="0053339C">
        <w:trPr>
          <w:trHeight w:val="875"/>
        </w:trPr>
        <w:tc>
          <w:tcPr>
            <w:tcW w:w="5100"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D926D45" w14:textId="77777777" w:rsidR="00D5441A" w:rsidRDefault="00D5441A" w:rsidP="00D5441A">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{Title} Treating Aplastic Anemia (AA)</w:t>
            </w:r>
          </w:p>
          <w:p w14:paraId="22E4C4ED" w14:textId="4576A6FD" w:rsidR="00D5441A" w:rsidRPr="000B0826" w:rsidRDefault="00D5441A" w:rsidP="00D5441A">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{text} </w:t>
            </w:r>
            <w:proofErr w:type="gramStart"/>
            <w:r w:rsidRPr="000B0826">
              <w:rPr>
                <w:rFonts w:ascii="Arial" w:eastAsia="Times New Roman" w:hAnsi="Arial" w:cs="Arial"/>
                <w:bCs/>
              </w:rPr>
              <w:t>The</w:t>
            </w:r>
            <w:proofErr w:type="gramEnd"/>
            <w:r w:rsidRPr="000B0826">
              <w:rPr>
                <w:rFonts w:ascii="Arial" w:eastAsia="Times New Roman" w:hAnsi="Arial" w:cs="Arial"/>
                <w:bCs/>
              </w:rPr>
              <w:t xml:space="preserve"> treatment of AA is complex, with the patient journey varying significantly based on </w:t>
            </w:r>
            <w:r w:rsidRPr="000B0826">
              <w:rPr>
                <w:rFonts w:ascii="Arial" w:eastAsia="Times New Roman" w:hAnsi="Arial" w:cs="Arial"/>
                <w:b/>
              </w:rPr>
              <w:t>age</w:t>
            </w:r>
            <w:r w:rsidRPr="000B0826">
              <w:rPr>
                <w:rFonts w:ascii="Arial" w:eastAsia="Times New Roman" w:hAnsi="Arial" w:cs="Arial"/>
                <w:bCs/>
              </w:rPr>
              <w:t xml:space="preserve">, </w:t>
            </w:r>
            <w:r w:rsidRPr="000B0826">
              <w:rPr>
                <w:rFonts w:ascii="Arial" w:eastAsia="Times New Roman" w:hAnsi="Arial" w:cs="Arial"/>
                <w:b/>
              </w:rPr>
              <w:t>comorbidities</w:t>
            </w:r>
            <w:r w:rsidRPr="000B0826">
              <w:rPr>
                <w:rFonts w:ascii="Arial" w:eastAsia="Times New Roman" w:hAnsi="Arial" w:cs="Arial"/>
                <w:bCs/>
              </w:rPr>
              <w:t xml:space="preserve">, </w:t>
            </w:r>
            <w:r w:rsidRPr="000B0826">
              <w:rPr>
                <w:rFonts w:ascii="Arial" w:eastAsia="Times New Roman" w:hAnsi="Arial" w:cs="Arial"/>
                <w:b/>
              </w:rPr>
              <w:t>donor availability</w:t>
            </w:r>
            <w:r w:rsidRPr="000B0826">
              <w:rPr>
                <w:rFonts w:ascii="Arial" w:eastAsia="Times New Roman" w:hAnsi="Arial" w:cs="Arial"/>
                <w:bCs/>
              </w:rPr>
              <w:t xml:space="preserve">, and </w:t>
            </w:r>
            <w:r w:rsidRPr="000B0826">
              <w:rPr>
                <w:rFonts w:ascii="Arial" w:eastAsia="Times New Roman" w:hAnsi="Arial" w:cs="Arial"/>
                <w:b/>
              </w:rPr>
              <w:t>initial treatment response</w:t>
            </w:r>
            <w:r w:rsidRPr="000B0826">
              <w:rPr>
                <w:rFonts w:ascii="Arial" w:eastAsia="Times New Roman" w:hAnsi="Arial" w:cs="Arial"/>
                <w:bCs/>
              </w:rPr>
              <w:t>.</w:t>
            </w:r>
          </w:p>
        </w:tc>
        <w:tc>
          <w:tcPr>
            <w:tcW w:w="8789"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17E66EB2" w14:textId="77777777" w:rsidR="00FC7F66" w:rsidRPr="000B0826" w:rsidRDefault="00FC7F66" w:rsidP="00FC7F66">
            <w:pPr>
              <w:contextualSpacing/>
              <w:rPr>
                <w:rFonts w:ascii="Arial" w:hAnsi="Arial" w:cs="Arial"/>
                <w:noProof/>
                <w14:ligatures w14:val="standardContextual"/>
              </w:rPr>
            </w:pPr>
            <w:r w:rsidRPr="000B0826">
              <w:rPr>
                <w:rFonts w:ascii="Arial" w:hAnsi="Arial" w:cs="Arial"/>
                <w:noProof/>
                <w14:ligatures w14:val="standardContextual"/>
              </w:rPr>
              <w:t>[guid</w:t>
            </w:r>
            <w:r>
              <w:rPr>
                <w:rFonts w:ascii="Arial" w:hAnsi="Arial" w:cs="Arial"/>
                <w:noProof/>
                <w14:ligatures w14:val="standardContextual"/>
              </w:rPr>
              <w:t>e</w:t>
            </w:r>
            <w:r w:rsidRPr="000B0826">
              <w:rPr>
                <w:rFonts w:ascii="Arial" w:hAnsi="Arial" w:cs="Arial"/>
                <w:noProof/>
                <w14:ligatures w14:val="standardContextual"/>
              </w:rPr>
              <w:t>l</w:t>
            </w:r>
            <w:r>
              <w:rPr>
                <w:rFonts w:ascii="Arial" w:hAnsi="Arial" w:cs="Arial"/>
                <w:noProof/>
                <w14:ligatures w14:val="standardContextual"/>
              </w:rPr>
              <w:t>i</w:t>
            </w:r>
            <w:r w:rsidRPr="000B0826">
              <w:rPr>
                <w:rFonts w:ascii="Arial" w:hAnsi="Arial" w:cs="Arial"/>
                <w:noProof/>
                <w14:ligatures w14:val="standardContextual"/>
              </w:rPr>
              <w:t>nes_treatment]</w:t>
            </w:r>
            <w:commentRangeStart w:id="3"/>
            <w:commentRangeStart w:id="4"/>
            <w:commentRangeStart w:id="5"/>
            <w:r w:rsidRPr="000B0826">
              <w:rPr>
                <w:rFonts w:ascii="Arial" w:hAnsi="Arial" w:cs="Arial"/>
                <w:noProof/>
                <w14:ligatures w14:val="standardContextual"/>
              </w:rPr>
              <w:drawing>
                <wp:inline distT="0" distB="0" distL="0" distR="0" wp14:anchorId="47074623" wp14:editId="7D1A80DB">
                  <wp:extent cx="5208036" cy="2587925"/>
                  <wp:effectExtent l="0" t="0" r="0" b="3175"/>
                  <wp:docPr id="46" name="Main graphic"/>
                  <wp:cNvGraphicFramePr/>
                  <a:graphic xmlns:a="http://schemas.openxmlformats.org/drawingml/2006/main">
                    <a:graphicData uri="http://schemas.openxmlformats.org/drawingml/2006/picture">
                      <pic:pic xmlns:pic="http://schemas.openxmlformats.org/drawingml/2006/picture">
                        <pic:nvPicPr>
                          <pic:cNvPr id="46" name="Main graphic"/>
                          <pic:cNvPicPr/>
                        </pic:nvPicPr>
                        <pic:blipFill>
                          <a:blip r:embed="rId17"/>
                          <a:stretch/>
                        </pic:blipFill>
                        <pic:spPr>
                          <a:xfrm>
                            <a:off x="0" y="0"/>
                            <a:ext cx="5241972" cy="2604788"/>
                          </a:xfrm>
                          <a:prstGeom prst="rect">
                            <a:avLst/>
                          </a:prstGeom>
                          <a:ln>
                            <a:noFill/>
                          </a:ln>
                        </pic:spPr>
                      </pic:pic>
                    </a:graphicData>
                  </a:graphic>
                </wp:inline>
              </w:drawing>
            </w:r>
            <w:commentRangeEnd w:id="3"/>
            <w:r>
              <w:rPr>
                <w:rStyle w:val="CommentReference"/>
              </w:rPr>
              <w:commentReference w:id="3"/>
            </w:r>
            <w:commentRangeEnd w:id="4"/>
            <w:r>
              <w:rPr>
                <w:rStyle w:val="CommentReference"/>
              </w:rPr>
              <w:commentReference w:id="4"/>
            </w:r>
            <w:commentRangeEnd w:id="5"/>
            <w:r>
              <w:rPr>
                <w:rStyle w:val="CommentReference"/>
              </w:rPr>
              <w:commentReference w:id="5"/>
            </w:r>
          </w:p>
          <w:p w14:paraId="2CF4379D" w14:textId="7E315E9A" w:rsidR="00D5441A" w:rsidRPr="000B0826" w:rsidRDefault="00FC7F66" w:rsidP="00FC7F66">
            <w:pPr>
              <w:contextualSpacing/>
              <w:rPr>
                <w:rFonts w:ascii="Arial" w:eastAsia="Calibri" w:hAnsi="Arial" w:cs="Arial"/>
                <w:b/>
                <w:bCs/>
                <w:lang w:eastAsia="en-GB"/>
              </w:rPr>
            </w:pPr>
            <w:r w:rsidRPr="000B0826">
              <w:rPr>
                <w:rFonts w:ascii="Arial" w:eastAsia="Calibri" w:hAnsi="Arial" w:cs="Arial"/>
                <w:b/>
                <w:bCs/>
                <w:lang w:eastAsia="en-GB"/>
              </w:rPr>
              <w:t>{Caption}</w:t>
            </w:r>
            <w:r w:rsidR="00D5441A" w:rsidRPr="000B0826">
              <w:rPr>
                <w:rFonts w:ascii="Arial" w:eastAsia="Calibri" w:hAnsi="Arial" w:cs="Arial"/>
                <w:b/>
                <w:bCs/>
                <w:lang w:eastAsia="en-GB"/>
              </w:rPr>
              <w:t>B</w:t>
            </w:r>
            <w:r w:rsidR="00D5441A">
              <w:rPr>
                <w:rFonts w:ascii="Arial" w:eastAsia="Calibri" w:hAnsi="Arial" w:cs="Arial"/>
                <w:b/>
                <w:bCs/>
                <w:lang w:eastAsia="en-GB"/>
              </w:rPr>
              <w:t xml:space="preserve">ritish Society of </w:t>
            </w:r>
            <w:proofErr w:type="spellStart"/>
            <w:r w:rsidR="00D5441A">
              <w:rPr>
                <w:rFonts w:ascii="Arial" w:eastAsia="Calibri" w:hAnsi="Arial" w:cs="Arial"/>
                <w:b/>
                <w:bCs/>
                <w:lang w:eastAsia="en-GB"/>
              </w:rPr>
              <w:t>Heamatology</w:t>
            </w:r>
            <w:proofErr w:type="spellEnd"/>
            <w:r w:rsidR="00D5441A">
              <w:rPr>
                <w:rFonts w:ascii="Arial" w:eastAsia="Calibri" w:hAnsi="Arial" w:cs="Arial"/>
                <w:b/>
                <w:bCs/>
                <w:lang w:eastAsia="en-GB"/>
              </w:rPr>
              <w:t xml:space="preserve"> (BSH)</w:t>
            </w:r>
            <w:r w:rsidR="00D5441A" w:rsidRPr="000B0826">
              <w:rPr>
                <w:rFonts w:ascii="Arial" w:hAnsi="Arial" w:cs="Arial"/>
              </w:rPr>
              <w:t xml:space="preserve"> </w:t>
            </w:r>
            <w:r w:rsidR="00D5441A" w:rsidRPr="00070832">
              <w:rPr>
                <w:rFonts w:ascii="Arial" w:hAnsi="Arial" w:cs="Arial"/>
                <w:b/>
                <w:bCs/>
              </w:rPr>
              <w:t>g</w:t>
            </w:r>
            <w:r w:rsidR="00D5441A" w:rsidRPr="000B0826">
              <w:rPr>
                <w:rFonts w:ascii="Arial" w:eastAsia="Calibri" w:hAnsi="Arial" w:cs="Arial"/>
                <w:b/>
                <w:bCs/>
                <w:lang w:eastAsia="en-GB"/>
              </w:rPr>
              <w:t>uidelines for the diagnosis and management of adult aplastic anemia</w:t>
            </w:r>
            <w:r w:rsidR="00D5441A">
              <w:rPr>
                <w:rFonts w:ascii="Arial" w:eastAsia="Calibri" w:hAnsi="Arial" w:cs="Arial"/>
                <w:b/>
                <w:bCs/>
                <w:lang w:eastAsia="en-GB"/>
              </w:rPr>
              <w:t xml:space="preserve">. </w:t>
            </w:r>
            <w:r w:rsidR="00D5441A" w:rsidRPr="00FD2C79">
              <w:rPr>
                <w:rFonts w:ascii="Arial" w:eastAsia="Calibri" w:hAnsi="Arial" w:cs="Arial"/>
                <w:lang w:eastAsia="en-GB"/>
              </w:rPr>
              <w:t xml:space="preserve">*For patients aged between 40 and 50 years, an individual patient assessment based on comorbidities, performance status, expertise of transplant center and rapid availability of sibling donor can be made to help decide whether to treat with first line </w:t>
            </w:r>
            <w:r w:rsidR="00D5441A">
              <w:rPr>
                <w:rFonts w:ascii="Arial" w:eastAsia="Calibri" w:hAnsi="Arial" w:cs="Arial"/>
                <w:lang w:eastAsia="en-GB"/>
              </w:rPr>
              <w:t>immunosuppressive therapy (IST)</w:t>
            </w:r>
            <w:r w:rsidR="00D5441A" w:rsidRPr="00FD2C79">
              <w:rPr>
                <w:rFonts w:ascii="Arial" w:eastAsia="Calibri" w:hAnsi="Arial" w:cs="Arial"/>
                <w:lang w:eastAsia="en-GB"/>
              </w:rPr>
              <w:t xml:space="preserve"> or </w:t>
            </w:r>
            <w:r w:rsidR="00D5441A">
              <w:rPr>
                <w:rFonts w:ascii="Arial" w:eastAsia="Calibri" w:hAnsi="Arial" w:cs="Arial"/>
                <w:lang w:eastAsia="en-GB"/>
              </w:rPr>
              <w:t>matched sibling donor (MSD) bone marrow (BM) hematopoietic stem cell transplant (</w:t>
            </w:r>
            <w:r w:rsidR="00D5441A" w:rsidRPr="00171AD0">
              <w:rPr>
                <w:rFonts w:ascii="Arial" w:eastAsia="Calibri" w:hAnsi="Arial" w:cs="Arial"/>
                <w:lang w:eastAsia="en-GB"/>
              </w:rPr>
              <w:t>HSCT</w:t>
            </w:r>
            <w:r w:rsidR="00D5441A">
              <w:rPr>
                <w:rFonts w:ascii="Arial" w:eastAsia="Calibri" w:hAnsi="Arial" w:cs="Arial"/>
                <w:lang w:eastAsia="en-GB"/>
              </w:rPr>
              <w:t>)</w:t>
            </w:r>
            <w:r w:rsidR="00D5441A" w:rsidRPr="00FD2C79">
              <w:rPr>
                <w:rFonts w:ascii="Arial" w:eastAsia="Calibri" w:hAnsi="Arial" w:cs="Arial"/>
                <w:lang w:eastAsia="en-GB"/>
              </w:rPr>
              <w:t>. **Within 8 weeks. IST, immunosuppressive therapy; MSD, matched sibling donor.</w:t>
            </w:r>
          </w:p>
        </w:tc>
      </w:tr>
      <w:tr w:rsidR="00D5441A" w:rsidRPr="000B0826" w14:paraId="425A7054"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7F24D05D" w14:textId="77777777" w:rsidR="00D5441A" w:rsidRPr="000B0826" w:rsidRDefault="00D5441A" w:rsidP="0053339C">
            <w:pPr>
              <w:contextualSpacing/>
              <w:rPr>
                <w:rFonts w:ascii="Arial" w:eastAsia="Calibri" w:hAnsi="Arial" w:cs="Arial"/>
                <w:b/>
                <w:lang w:eastAsia="en-GB"/>
              </w:rPr>
            </w:pPr>
            <w:r w:rsidRPr="000B0826">
              <w:rPr>
                <w:rFonts w:ascii="Arial" w:eastAsia="Calibri" w:hAnsi="Arial" w:cs="Arial"/>
                <w:b/>
                <w:lang w:eastAsia="en-GB"/>
              </w:rPr>
              <w:t>Visual details</w:t>
            </w:r>
          </w:p>
        </w:tc>
      </w:tr>
      <w:tr w:rsidR="00D5441A" w:rsidRPr="000B0826" w14:paraId="091E638A"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29419C3" w14:textId="77777777" w:rsidR="00D5441A" w:rsidRDefault="00D5441A" w:rsidP="0053339C">
            <w:pPr>
              <w:contextualSpacing/>
              <w:rPr>
                <w:rFonts w:ascii="Arial" w:eastAsia="Times New Roman" w:hAnsi="Arial" w:cs="Arial"/>
                <w:bCs/>
              </w:rPr>
            </w:pPr>
            <w:r>
              <w:rPr>
                <w:rFonts w:ascii="Arial" w:eastAsia="Times New Roman" w:hAnsi="Arial" w:cs="Arial"/>
                <w:bCs/>
              </w:rPr>
              <w:t>{Title} Header 3</w:t>
            </w:r>
          </w:p>
          <w:p w14:paraId="26AD201D" w14:textId="77777777" w:rsidR="00D5441A" w:rsidRDefault="00D5441A" w:rsidP="0053339C">
            <w:pPr>
              <w:contextualSpacing/>
              <w:rPr>
                <w:rFonts w:ascii="Arial" w:eastAsia="Times New Roman" w:hAnsi="Arial" w:cs="Arial"/>
                <w:bCs/>
              </w:rPr>
            </w:pPr>
            <w:r>
              <w:rPr>
                <w:rFonts w:ascii="Arial" w:eastAsia="Times New Roman" w:hAnsi="Arial" w:cs="Arial"/>
                <w:bCs/>
              </w:rPr>
              <w:t>{text} paragraph, note bold words</w:t>
            </w:r>
          </w:p>
          <w:p w14:paraId="5AB5BCF2" w14:textId="77777777" w:rsidR="00D5441A" w:rsidRPr="000B0826" w:rsidRDefault="00D5441A" w:rsidP="0053339C">
            <w:pPr>
              <w:contextualSpacing/>
              <w:rPr>
                <w:rFonts w:ascii="Arial" w:eastAsia="Times New Roman" w:hAnsi="Arial" w:cs="Arial"/>
                <w:bCs/>
              </w:rPr>
            </w:pPr>
            <w:r>
              <w:rPr>
                <w:rFonts w:ascii="Arial" w:eastAsia="Times New Roman" w:hAnsi="Arial" w:cs="Arial"/>
                <w:bCs/>
              </w:rPr>
              <w:t>Insert {medium} with [</w:t>
            </w:r>
            <w:proofErr w:type="spellStart"/>
            <w:r>
              <w:rPr>
                <w:rFonts w:ascii="Arial" w:eastAsia="Times New Roman" w:hAnsi="Arial" w:cs="Arial"/>
                <w:bCs/>
              </w:rPr>
              <w:t>guidelines_treatment</w:t>
            </w:r>
            <w:proofErr w:type="spellEnd"/>
            <w:r>
              <w:rPr>
                <w:rFonts w:ascii="Arial" w:eastAsia="Times New Roman" w:hAnsi="Arial" w:cs="Arial"/>
                <w:bCs/>
              </w:rPr>
              <w:t>], ensure image is enlargeable and caption can be seen easily</w:t>
            </w:r>
          </w:p>
        </w:tc>
      </w:tr>
      <w:tr w:rsidR="00D5441A" w:rsidRPr="000B0826" w14:paraId="5DF3BD7C" w14:textId="77777777" w:rsidTr="0053339C">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DDD4D84" w14:textId="77777777" w:rsidR="00D5441A" w:rsidRPr="000B0826" w:rsidRDefault="00D5441A" w:rsidP="0053339C">
            <w:pPr>
              <w:contextualSpacing/>
              <w:rPr>
                <w:rFonts w:ascii="Arial" w:eastAsia="Calibri" w:hAnsi="Arial" w:cs="Arial"/>
                <w:b/>
                <w:lang w:eastAsia="en-GB"/>
              </w:rPr>
            </w:pPr>
            <w:r w:rsidRPr="000B0826">
              <w:rPr>
                <w:rFonts w:ascii="Arial" w:eastAsia="Calibri" w:hAnsi="Arial" w:cs="Arial"/>
                <w:b/>
                <w:lang w:eastAsia="en-GB"/>
              </w:rPr>
              <w:t>Interactivity/buttons</w:t>
            </w:r>
          </w:p>
        </w:tc>
      </w:tr>
      <w:tr w:rsidR="00D5441A" w:rsidRPr="000B0826" w14:paraId="59353861"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AB913B0" w14:textId="77777777" w:rsidR="00D5441A" w:rsidRPr="000B0826" w:rsidRDefault="00D5441A" w:rsidP="0053339C">
            <w:pPr>
              <w:contextualSpacing/>
              <w:rPr>
                <w:rFonts w:ascii="Arial" w:eastAsia="Calibri" w:hAnsi="Arial" w:cs="Arial"/>
                <w:bCs/>
                <w:lang w:eastAsia="en-GB"/>
              </w:rPr>
            </w:pPr>
            <w:r>
              <w:rPr>
                <w:rFonts w:ascii="Arial" w:eastAsia="Calibri" w:hAnsi="Arial" w:cs="Arial"/>
                <w:bCs/>
                <w:lang w:eastAsia="en-GB"/>
              </w:rPr>
              <w:t>Add references button bottom left of section</w:t>
            </w:r>
          </w:p>
        </w:tc>
      </w:tr>
      <w:tr w:rsidR="00D5441A" w:rsidRPr="000B0826" w14:paraId="21DB7FAE"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9C0BB3A" w14:textId="77777777" w:rsidR="00D5441A" w:rsidRPr="000B0826" w:rsidRDefault="00D5441A" w:rsidP="0053339C">
            <w:pPr>
              <w:contextualSpacing/>
              <w:rPr>
                <w:rFonts w:ascii="Arial" w:eastAsia="Calibri" w:hAnsi="Arial" w:cs="Arial"/>
                <w:b/>
                <w:lang w:eastAsia="en-GB"/>
              </w:rPr>
            </w:pPr>
            <w:r w:rsidRPr="000B0826">
              <w:rPr>
                <w:rFonts w:ascii="Arial" w:eastAsia="Calibri" w:hAnsi="Arial" w:cs="Arial"/>
                <w:b/>
                <w:lang w:eastAsia="en-GB"/>
              </w:rPr>
              <w:t xml:space="preserve">References </w:t>
            </w:r>
          </w:p>
        </w:tc>
      </w:tr>
      <w:tr w:rsidR="00D5441A" w:rsidRPr="000B0826" w14:paraId="212D2366"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7CBE075B" w14:textId="77777777" w:rsidR="00D5441A" w:rsidRPr="000B0826" w:rsidRDefault="00D5441A" w:rsidP="0053339C">
            <w:pPr>
              <w:contextualSpacing/>
              <w:rPr>
                <w:rFonts w:ascii="Arial" w:eastAsia="Calibri" w:hAnsi="Arial" w:cs="Arial"/>
                <w:bCs/>
                <w:lang w:eastAsia="en-GB"/>
              </w:rPr>
            </w:pPr>
            <w:hyperlink r:id="rId18" w:history="1">
              <w:r w:rsidRPr="001C4CA2">
                <w:rPr>
                  <w:rStyle w:val="Hyperlink"/>
                  <w:rFonts w:ascii="Arial" w:eastAsia="Calibri" w:hAnsi="Arial" w:cs="Arial"/>
                  <w:bCs/>
                  <w:lang w:val="de-CH" w:eastAsia="en-GB"/>
                </w:rPr>
                <w:t>Kulasekararaj A, et al.</w:t>
              </w:r>
              <w:r w:rsidRPr="001C4CA2">
                <w:rPr>
                  <w:rStyle w:val="Hyperlink"/>
                  <w:rFonts w:ascii="Arial" w:eastAsia="Calibri" w:hAnsi="Arial" w:cs="Arial"/>
                  <w:bCs/>
                  <w:i/>
                  <w:iCs/>
                  <w:lang w:val="de-CH" w:eastAsia="en-GB"/>
                </w:rPr>
                <w:t xml:space="preserve"> Br J Haematol </w:t>
              </w:r>
              <w:r w:rsidRPr="001C4CA2">
                <w:rPr>
                  <w:rStyle w:val="Hyperlink"/>
                  <w:rFonts w:ascii="Arial" w:eastAsia="Calibri" w:hAnsi="Arial" w:cs="Arial"/>
                  <w:bCs/>
                  <w:lang w:val="de-CH" w:eastAsia="en-GB"/>
                </w:rPr>
                <w:t>2024;204(3):784–804</w:t>
              </w:r>
            </w:hyperlink>
            <w:r>
              <w:rPr>
                <w:rFonts w:ascii="Arial" w:eastAsia="Calibri" w:hAnsi="Arial" w:cs="Arial"/>
                <w:bCs/>
                <w:lang w:val="de-CH" w:eastAsia="en-GB"/>
              </w:rPr>
              <w:t>.</w:t>
            </w:r>
          </w:p>
        </w:tc>
      </w:tr>
      <w:tr w:rsidR="00D5441A" w:rsidRPr="000B0826" w14:paraId="1A961C14"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BB3C4EA" w14:textId="77777777" w:rsidR="00D5441A" w:rsidRPr="000B0826" w:rsidRDefault="00D5441A" w:rsidP="0053339C">
            <w:pPr>
              <w:contextualSpacing/>
              <w:rPr>
                <w:rFonts w:ascii="Arial" w:eastAsia="Calibri" w:hAnsi="Arial" w:cs="Arial"/>
                <w:b/>
                <w:lang w:eastAsia="en-GB"/>
              </w:rPr>
            </w:pPr>
            <w:r w:rsidRPr="000B0826">
              <w:rPr>
                <w:rFonts w:ascii="Arial" w:eastAsia="Calibri" w:hAnsi="Arial" w:cs="Arial"/>
                <w:b/>
                <w:lang w:eastAsia="en-GB"/>
              </w:rPr>
              <w:t>Notes/Settings</w:t>
            </w:r>
          </w:p>
        </w:tc>
      </w:tr>
      <w:tr w:rsidR="00D5441A" w:rsidRPr="000B0826" w14:paraId="5B32AC4C" w14:textId="77777777" w:rsidTr="0053339C">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BBFE14B" w14:textId="77777777" w:rsidR="00D5441A" w:rsidRPr="000B0826" w:rsidRDefault="00D5441A" w:rsidP="0053339C">
            <w:pPr>
              <w:spacing w:after="0" w:line="240" w:lineRule="auto"/>
              <w:rPr>
                <w:rFonts w:ascii="Arial" w:hAnsi="Arial" w:cs="Arial"/>
              </w:rPr>
            </w:pPr>
            <w:r w:rsidRPr="000B0826">
              <w:rPr>
                <w:rFonts w:ascii="Arial" w:hAnsi="Arial" w:cs="Arial"/>
              </w:rPr>
              <w:t>Do not show learning objective or chapter number.</w:t>
            </w:r>
          </w:p>
        </w:tc>
      </w:tr>
    </w:tbl>
    <w:p w14:paraId="37412ECA" w14:textId="77777777" w:rsidR="005809A3" w:rsidRDefault="005809A3">
      <w:pPr>
        <w:rPr>
          <w:rFonts w:ascii="Arial" w:hAnsi="Arial" w:cs="Arial"/>
        </w:rPr>
      </w:pPr>
    </w:p>
    <w:p w14:paraId="2FA5A99C" w14:textId="77777777" w:rsidR="005809A3" w:rsidRDefault="005809A3">
      <w:pPr>
        <w:rPr>
          <w:rFonts w:ascii="Arial" w:hAnsi="Arial" w:cs="Arial"/>
        </w:rPr>
      </w:pPr>
    </w:p>
    <w:tbl>
      <w:tblPr>
        <w:tblW w:w="13889" w:type="dxa"/>
        <w:tblLook w:val="01E0" w:firstRow="1" w:lastRow="1" w:firstColumn="1" w:lastColumn="1" w:noHBand="0" w:noVBand="0"/>
      </w:tblPr>
      <w:tblGrid>
        <w:gridCol w:w="5100"/>
        <w:gridCol w:w="8789"/>
      </w:tblGrid>
      <w:tr w:rsidR="00FC69EA" w:rsidRPr="000B0826" w14:paraId="349D16D2" w14:textId="77777777" w:rsidTr="0053339C">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AA4E022" w14:textId="77777777" w:rsidR="00FC69EA" w:rsidRPr="000B0826" w:rsidRDefault="00FC69EA" w:rsidP="0053339C">
            <w:pPr>
              <w:contextualSpacing/>
              <w:rPr>
                <w:rFonts w:ascii="Arial" w:eastAsia="Calibri" w:hAnsi="Arial" w:cs="Arial"/>
                <w:b/>
                <w:bCs/>
                <w:lang w:eastAsia="en-GB"/>
              </w:rPr>
            </w:pPr>
            <w:r w:rsidRPr="000B0826">
              <w:rPr>
                <w:rFonts w:ascii="Arial" w:eastAsia="Calibri" w:hAnsi="Arial" w:cs="Arial"/>
                <w:b/>
                <w:bCs/>
                <w:lang w:eastAsia="en-GB"/>
              </w:rPr>
              <w:t xml:space="preserve">Chapter: </w:t>
            </w:r>
            <w:r>
              <w:rPr>
                <w:rFonts w:ascii="Arial" w:eastAsia="Calibri" w:hAnsi="Arial" w:cs="Arial"/>
                <w:b/>
                <w:bCs/>
                <w:lang w:eastAsia="en-GB"/>
              </w:rPr>
              <w:t>When to initiate treatment</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2377555" w14:textId="77777777" w:rsidR="00FC69EA" w:rsidRPr="000B0826" w:rsidRDefault="00FC69EA" w:rsidP="0053339C">
            <w:pPr>
              <w:contextualSpacing/>
              <w:rPr>
                <w:rFonts w:ascii="Arial" w:eastAsia="Calibri" w:hAnsi="Arial" w:cs="Arial"/>
                <w:b/>
                <w:bCs/>
                <w:lang w:eastAsia="en-GB"/>
              </w:rPr>
            </w:pPr>
            <w:r w:rsidRPr="000B0826">
              <w:rPr>
                <w:rFonts w:ascii="Arial" w:eastAsia="Calibri" w:hAnsi="Arial" w:cs="Arial"/>
                <w:b/>
                <w:bCs/>
                <w:lang w:eastAsia="en-GB"/>
              </w:rPr>
              <w:t xml:space="preserve">Sub-chapter: </w:t>
            </w:r>
            <w:bookmarkStart w:id="6" w:name="Whentoinit"/>
            <w:r>
              <w:rPr>
                <w:rFonts w:ascii="Arial" w:eastAsia="Calibri" w:hAnsi="Arial" w:cs="Arial"/>
                <w:b/>
                <w:bCs/>
                <w:lang w:eastAsia="en-GB"/>
              </w:rPr>
              <w:t>When to initiate treatment</w:t>
            </w:r>
            <w:bookmarkEnd w:id="6"/>
          </w:p>
        </w:tc>
      </w:tr>
      <w:tr w:rsidR="00FC69EA" w:rsidRPr="000B0826" w14:paraId="1CDAAFC3" w14:textId="77777777" w:rsidTr="0053339C">
        <w:trPr>
          <w:trHeight w:val="88"/>
        </w:trPr>
        <w:tc>
          <w:tcPr>
            <w:tcW w:w="5100"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9814112" w14:textId="77777777" w:rsidR="00FC69EA" w:rsidRPr="000B0826" w:rsidRDefault="00FC69EA"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EAA0DA8" w14:textId="77777777" w:rsidR="00FC69EA" w:rsidRPr="000B0826" w:rsidRDefault="00FC69EA"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FC69EA" w:rsidRPr="000B0826" w14:paraId="06CE9F6A" w14:textId="77777777" w:rsidTr="0053339C">
        <w:trPr>
          <w:trHeight w:val="875"/>
        </w:trPr>
        <w:tc>
          <w:tcPr>
            <w:tcW w:w="5100"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C959B7E" w14:textId="77777777" w:rsidR="00FC69EA" w:rsidRDefault="00FC69EA" w:rsidP="0053339C">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{Title} </w:t>
            </w:r>
            <w:r w:rsidRPr="00C62526">
              <w:rPr>
                <w:rFonts w:ascii="Arial" w:eastAsia="Calibri" w:hAnsi="Arial" w:cs="Arial"/>
                <w:lang w:eastAsia="en-GB"/>
              </w:rPr>
              <w:t>When to initiate treatment</w:t>
            </w:r>
          </w:p>
          <w:p w14:paraId="627AE778" w14:textId="77777777" w:rsidR="00FC69EA" w:rsidRDefault="00FC69EA" w:rsidP="0053339C">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{text 1} The decision to treat should be made based on </w:t>
            </w:r>
            <w:r w:rsidRPr="0080620D">
              <w:rPr>
                <w:rFonts w:ascii="Arial" w:eastAsia="Times New Roman" w:hAnsi="Arial" w:cs="Arial"/>
                <w:b/>
              </w:rPr>
              <w:t>disease severity</w:t>
            </w:r>
            <w:r>
              <w:rPr>
                <w:rFonts w:ascii="Arial" w:eastAsia="Times New Roman" w:hAnsi="Arial" w:cs="Arial"/>
                <w:bCs/>
              </w:rPr>
              <w:t xml:space="preserve"> according to the </w:t>
            </w:r>
            <w:r w:rsidRPr="00741DB7">
              <w:rPr>
                <w:rFonts w:ascii="Arial" w:eastAsia="Times New Roman" w:hAnsi="Arial" w:cs="Arial"/>
                <w:b/>
              </w:rPr>
              <w:t>Camitta criteria</w:t>
            </w:r>
            <w:r>
              <w:rPr>
                <w:rFonts w:ascii="Arial" w:eastAsia="Times New Roman" w:hAnsi="Arial" w:cs="Arial"/>
                <w:b/>
              </w:rPr>
              <w:t>.</w:t>
            </w:r>
          </w:p>
          <w:p w14:paraId="200ED75D" w14:textId="77777777" w:rsidR="00FC69EA" w:rsidRDefault="00FC69EA" w:rsidP="0053339C">
            <w:pPr>
              <w:widowControl w:val="0"/>
              <w:adjustRightInd w:val="0"/>
              <w:spacing w:before="20" w:after="40" w:line="240" w:lineRule="auto"/>
              <w:textAlignment w:val="baseline"/>
              <w:rPr>
                <w:rFonts w:ascii="Arial" w:eastAsia="Times New Roman" w:hAnsi="Arial" w:cs="Arial"/>
                <w:bCs/>
              </w:rPr>
            </w:pPr>
          </w:p>
          <w:p w14:paraId="7468CC6B" w14:textId="77777777" w:rsidR="00FC69EA" w:rsidRDefault="00FC69EA" w:rsidP="0053339C">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{box 1}</w:t>
            </w:r>
          </w:p>
          <w:p w14:paraId="73772991" w14:textId="77777777" w:rsidR="00FC69EA" w:rsidRDefault="00FC69EA" w:rsidP="00FC69EA">
            <w:pPr>
              <w:pStyle w:val="ListParagraph"/>
              <w:widowControl w:val="0"/>
              <w:numPr>
                <w:ilvl w:val="0"/>
                <w:numId w:val="2"/>
              </w:numPr>
              <w:adjustRightInd w:val="0"/>
              <w:spacing w:before="20" w:after="40" w:line="240" w:lineRule="auto"/>
              <w:textAlignment w:val="baseline"/>
              <w:rPr>
                <w:rFonts w:ascii="Arial" w:eastAsia="Times New Roman" w:hAnsi="Arial" w:cs="Arial"/>
                <w:bCs/>
              </w:rPr>
            </w:pPr>
            <w:r w:rsidRPr="001529B5">
              <w:rPr>
                <w:rFonts w:ascii="Arial" w:eastAsia="Times New Roman" w:hAnsi="Arial" w:cs="Arial"/>
                <w:bCs/>
              </w:rPr>
              <w:t xml:space="preserve">Treatment should be initiated in patients with </w:t>
            </w:r>
            <w:r w:rsidRPr="0080620D">
              <w:rPr>
                <w:rFonts w:ascii="Arial" w:eastAsia="Times New Roman" w:hAnsi="Arial" w:cs="Arial"/>
                <w:b/>
              </w:rPr>
              <w:t>severe AA (SAA)</w:t>
            </w:r>
            <w:r w:rsidRPr="001529B5">
              <w:rPr>
                <w:rFonts w:ascii="Arial" w:eastAsia="Times New Roman" w:hAnsi="Arial" w:cs="Arial"/>
                <w:bCs/>
              </w:rPr>
              <w:t xml:space="preserve"> </w:t>
            </w:r>
            <w:r>
              <w:rPr>
                <w:rFonts w:ascii="Arial" w:eastAsia="Times New Roman" w:hAnsi="Arial" w:cs="Arial"/>
                <w:bCs/>
              </w:rPr>
              <w:t xml:space="preserve">and </w:t>
            </w:r>
            <w:r w:rsidRPr="0080620D">
              <w:rPr>
                <w:rFonts w:ascii="Arial" w:eastAsia="Times New Roman" w:hAnsi="Arial" w:cs="Arial"/>
                <w:b/>
              </w:rPr>
              <w:t>very severe AA (VSAA)</w:t>
            </w:r>
          </w:p>
          <w:p w14:paraId="3D8293E4" w14:textId="77777777" w:rsidR="00FC69EA" w:rsidRPr="00741DB7" w:rsidRDefault="00FC69EA" w:rsidP="00FC69EA">
            <w:pPr>
              <w:pStyle w:val="ListParagraph"/>
              <w:widowControl w:val="0"/>
              <w:numPr>
                <w:ilvl w:val="0"/>
                <w:numId w:val="2"/>
              </w:numPr>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Patients with </w:t>
            </w:r>
            <w:r w:rsidRPr="001529B5">
              <w:rPr>
                <w:rFonts w:ascii="Arial" w:eastAsia="Times New Roman" w:hAnsi="Arial" w:cs="Arial"/>
                <w:bCs/>
              </w:rPr>
              <w:t>moderate AA</w:t>
            </w:r>
            <w:r>
              <w:rPr>
                <w:rFonts w:ascii="Arial" w:eastAsia="Times New Roman" w:hAnsi="Arial" w:cs="Arial"/>
                <w:bCs/>
              </w:rPr>
              <w:t xml:space="preserve"> should be treated</w:t>
            </w:r>
            <w:r w:rsidRPr="001529B5">
              <w:rPr>
                <w:rFonts w:ascii="Arial" w:eastAsia="Times New Roman" w:hAnsi="Arial" w:cs="Arial"/>
                <w:bCs/>
              </w:rPr>
              <w:t xml:space="preserve"> </w:t>
            </w:r>
            <w:r w:rsidRPr="00741DB7">
              <w:rPr>
                <w:rFonts w:ascii="Arial" w:eastAsia="Times New Roman" w:hAnsi="Arial" w:cs="Arial"/>
                <w:b/>
              </w:rPr>
              <w:t>only if they are receiving supportive transfusions</w:t>
            </w:r>
          </w:p>
          <w:p w14:paraId="5570612D" w14:textId="77777777" w:rsidR="00FC69EA" w:rsidRPr="00741DB7" w:rsidRDefault="00FC69EA" w:rsidP="0053339C">
            <w:pPr>
              <w:widowControl w:val="0"/>
              <w:adjustRightInd w:val="0"/>
              <w:spacing w:before="20" w:after="40" w:line="240" w:lineRule="auto"/>
              <w:textAlignment w:val="baseline"/>
              <w:rPr>
                <w:rFonts w:ascii="Arial" w:eastAsia="Times New Roman" w:hAnsi="Arial" w:cs="Arial"/>
                <w:bCs/>
              </w:rPr>
            </w:pPr>
          </w:p>
        </w:tc>
        <w:tc>
          <w:tcPr>
            <w:tcW w:w="8789"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534CE2E6" w14:textId="77777777" w:rsidR="00FC69EA" w:rsidRDefault="00FC69EA" w:rsidP="0053339C">
            <w:pPr>
              <w:contextualSpacing/>
              <w:rPr>
                <w:rFonts w:ascii="Arial" w:hAnsi="Arial" w:cs="Arial"/>
                <w:noProof/>
                <w14:ligatures w14:val="standardContextual"/>
              </w:rPr>
            </w:pPr>
            <w:r w:rsidRPr="000B0826">
              <w:rPr>
                <w:rFonts w:ascii="Arial" w:hAnsi="Arial" w:cs="Arial"/>
                <w:noProof/>
                <w14:ligatures w14:val="standardContextual"/>
              </w:rPr>
              <w:t>[</w:t>
            </w:r>
            <w:r>
              <w:rPr>
                <w:rFonts w:ascii="Arial" w:hAnsi="Arial" w:cs="Arial"/>
                <w:noProof/>
                <w14:ligatures w14:val="standardContextual"/>
              </w:rPr>
              <w:t>When to treat</w:t>
            </w:r>
            <w:r w:rsidRPr="000B0826">
              <w:rPr>
                <w:rFonts w:ascii="Arial" w:hAnsi="Arial" w:cs="Arial"/>
                <w:noProof/>
                <w14:ligatures w14:val="standardContextual"/>
              </w:rPr>
              <w:t>]</w:t>
            </w:r>
          </w:p>
          <w:p w14:paraId="47A96C71" w14:textId="77777777" w:rsidR="00FC69EA" w:rsidRPr="000B0826" w:rsidRDefault="00FC69EA" w:rsidP="0053339C">
            <w:pPr>
              <w:contextualSpacing/>
              <w:rPr>
                <w:rFonts w:ascii="Arial" w:hAnsi="Arial" w:cs="Arial"/>
                <w:noProof/>
                <w14:ligatures w14:val="standardContextual"/>
              </w:rPr>
            </w:pPr>
            <w:r>
              <w:rPr>
                <w:noProof/>
              </w:rPr>
              <w:drawing>
                <wp:inline distT="0" distB="0" distL="0" distR="0" wp14:anchorId="16714296" wp14:editId="393FF514">
                  <wp:extent cx="4432020" cy="2489914"/>
                  <wp:effectExtent l="0" t="0" r="6985" b="5715"/>
                  <wp:docPr id="1673127129" name="Picture 3" descr="A diagram of a treatment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127129" name="Picture 3" descr="A diagram of a treatment procedur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5834" cy="2492057"/>
                          </a:xfrm>
                          <a:prstGeom prst="rect">
                            <a:avLst/>
                          </a:prstGeom>
                          <a:noFill/>
                          <a:ln>
                            <a:noFill/>
                          </a:ln>
                        </pic:spPr>
                      </pic:pic>
                    </a:graphicData>
                  </a:graphic>
                </wp:inline>
              </w:drawing>
            </w:r>
            <w:commentRangeStart w:id="7"/>
            <w:commentRangeEnd w:id="7"/>
            <w:r>
              <w:rPr>
                <w:rStyle w:val="CommentReference"/>
              </w:rPr>
              <w:commentReference w:id="7"/>
            </w:r>
          </w:p>
          <w:p w14:paraId="49B2118D" w14:textId="77777777" w:rsidR="00FC69EA" w:rsidRPr="00F70041" w:rsidRDefault="00FC69EA" w:rsidP="0053339C">
            <w:pPr>
              <w:contextualSpacing/>
              <w:rPr>
                <w:rFonts w:ascii="Arial" w:eastAsia="Calibri" w:hAnsi="Arial" w:cs="Arial"/>
                <w:lang w:eastAsia="en-GB"/>
              </w:rPr>
            </w:pPr>
            <w:r w:rsidRPr="000B0826">
              <w:rPr>
                <w:rFonts w:ascii="Arial" w:eastAsia="Calibri" w:hAnsi="Arial" w:cs="Arial"/>
                <w:b/>
                <w:bCs/>
                <w:lang w:eastAsia="en-GB"/>
              </w:rPr>
              <w:t>{Caption}</w:t>
            </w:r>
            <w:r>
              <w:rPr>
                <w:rFonts w:ascii="Arial" w:eastAsia="Calibri" w:hAnsi="Arial" w:cs="Arial"/>
                <w:b/>
                <w:bCs/>
                <w:lang w:eastAsia="en-GB"/>
              </w:rPr>
              <w:t xml:space="preserve"> Treatment initiation decision-making algorithm according to disease severity. </w:t>
            </w:r>
            <w:r w:rsidRPr="00F70041">
              <w:rPr>
                <w:rFonts w:ascii="Arial" w:eastAsia="Calibri" w:hAnsi="Arial" w:cs="Arial"/>
                <w:lang w:eastAsia="en-GB"/>
              </w:rPr>
              <w:t>SAA, severe aplastic anemia; VSAA, very severe aplastic anemia.</w:t>
            </w:r>
          </w:p>
          <w:p w14:paraId="4F583AA5" w14:textId="77777777" w:rsidR="00FC69EA" w:rsidRPr="007468CF" w:rsidRDefault="00FC69EA" w:rsidP="0053339C">
            <w:pPr>
              <w:contextualSpacing/>
              <w:rPr>
                <w:rFonts w:ascii="Arial" w:eastAsia="Calibri" w:hAnsi="Arial" w:cs="Arial"/>
                <w:lang w:eastAsia="en-GB"/>
              </w:rPr>
            </w:pPr>
          </w:p>
        </w:tc>
      </w:tr>
      <w:tr w:rsidR="00FC69EA" w:rsidRPr="000B0826" w14:paraId="39503633"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3FC66652" w14:textId="77777777" w:rsidR="00FC69EA" w:rsidRDefault="00FC69EA" w:rsidP="0053339C">
            <w:pPr>
              <w:contextualSpacing/>
              <w:rPr>
                <w:rFonts w:ascii="Arial" w:eastAsia="Times New Roman" w:hAnsi="Arial" w:cs="Arial"/>
                <w:bCs/>
              </w:rPr>
            </w:pPr>
            <w:r w:rsidRPr="000B0826">
              <w:rPr>
                <w:rFonts w:ascii="Arial" w:eastAsia="Calibri" w:hAnsi="Arial" w:cs="Arial"/>
                <w:b/>
                <w:lang w:eastAsia="en-GB"/>
              </w:rPr>
              <w:t>Visual details</w:t>
            </w:r>
          </w:p>
        </w:tc>
      </w:tr>
      <w:tr w:rsidR="00FC69EA" w:rsidRPr="000B0826" w14:paraId="2DDAF438"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53C1745" w14:textId="77777777" w:rsidR="00FC69EA" w:rsidRDefault="00FC69EA" w:rsidP="0053339C">
            <w:pPr>
              <w:contextualSpacing/>
              <w:rPr>
                <w:rFonts w:ascii="Arial" w:eastAsia="Times New Roman" w:hAnsi="Arial" w:cs="Arial"/>
                <w:bCs/>
              </w:rPr>
            </w:pPr>
            <w:r>
              <w:rPr>
                <w:rFonts w:ascii="Arial" w:eastAsia="Times New Roman" w:hAnsi="Arial" w:cs="Arial"/>
                <w:bCs/>
              </w:rPr>
              <w:t>{Title} heading 3</w:t>
            </w:r>
          </w:p>
          <w:p w14:paraId="7D559C9C" w14:textId="77777777" w:rsidR="00FC69EA" w:rsidRDefault="00FC69EA" w:rsidP="0053339C">
            <w:pPr>
              <w:contextualSpacing/>
              <w:rPr>
                <w:rFonts w:ascii="Arial" w:eastAsia="Times New Roman" w:hAnsi="Arial" w:cs="Arial"/>
                <w:bCs/>
              </w:rPr>
            </w:pPr>
            <w:r>
              <w:rPr>
                <w:rFonts w:ascii="Arial" w:eastAsia="Times New Roman" w:hAnsi="Arial" w:cs="Arial"/>
                <w:bCs/>
              </w:rPr>
              <w:t>{Text} Paragraph, note bold words.</w:t>
            </w:r>
          </w:p>
          <w:p w14:paraId="5866181D" w14:textId="77777777" w:rsidR="00FC69EA" w:rsidRDefault="00FC69EA" w:rsidP="0053339C">
            <w:pPr>
              <w:contextualSpacing/>
              <w:rPr>
                <w:rFonts w:ascii="Arial" w:eastAsia="Times New Roman" w:hAnsi="Arial" w:cs="Arial"/>
                <w:bCs/>
              </w:rPr>
            </w:pPr>
            <w:r>
              <w:rPr>
                <w:rFonts w:ascii="Arial" w:eastAsia="Times New Roman" w:hAnsi="Arial" w:cs="Arial"/>
                <w:bCs/>
              </w:rPr>
              <w:t>Add {Medium} underneath text with [When to treat]. Ensure caption is visible and image is enlargeable</w:t>
            </w:r>
          </w:p>
          <w:p w14:paraId="5FB7EBB9" w14:textId="77777777" w:rsidR="00FC69EA" w:rsidRPr="000B0826" w:rsidRDefault="00FC69EA" w:rsidP="0053339C">
            <w:pPr>
              <w:contextualSpacing/>
              <w:rPr>
                <w:rFonts w:ascii="Arial" w:eastAsia="Times New Roman" w:hAnsi="Arial" w:cs="Arial"/>
                <w:bCs/>
              </w:rPr>
            </w:pPr>
            <w:r>
              <w:rPr>
                <w:rFonts w:ascii="Arial" w:eastAsia="Times New Roman" w:hAnsi="Arial" w:cs="Arial"/>
                <w:bCs/>
              </w:rPr>
              <w:t>{Box 1} variant 5 (with outline), margin to previous element (small). Add this underneath [When to treat]</w:t>
            </w:r>
          </w:p>
        </w:tc>
      </w:tr>
      <w:tr w:rsidR="00FC69EA" w:rsidRPr="000B0826" w14:paraId="4C5D7320" w14:textId="77777777" w:rsidTr="0053339C">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3D7E448" w14:textId="77777777" w:rsidR="00FC69EA" w:rsidRPr="000B0826" w:rsidRDefault="00FC69EA" w:rsidP="0053339C">
            <w:pPr>
              <w:contextualSpacing/>
              <w:rPr>
                <w:rFonts w:ascii="Arial" w:eastAsia="Calibri" w:hAnsi="Arial" w:cs="Arial"/>
                <w:b/>
                <w:lang w:eastAsia="en-GB"/>
              </w:rPr>
            </w:pPr>
            <w:r w:rsidRPr="000B0826">
              <w:rPr>
                <w:rFonts w:ascii="Arial" w:eastAsia="Calibri" w:hAnsi="Arial" w:cs="Arial"/>
                <w:b/>
                <w:lang w:eastAsia="en-GB"/>
              </w:rPr>
              <w:t>Interactivity/buttons</w:t>
            </w:r>
          </w:p>
        </w:tc>
      </w:tr>
      <w:tr w:rsidR="00FC69EA" w:rsidRPr="000B0826" w14:paraId="4F2F2432"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8166BB7" w14:textId="77777777" w:rsidR="00FC69EA" w:rsidRPr="000B0826" w:rsidRDefault="00FC69EA" w:rsidP="0053339C">
            <w:pPr>
              <w:contextualSpacing/>
              <w:rPr>
                <w:rFonts w:ascii="Arial" w:eastAsia="Calibri" w:hAnsi="Arial" w:cs="Arial"/>
                <w:bCs/>
                <w:lang w:eastAsia="en-GB"/>
              </w:rPr>
            </w:pPr>
            <w:r>
              <w:rPr>
                <w:rFonts w:ascii="Arial" w:eastAsia="Calibri" w:hAnsi="Arial" w:cs="Arial"/>
                <w:bCs/>
                <w:lang w:eastAsia="en-GB"/>
              </w:rPr>
              <w:lastRenderedPageBreak/>
              <w:t>Add ‘references’ button in bottom left of page</w:t>
            </w:r>
          </w:p>
        </w:tc>
      </w:tr>
      <w:tr w:rsidR="00FC69EA" w:rsidRPr="000B0826" w14:paraId="4C742FE5"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E8C6E66" w14:textId="77777777" w:rsidR="00FC69EA" w:rsidRPr="000B0826" w:rsidRDefault="00FC69EA" w:rsidP="0053339C">
            <w:pPr>
              <w:contextualSpacing/>
              <w:rPr>
                <w:rFonts w:ascii="Arial" w:eastAsia="Calibri" w:hAnsi="Arial" w:cs="Arial"/>
                <w:b/>
                <w:lang w:eastAsia="en-GB"/>
              </w:rPr>
            </w:pPr>
            <w:r w:rsidRPr="000B0826">
              <w:rPr>
                <w:rFonts w:ascii="Arial" w:eastAsia="Calibri" w:hAnsi="Arial" w:cs="Arial"/>
                <w:b/>
                <w:lang w:eastAsia="en-GB"/>
              </w:rPr>
              <w:t xml:space="preserve">References </w:t>
            </w:r>
          </w:p>
        </w:tc>
      </w:tr>
      <w:tr w:rsidR="00FC69EA" w:rsidRPr="000B0826" w14:paraId="5DA9261B"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205E532A" w14:textId="77777777" w:rsidR="00FC69EA" w:rsidRPr="000B0826" w:rsidRDefault="00FC69EA" w:rsidP="0053339C">
            <w:pPr>
              <w:contextualSpacing/>
              <w:rPr>
                <w:rFonts w:ascii="Arial" w:eastAsia="Calibri" w:hAnsi="Arial" w:cs="Arial"/>
                <w:bCs/>
                <w:lang w:eastAsia="en-GB"/>
              </w:rPr>
            </w:pPr>
            <w:hyperlink r:id="rId20" w:history="1">
              <w:r w:rsidRPr="00B3358D">
                <w:rPr>
                  <w:rStyle w:val="Hyperlink"/>
                  <w:rFonts w:ascii="Arial" w:eastAsia="Calibri" w:hAnsi="Arial" w:cs="Arial"/>
                  <w:bCs/>
                  <w:lang w:val="fi-FI" w:eastAsia="en-GB"/>
                </w:rPr>
                <w:t xml:space="preserve">Camitta BM, et al. </w:t>
              </w:r>
              <w:r w:rsidRPr="00B3358D">
                <w:rPr>
                  <w:rStyle w:val="Hyperlink"/>
                  <w:rFonts w:ascii="Arial" w:eastAsia="Calibri" w:hAnsi="Arial" w:cs="Arial"/>
                  <w:bCs/>
                  <w:i/>
                  <w:iCs/>
                  <w:lang w:val="fi-FI" w:eastAsia="en-GB"/>
                </w:rPr>
                <w:t>Blood</w:t>
              </w:r>
              <w:r w:rsidRPr="00B3358D">
                <w:rPr>
                  <w:rStyle w:val="Hyperlink"/>
                  <w:rFonts w:ascii="Arial" w:eastAsia="Calibri" w:hAnsi="Arial" w:cs="Arial"/>
                  <w:bCs/>
                  <w:lang w:val="fi-FI" w:eastAsia="en-GB"/>
                </w:rPr>
                <w:t xml:space="preserve"> 1976;48:63–70.</w:t>
              </w:r>
            </w:hyperlink>
          </w:p>
        </w:tc>
      </w:tr>
      <w:tr w:rsidR="00FC69EA" w:rsidRPr="000B0826" w14:paraId="3B230AF0"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D27CE53" w14:textId="77777777" w:rsidR="00FC69EA" w:rsidRPr="000B0826" w:rsidRDefault="00FC69EA" w:rsidP="0053339C">
            <w:pPr>
              <w:contextualSpacing/>
              <w:rPr>
                <w:rFonts w:ascii="Arial" w:eastAsia="Calibri" w:hAnsi="Arial" w:cs="Arial"/>
                <w:b/>
                <w:lang w:eastAsia="en-GB"/>
              </w:rPr>
            </w:pPr>
            <w:r w:rsidRPr="000B0826">
              <w:rPr>
                <w:rFonts w:ascii="Arial" w:eastAsia="Calibri" w:hAnsi="Arial" w:cs="Arial"/>
                <w:b/>
                <w:lang w:eastAsia="en-GB"/>
              </w:rPr>
              <w:t>Notes/Settings</w:t>
            </w:r>
          </w:p>
        </w:tc>
      </w:tr>
      <w:tr w:rsidR="00FC69EA" w:rsidRPr="000B0826" w14:paraId="7C3EF606" w14:textId="77777777" w:rsidTr="0053339C">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4A676949" w14:textId="77777777" w:rsidR="00FC69EA" w:rsidRPr="000B0826" w:rsidRDefault="00FC69EA" w:rsidP="0053339C">
            <w:pPr>
              <w:spacing w:after="0" w:line="240" w:lineRule="auto"/>
              <w:rPr>
                <w:rFonts w:ascii="Arial" w:hAnsi="Arial" w:cs="Arial"/>
              </w:rPr>
            </w:pPr>
            <w:r w:rsidRPr="000B0826">
              <w:rPr>
                <w:rFonts w:ascii="Arial" w:hAnsi="Arial" w:cs="Arial"/>
              </w:rPr>
              <w:t>Do not show learning objective or chapter number.</w:t>
            </w:r>
          </w:p>
        </w:tc>
      </w:tr>
    </w:tbl>
    <w:p w14:paraId="3F4D81B0" w14:textId="77777777" w:rsidR="009F12E5" w:rsidRPr="002248EE" w:rsidRDefault="009F12E5">
      <w:pPr>
        <w:rPr>
          <w:rFonts w:ascii="Arial" w:hAnsi="Arial" w:cs="Arial"/>
          <w:lang w:val="fr-FR"/>
        </w:rPr>
      </w:pPr>
    </w:p>
    <w:p w14:paraId="38FCE975" w14:textId="77777777" w:rsidR="009F12E5" w:rsidRDefault="009F12E5">
      <w:pPr>
        <w:rPr>
          <w:rFonts w:ascii="Arial" w:hAnsi="Arial" w:cs="Arial"/>
          <w:lang w:val="fr-FR"/>
        </w:rPr>
      </w:pPr>
    </w:p>
    <w:p w14:paraId="3E271068" w14:textId="77777777" w:rsidR="00ED47F1" w:rsidRDefault="00ED47F1">
      <w:pPr>
        <w:rPr>
          <w:rFonts w:ascii="Arial" w:hAnsi="Arial" w:cs="Arial"/>
        </w:rPr>
      </w:pPr>
    </w:p>
    <w:tbl>
      <w:tblPr>
        <w:tblW w:w="13889" w:type="dxa"/>
        <w:tblLook w:val="01E0" w:firstRow="1" w:lastRow="1" w:firstColumn="1" w:lastColumn="1" w:noHBand="0" w:noVBand="0"/>
      </w:tblPr>
      <w:tblGrid>
        <w:gridCol w:w="4283"/>
        <w:gridCol w:w="9606"/>
      </w:tblGrid>
      <w:tr w:rsidR="00ED47F1" w:rsidRPr="000B0826" w14:paraId="3DCF57DD" w14:textId="77777777" w:rsidTr="0053339C">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FCE1CC0" w14:textId="77777777" w:rsidR="00ED47F1" w:rsidRPr="000B0826" w:rsidRDefault="00ED47F1" w:rsidP="0053339C">
            <w:pPr>
              <w:contextualSpacing/>
              <w:rPr>
                <w:rFonts w:ascii="Arial" w:eastAsia="Calibri" w:hAnsi="Arial" w:cs="Arial"/>
                <w:b/>
                <w:bCs/>
                <w:lang w:eastAsia="en-GB"/>
              </w:rPr>
            </w:pPr>
            <w:r w:rsidRPr="000B0826">
              <w:rPr>
                <w:rFonts w:ascii="Arial" w:eastAsia="Calibri" w:hAnsi="Arial" w:cs="Arial"/>
                <w:b/>
                <w:bCs/>
                <w:lang w:eastAsia="en-GB"/>
              </w:rPr>
              <w:t xml:space="preserve">Chapter: </w:t>
            </w:r>
            <w:r>
              <w:rPr>
                <w:rFonts w:ascii="Arial" w:eastAsia="Calibri" w:hAnsi="Arial" w:cs="Arial"/>
                <w:b/>
                <w:bCs/>
                <w:lang w:eastAsia="en-GB"/>
              </w:rPr>
              <w:t xml:space="preserve">Indications for HSCT </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131C7EC" w14:textId="77777777" w:rsidR="00ED47F1" w:rsidRPr="000B0826" w:rsidRDefault="00ED47F1" w:rsidP="0053339C">
            <w:pPr>
              <w:contextualSpacing/>
              <w:rPr>
                <w:rFonts w:ascii="Arial" w:eastAsia="Calibri" w:hAnsi="Arial" w:cs="Arial"/>
                <w:b/>
                <w:bCs/>
                <w:lang w:eastAsia="en-GB"/>
              </w:rPr>
            </w:pPr>
            <w:r w:rsidRPr="000B0826">
              <w:rPr>
                <w:rFonts w:ascii="Arial" w:eastAsia="Calibri" w:hAnsi="Arial" w:cs="Arial"/>
                <w:b/>
                <w:bCs/>
                <w:lang w:eastAsia="en-GB"/>
              </w:rPr>
              <w:t xml:space="preserve">Sub-chapter: </w:t>
            </w:r>
            <w:r>
              <w:rPr>
                <w:rFonts w:ascii="Arial" w:eastAsia="Calibri" w:hAnsi="Arial" w:cs="Arial"/>
                <w:b/>
                <w:bCs/>
                <w:lang w:eastAsia="en-GB"/>
              </w:rPr>
              <w:t>HLA-</w:t>
            </w:r>
            <w:commentRangeStart w:id="8"/>
            <w:r>
              <w:rPr>
                <w:rFonts w:ascii="Arial" w:eastAsia="Calibri" w:hAnsi="Arial" w:cs="Arial"/>
                <w:b/>
                <w:bCs/>
                <w:lang w:eastAsia="en-GB"/>
              </w:rPr>
              <w:t>matched sibling bone marrow transplantation</w:t>
            </w:r>
            <w:commentRangeEnd w:id="8"/>
            <w:r>
              <w:rPr>
                <w:rStyle w:val="CommentReference"/>
              </w:rPr>
              <w:commentReference w:id="8"/>
            </w:r>
          </w:p>
        </w:tc>
      </w:tr>
      <w:tr w:rsidR="00ED47F1" w:rsidRPr="000B0826" w14:paraId="547C0CE5" w14:textId="77777777" w:rsidTr="0053339C">
        <w:trPr>
          <w:trHeight w:val="88"/>
        </w:trPr>
        <w:tc>
          <w:tcPr>
            <w:tcW w:w="5100"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66A9CCA" w14:textId="77777777" w:rsidR="00ED47F1" w:rsidRPr="000B0826" w:rsidRDefault="00ED47F1"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30DD39D" w14:textId="77777777" w:rsidR="00ED47F1" w:rsidRPr="000B0826" w:rsidRDefault="00ED47F1" w:rsidP="0053339C">
            <w:pPr>
              <w:contextualSpacing/>
              <w:rPr>
                <w:rFonts w:ascii="Arial" w:eastAsia="Calibri" w:hAnsi="Arial" w:cs="Arial"/>
                <w:b/>
                <w:bCs/>
                <w:lang w:eastAsia="en-GB"/>
              </w:rPr>
            </w:pPr>
            <w:r w:rsidRPr="0E0B885F">
              <w:rPr>
                <w:rFonts w:ascii="Arial" w:eastAsia="Calibri" w:hAnsi="Arial" w:cs="Arial"/>
                <w:b/>
                <w:bCs/>
                <w:lang w:eastAsia="en-GB"/>
              </w:rPr>
              <w:t>Graphic/Animation/Video</w:t>
            </w:r>
          </w:p>
        </w:tc>
      </w:tr>
      <w:tr w:rsidR="00ED47F1" w:rsidRPr="000B0826" w14:paraId="27327C77" w14:textId="77777777" w:rsidTr="0053339C">
        <w:trPr>
          <w:trHeight w:val="875"/>
        </w:trPr>
        <w:tc>
          <w:tcPr>
            <w:tcW w:w="5100"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64ABA55" w14:textId="77777777" w:rsidR="00ED47F1" w:rsidRPr="003465DB" w:rsidRDefault="00ED47F1" w:rsidP="00ED47F1">
            <w:pPr>
              <w:widowControl w:val="0"/>
              <w:adjustRightInd w:val="0"/>
              <w:spacing w:before="20" w:after="40" w:line="240" w:lineRule="auto"/>
              <w:textAlignment w:val="baseline"/>
              <w:rPr>
                <w:rFonts w:ascii="Arial" w:eastAsia="Times New Roman" w:hAnsi="Arial" w:cs="Arial"/>
                <w:b/>
                <w:bCs/>
              </w:rPr>
            </w:pPr>
            <w:r>
              <w:rPr>
                <w:rFonts w:ascii="Arial" w:eastAsia="Times New Roman" w:hAnsi="Arial" w:cs="Arial"/>
                <w:bCs/>
              </w:rPr>
              <w:t xml:space="preserve">{Title} </w:t>
            </w:r>
            <w:r>
              <w:rPr>
                <w:rFonts w:ascii="Arial" w:eastAsia="Calibri" w:hAnsi="Arial" w:cs="Arial"/>
                <w:b/>
                <w:bCs/>
                <w:lang w:eastAsia="en-GB"/>
              </w:rPr>
              <w:t>HLA-matched sibling bone marrow transplantation</w:t>
            </w:r>
          </w:p>
          <w:p w14:paraId="7BDAF34A" w14:textId="77777777" w:rsidR="00ED47F1" w:rsidRDefault="00ED47F1" w:rsidP="00ED47F1">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{Accordion Element 1: Guidelines}</w:t>
            </w:r>
          </w:p>
          <w:p w14:paraId="19B468BA" w14:textId="77777777" w:rsidR="00ED47F1" w:rsidRDefault="00ED47F1" w:rsidP="00ED47F1">
            <w:pPr>
              <w:widowControl w:val="0"/>
              <w:adjustRightInd w:val="0"/>
              <w:spacing w:before="20" w:after="40" w:line="240" w:lineRule="auto"/>
              <w:ind w:left="720"/>
              <w:textAlignment w:val="baseline"/>
              <w:rPr>
                <w:rFonts w:ascii="Arial" w:eastAsia="Times New Roman" w:hAnsi="Arial" w:cs="Arial"/>
              </w:rPr>
            </w:pPr>
            <w:r w:rsidRPr="0E0B885F">
              <w:rPr>
                <w:rFonts w:ascii="Arial" w:eastAsia="Times New Roman" w:hAnsi="Arial" w:cs="Arial"/>
              </w:rPr>
              <w:t>{text 1} Patients can be considered for first-line HLA-matched sibling donor (MSD)</w:t>
            </w:r>
            <w:r w:rsidRPr="0E0B885F">
              <w:rPr>
                <w:rFonts w:ascii="Arial" w:eastAsia="Times New Roman" w:hAnsi="Arial" w:cs="Arial"/>
                <w:b/>
                <w:bCs/>
              </w:rPr>
              <w:t xml:space="preserve"> </w:t>
            </w:r>
            <w:r w:rsidRPr="0E0B885F">
              <w:rPr>
                <w:rFonts w:ascii="Arial" w:eastAsia="Times New Roman" w:hAnsi="Arial" w:cs="Arial"/>
              </w:rPr>
              <w:t xml:space="preserve">bone marrow (BM) hematopoietic stem cell transplant (HSCT), depending on the availability of a </w:t>
            </w:r>
            <w:r w:rsidRPr="0E0B885F">
              <w:rPr>
                <w:rFonts w:ascii="Arial" w:eastAsia="Times New Roman" w:hAnsi="Arial" w:cs="Arial"/>
                <w:highlight w:val="yellow"/>
              </w:rPr>
              <w:t>MSD</w:t>
            </w:r>
            <w:r w:rsidRPr="0E0B885F">
              <w:rPr>
                <w:rFonts w:ascii="Arial" w:eastAsia="Times New Roman" w:hAnsi="Arial" w:cs="Arial"/>
              </w:rPr>
              <w:t>, if they:</w:t>
            </w:r>
          </w:p>
          <w:p w14:paraId="39227160" w14:textId="77777777" w:rsidR="00ED47F1" w:rsidRPr="0041597C" w:rsidRDefault="00ED47F1" w:rsidP="00ED47F1">
            <w:pPr>
              <w:widowControl w:val="0"/>
              <w:numPr>
                <w:ilvl w:val="0"/>
                <w:numId w:val="3"/>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Are l</w:t>
            </w:r>
            <w:r w:rsidRPr="0041597C">
              <w:rPr>
                <w:rFonts w:ascii="Arial" w:eastAsia="Times New Roman" w:hAnsi="Arial" w:cs="Arial"/>
                <w:bCs/>
              </w:rPr>
              <w:t xml:space="preserve">ess than 40 years </w:t>
            </w:r>
            <w:r>
              <w:rPr>
                <w:rFonts w:ascii="Arial" w:eastAsia="Times New Roman" w:hAnsi="Arial" w:cs="Arial"/>
                <w:bCs/>
              </w:rPr>
              <w:t>old</w:t>
            </w:r>
          </w:p>
          <w:p w14:paraId="7964467D" w14:textId="77777777" w:rsidR="00ED47F1" w:rsidRPr="0041597C" w:rsidRDefault="00ED47F1" w:rsidP="00ED47F1">
            <w:pPr>
              <w:widowControl w:val="0"/>
              <w:numPr>
                <w:ilvl w:val="0"/>
                <w:numId w:val="3"/>
              </w:numPr>
              <w:adjustRightInd w:val="0"/>
              <w:spacing w:before="20" w:after="40" w:line="240" w:lineRule="auto"/>
              <w:ind w:left="1440"/>
              <w:textAlignment w:val="baseline"/>
              <w:rPr>
                <w:rFonts w:ascii="Arial" w:eastAsia="Times New Roman" w:hAnsi="Arial" w:cs="Arial"/>
                <w:bCs/>
              </w:rPr>
            </w:pPr>
            <w:r w:rsidRPr="0041597C">
              <w:rPr>
                <w:rFonts w:ascii="Arial" w:eastAsia="Times New Roman" w:hAnsi="Arial" w:cs="Arial"/>
                <w:bCs/>
              </w:rPr>
              <w:t>Have no significant co</w:t>
            </w:r>
            <w:r>
              <w:rPr>
                <w:rFonts w:ascii="Arial" w:eastAsia="Times New Roman" w:hAnsi="Arial" w:cs="Arial"/>
                <w:bCs/>
              </w:rPr>
              <w:t>-</w:t>
            </w:r>
            <w:r w:rsidRPr="0041597C">
              <w:rPr>
                <w:rFonts w:ascii="Arial" w:eastAsia="Times New Roman" w:hAnsi="Arial" w:cs="Arial"/>
                <w:bCs/>
              </w:rPr>
              <w:t>morbidities</w:t>
            </w:r>
          </w:p>
          <w:p w14:paraId="16F128B7" w14:textId="77777777" w:rsidR="00ED47F1" w:rsidRDefault="00ED47F1" w:rsidP="00ED47F1">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{Accordion Element 2: Long term outcomes}</w:t>
            </w:r>
          </w:p>
          <w:p w14:paraId="3CB3BF56" w14:textId="77777777" w:rsidR="00ED47F1" w:rsidRDefault="00ED47F1" w:rsidP="00ED47F1">
            <w:pPr>
              <w:widowControl w:val="0"/>
              <w:adjustRightInd w:val="0"/>
              <w:spacing w:before="20" w:after="40" w:line="240" w:lineRule="auto"/>
              <w:ind w:left="720"/>
              <w:textAlignment w:val="baseline"/>
              <w:rPr>
                <w:rFonts w:ascii="Arial" w:eastAsia="Times New Roman" w:hAnsi="Arial" w:cs="Arial"/>
              </w:rPr>
            </w:pPr>
            <w:r w:rsidRPr="0E0B885F">
              <w:rPr>
                <w:rFonts w:ascii="Arial" w:eastAsia="Times New Roman" w:hAnsi="Arial" w:cs="Arial"/>
              </w:rPr>
              <w:t xml:space="preserve">{text 2} A study of 61 patients with acquired </w:t>
            </w:r>
            <w:r w:rsidRPr="0E0B885F">
              <w:rPr>
                <w:rFonts w:ascii="Arial" w:eastAsia="Times New Roman" w:hAnsi="Arial" w:cs="Arial"/>
                <w:highlight w:val="yellow"/>
              </w:rPr>
              <w:t>SAA</w:t>
            </w:r>
            <w:r w:rsidRPr="0E0B885F">
              <w:rPr>
                <w:rFonts w:ascii="Arial" w:eastAsia="Times New Roman" w:hAnsi="Arial" w:cs="Arial"/>
              </w:rPr>
              <w:t xml:space="preserve"> who underwent </w:t>
            </w:r>
            <w:r w:rsidRPr="0E0B885F">
              <w:rPr>
                <w:rFonts w:ascii="Arial" w:eastAsia="Times New Roman" w:hAnsi="Arial" w:cs="Arial"/>
                <w:highlight w:val="yellow"/>
              </w:rPr>
              <w:t>MSD</w:t>
            </w:r>
            <w:r w:rsidRPr="0E0B885F">
              <w:rPr>
                <w:rFonts w:ascii="Arial" w:eastAsia="Times New Roman" w:hAnsi="Arial" w:cs="Arial"/>
              </w:rPr>
              <w:t xml:space="preserve"> </w:t>
            </w:r>
            <w:r w:rsidRPr="0E0B885F">
              <w:rPr>
                <w:rFonts w:ascii="Arial" w:eastAsia="Times New Roman" w:hAnsi="Arial" w:cs="Arial"/>
                <w:highlight w:val="yellow"/>
              </w:rPr>
              <w:t>HSCT</w:t>
            </w:r>
            <w:r w:rsidRPr="0E0B885F">
              <w:rPr>
                <w:rFonts w:ascii="Arial" w:eastAsia="Times New Roman" w:hAnsi="Arial" w:cs="Arial"/>
              </w:rPr>
              <w:t xml:space="preserve"> (marrow / </w:t>
            </w:r>
            <w:r w:rsidRPr="0E0B885F">
              <w:rPr>
                <w:rFonts w:ascii="Arial" w:eastAsia="Times New Roman" w:hAnsi="Arial" w:cs="Arial"/>
                <w:highlight w:val="yellow"/>
              </w:rPr>
              <w:t>Cy</w:t>
            </w:r>
            <w:r w:rsidRPr="0E0B885F">
              <w:rPr>
                <w:rFonts w:ascii="Arial" w:eastAsia="Times New Roman" w:hAnsi="Arial" w:cs="Arial"/>
              </w:rPr>
              <w:t>-</w:t>
            </w:r>
            <w:r w:rsidRPr="0E0B885F">
              <w:rPr>
                <w:rFonts w:ascii="Arial" w:eastAsia="Times New Roman" w:hAnsi="Arial" w:cs="Arial"/>
                <w:highlight w:val="yellow"/>
              </w:rPr>
              <w:t>ATG</w:t>
            </w:r>
            <w:r w:rsidRPr="0E0B885F">
              <w:rPr>
                <w:rFonts w:ascii="Arial" w:eastAsia="Times New Roman" w:hAnsi="Arial" w:cs="Arial"/>
              </w:rPr>
              <w:t xml:space="preserve"> / </w:t>
            </w:r>
            <w:r w:rsidRPr="0E0B885F">
              <w:rPr>
                <w:rFonts w:ascii="Arial" w:eastAsia="Times New Roman" w:hAnsi="Arial" w:cs="Arial"/>
                <w:highlight w:val="yellow"/>
              </w:rPr>
              <w:t>CSA</w:t>
            </w:r>
            <w:r w:rsidRPr="0E0B885F">
              <w:rPr>
                <w:rFonts w:ascii="Arial" w:eastAsia="Times New Roman" w:hAnsi="Arial" w:cs="Arial"/>
              </w:rPr>
              <w:t xml:space="preserve"> + </w:t>
            </w:r>
            <w:r w:rsidRPr="0E0B885F">
              <w:rPr>
                <w:rFonts w:ascii="Arial" w:eastAsia="Times New Roman" w:hAnsi="Arial" w:cs="Arial"/>
                <w:highlight w:val="yellow"/>
              </w:rPr>
              <w:t>MTX</w:t>
            </w:r>
            <w:r w:rsidRPr="0E0B885F">
              <w:rPr>
                <w:rFonts w:ascii="Arial" w:eastAsia="Times New Roman" w:hAnsi="Arial" w:cs="Arial"/>
              </w:rPr>
              <w:t>) assessed overall survival (OS) and long-term complications:</w:t>
            </w:r>
          </w:p>
          <w:p w14:paraId="56C00B53" w14:textId="77777777" w:rsidR="00ED47F1" w:rsidRDefault="00ED47F1" w:rsidP="00ED47F1">
            <w:pPr>
              <w:widowControl w:val="0"/>
              <w:adjustRightInd w:val="0"/>
              <w:spacing w:before="20" w:after="40" w:line="240" w:lineRule="auto"/>
              <w:textAlignment w:val="baseline"/>
              <w:rPr>
                <w:rFonts w:ascii="Arial" w:eastAsia="Times New Roman" w:hAnsi="Arial" w:cs="Arial"/>
                <w:bCs/>
              </w:rPr>
            </w:pPr>
          </w:p>
          <w:p w14:paraId="207F5B20" w14:textId="77777777" w:rsidR="00ED47F1" w:rsidRDefault="00ED47F1" w:rsidP="00ED47F1">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{Accordion Element 3: Age limitation}</w:t>
            </w:r>
          </w:p>
          <w:p w14:paraId="50D7AAA6" w14:textId="77777777" w:rsidR="00ED47F1" w:rsidRDefault="00ED47F1" w:rsidP="00ED47F1">
            <w:pPr>
              <w:widowControl w:val="0"/>
              <w:adjustRightInd w:val="0"/>
              <w:spacing w:before="20" w:after="40" w:line="240" w:lineRule="auto"/>
              <w:textAlignment w:val="baseline"/>
              <w:rPr>
                <w:rFonts w:ascii="Arial" w:eastAsia="Times New Roman" w:hAnsi="Arial" w:cs="Arial"/>
                <w:bCs/>
              </w:rPr>
            </w:pPr>
          </w:p>
          <w:p w14:paraId="7CBA7BD7" w14:textId="77777777" w:rsidR="00ED47F1" w:rsidRDefault="00ED47F1" w:rsidP="00ED47F1">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 xml:space="preserve">{text 3} European and global data have shown a strong age effect on survival of patients with AA who underwent </w:t>
            </w:r>
            <w:r>
              <w:rPr>
                <w:rFonts w:ascii="Arial" w:eastAsia="Times New Roman" w:hAnsi="Arial" w:cs="Arial"/>
                <w:bCs/>
                <w:highlight w:val="yellow"/>
              </w:rPr>
              <w:t>MSD</w:t>
            </w:r>
            <w:r w:rsidRPr="004562A9">
              <w:rPr>
                <w:rFonts w:ascii="Arial" w:eastAsia="Times New Roman" w:hAnsi="Arial" w:cs="Arial"/>
                <w:bCs/>
              </w:rPr>
              <w:t xml:space="preserve"> </w:t>
            </w:r>
            <w:r w:rsidRPr="004562A9">
              <w:rPr>
                <w:rFonts w:ascii="Arial" w:eastAsia="Times New Roman" w:hAnsi="Arial" w:cs="Arial"/>
                <w:bCs/>
                <w:highlight w:val="yellow"/>
              </w:rPr>
              <w:t>BM HSCT</w:t>
            </w:r>
            <w:r>
              <w:rPr>
                <w:rFonts w:ascii="Arial" w:eastAsia="Times New Roman" w:hAnsi="Arial" w:cs="Arial"/>
                <w:bCs/>
              </w:rPr>
              <w:t xml:space="preserve">. </w:t>
            </w:r>
          </w:p>
          <w:p w14:paraId="192DE9A2" w14:textId="77777777" w:rsidR="00ED47F1" w:rsidRDefault="00ED47F1" w:rsidP="00ED47F1">
            <w:pPr>
              <w:widowControl w:val="0"/>
              <w:adjustRightInd w:val="0"/>
              <w:spacing w:before="20" w:after="40" w:line="240" w:lineRule="auto"/>
              <w:ind w:left="720"/>
              <w:textAlignment w:val="baseline"/>
              <w:rPr>
                <w:rFonts w:ascii="Arial" w:eastAsia="Times New Roman" w:hAnsi="Arial" w:cs="Arial"/>
                <w:bCs/>
              </w:rPr>
            </w:pPr>
          </w:p>
          <w:p w14:paraId="1168AF84" w14:textId="77777777" w:rsidR="00ED47F1" w:rsidRDefault="00ED47F1" w:rsidP="00ED47F1">
            <w:pPr>
              <w:widowControl w:val="0"/>
              <w:adjustRightInd w:val="0"/>
              <w:spacing w:before="20" w:after="40" w:line="240" w:lineRule="auto"/>
              <w:ind w:left="720"/>
              <w:textAlignment w:val="baseline"/>
              <w:rPr>
                <w:rFonts w:ascii="Arial" w:eastAsia="Times New Roman" w:hAnsi="Arial" w:cs="Arial"/>
                <w:bCs/>
              </w:rPr>
            </w:pPr>
            <w:r w:rsidRPr="001F38CF">
              <w:rPr>
                <w:rFonts w:ascii="Arial" w:eastAsia="Times New Roman" w:hAnsi="Arial" w:cs="Arial"/>
                <w:bCs/>
              </w:rPr>
              <w:t>Survival for patients aged 40+ was nearly half that of younger patients, with significantly lower rates compared to those under 40</w:t>
            </w:r>
            <w:r>
              <w:rPr>
                <w:rFonts w:ascii="Arial" w:eastAsia="Times New Roman" w:hAnsi="Arial" w:cs="Arial"/>
                <w:bCs/>
              </w:rPr>
              <w:t>:</w:t>
            </w:r>
          </w:p>
          <w:p w14:paraId="2C629AEC" w14:textId="77777777" w:rsidR="00ED47F1" w:rsidRPr="00DB126D" w:rsidRDefault="00ED47F1" w:rsidP="00ED47F1">
            <w:pPr>
              <w:widowControl w:val="0"/>
              <w:adjustRightInd w:val="0"/>
              <w:spacing w:before="20" w:after="40" w:line="240" w:lineRule="auto"/>
              <w:textAlignment w:val="baseline"/>
              <w:rPr>
                <w:rFonts w:ascii="Arial" w:eastAsia="Times New Roman" w:hAnsi="Arial" w:cs="Arial"/>
                <w:bCs/>
              </w:rPr>
            </w:pPr>
          </w:p>
        </w:tc>
        <w:tc>
          <w:tcPr>
            <w:tcW w:w="8789"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78220F40" w14:textId="77777777" w:rsidR="00ED47F1" w:rsidRDefault="00ED47F1" w:rsidP="00ED47F1">
            <w:pPr>
              <w:contextualSpacing/>
              <w:rPr>
                <w:rFonts w:ascii="Arial" w:hAnsi="Arial" w:cs="Arial"/>
                <w:noProof/>
                <w14:ligatures w14:val="standardContextual"/>
              </w:rPr>
            </w:pPr>
            <w:r w:rsidRPr="00625749">
              <w:rPr>
                <w:rFonts w:ascii="Arial" w:hAnsi="Arial" w:cs="Arial"/>
                <w:noProof/>
                <w14:ligatures w14:val="standardContextual"/>
              </w:rPr>
              <w:lastRenderedPageBreak/>
              <w:t>[Treatment_guidelines_sibling_HSCT]</w:t>
            </w:r>
          </w:p>
          <w:p w14:paraId="4C1A8996" w14:textId="3C5F48B5" w:rsidR="00AE75F2" w:rsidRPr="00625749" w:rsidRDefault="00AE75F2" w:rsidP="00ED47F1">
            <w:pPr>
              <w:contextualSpacing/>
              <w:rPr>
                <w:rFonts w:ascii="Arial" w:hAnsi="Arial" w:cs="Arial"/>
                <w:noProof/>
                <w14:ligatures w14:val="standardContextual"/>
              </w:rPr>
            </w:pPr>
            <w:r w:rsidRPr="00AE75F2">
              <w:rPr>
                <w:rFonts w:ascii="Arial" w:hAnsi="Arial" w:cs="Arial"/>
                <w:noProof/>
                <w14:ligatures w14:val="standardContextual"/>
              </w:rPr>
              <w:drawing>
                <wp:inline distT="0" distB="0" distL="0" distR="0" wp14:anchorId="2E752BC9" wp14:editId="601D844D">
                  <wp:extent cx="2838846" cy="2114845"/>
                  <wp:effectExtent l="0" t="0" r="0" b="0"/>
                  <wp:docPr id="2621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19155" name=""/>
                          <pic:cNvPicPr/>
                        </pic:nvPicPr>
                        <pic:blipFill>
                          <a:blip r:embed="rId21"/>
                          <a:stretch>
                            <a:fillRect/>
                          </a:stretch>
                        </pic:blipFill>
                        <pic:spPr>
                          <a:xfrm>
                            <a:off x="0" y="0"/>
                            <a:ext cx="2838846" cy="2114845"/>
                          </a:xfrm>
                          <a:prstGeom prst="rect">
                            <a:avLst/>
                          </a:prstGeom>
                        </pic:spPr>
                      </pic:pic>
                    </a:graphicData>
                  </a:graphic>
                </wp:inline>
              </w:drawing>
            </w:r>
          </w:p>
          <w:p w14:paraId="4DB00236" w14:textId="77777777" w:rsidR="00ED47F1" w:rsidRPr="00625749" w:rsidRDefault="00ED47F1" w:rsidP="00ED47F1">
            <w:pPr>
              <w:contextualSpacing/>
              <w:rPr>
                <w:rFonts w:ascii="Arial" w:hAnsi="Arial" w:cs="Arial"/>
                <w:noProof/>
                <w14:ligatures w14:val="standardContextual"/>
              </w:rPr>
            </w:pPr>
            <w:r>
              <w:rPr>
                <w:rFonts w:ascii="Arial" w:hAnsi="Arial" w:cs="Arial"/>
                <w:noProof/>
                <w14:ligatures w14:val="standardContextual"/>
              </w:rPr>
              <w:lastRenderedPageBreak/>
              <w:drawing>
                <wp:inline distT="0" distB="0" distL="0" distR="0" wp14:anchorId="56E48CF1" wp14:editId="18FFEEBE">
                  <wp:extent cx="5955547" cy="3352800"/>
                  <wp:effectExtent l="0" t="0" r="7620" b="0"/>
                  <wp:docPr id="523692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7542" cy="3353923"/>
                          </a:xfrm>
                          <a:prstGeom prst="rect">
                            <a:avLst/>
                          </a:prstGeom>
                          <a:noFill/>
                          <a:ln>
                            <a:noFill/>
                          </a:ln>
                        </pic:spPr>
                      </pic:pic>
                    </a:graphicData>
                  </a:graphic>
                </wp:inline>
              </w:drawing>
            </w:r>
          </w:p>
          <w:p w14:paraId="7451A41C" w14:textId="05EF50CC" w:rsidR="00ED47F1" w:rsidRPr="00625749" w:rsidRDefault="00ED47F1" w:rsidP="00ED47F1">
            <w:pPr>
              <w:contextualSpacing/>
              <w:rPr>
                <w:rFonts w:ascii="Arial" w:eastAsia="Calibri" w:hAnsi="Arial" w:cs="Arial"/>
                <w:lang w:eastAsia="en-GB"/>
              </w:rPr>
            </w:pPr>
            <w:r w:rsidRPr="00625749">
              <w:rPr>
                <w:rFonts w:ascii="Arial" w:eastAsia="Calibri" w:hAnsi="Arial" w:cs="Arial"/>
                <w:b/>
                <w:bCs/>
                <w:lang w:eastAsia="en-GB"/>
              </w:rPr>
              <w:t xml:space="preserve">{Caption} For a patient under 40 years </w:t>
            </w:r>
            <w:r>
              <w:rPr>
                <w:rFonts w:ascii="Arial" w:eastAsia="Calibri" w:hAnsi="Arial" w:cs="Arial"/>
                <w:b/>
                <w:bCs/>
                <w:lang w:eastAsia="en-GB"/>
              </w:rPr>
              <w:t>old</w:t>
            </w:r>
            <w:r w:rsidRPr="00625749">
              <w:rPr>
                <w:rFonts w:ascii="Arial" w:eastAsia="Calibri" w:hAnsi="Arial" w:cs="Arial"/>
                <w:b/>
                <w:bCs/>
                <w:lang w:eastAsia="en-GB"/>
              </w:rPr>
              <w:t>, no comorbidities and an</w:t>
            </w:r>
            <w:r>
              <w:rPr>
                <w:rFonts w:ascii="Arial" w:eastAsia="Calibri" w:hAnsi="Arial" w:cs="Arial"/>
                <w:b/>
                <w:bCs/>
                <w:lang w:eastAsia="en-GB"/>
              </w:rPr>
              <w:t xml:space="preserve"> immediately available</w:t>
            </w:r>
            <w:r w:rsidRPr="00625749">
              <w:rPr>
                <w:rFonts w:ascii="Arial" w:eastAsia="Calibri" w:hAnsi="Arial" w:cs="Arial"/>
                <w:b/>
                <w:bCs/>
                <w:lang w:eastAsia="en-GB"/>
              </w:rPr>
              <w:t xml:space="preserve"> </w:t>
            </w:r>
            <w:r>
              <w:rPr>
                <w:rFonts w:ascii="Arial" w:eastAsia="Calibri" w:hAnsi="Arial" w:cs="Arial"/>
                <w:b/>
                <w:bCs/>
                <w:highlight w:val="yellow"/>
                <w:lang w:eastAsia="en-GB"/>
              </w:rPr>
              <w:t>MSD</w:t>
            </w:r>
            <w:r w:rsidRPr="00625749">
              <w:rPr>
                <w:rFonts w:ascii="Arial" w:eastAsia="Calibri" w:hAnsi="Arial" w:cs="Arial"/>
                <w:b/>
                <w:bCs/>
                <w:lang w:eastAsia="en-GB"/>
              </w:rPr>
              <w:t xml:space="preserve">, </w:t>
            </w:r>
            <w:r w:rsidRPr="00DB450B">
              <w:rPr>
                <w:rFonts w:ascii="Arial" w:eastAsia="Calibri" w:hAnsi="Arial" w:cs="Arial"/>
                <w:b/>
                <w:bCs/>
                <w:highlight w:val="yellow"/>
                <w:lang w:eastAsia="en-GB"/>
              </w:rPr>
              <w:t>HSCT</w:t>
            </w:r>
            <w:r w:rsidRPr="00625749">
              <w:rPr>
                <w:rFonts w:ascii="Arial" w:eastAsia="Calibri" w:hAnsi="Arial" w:cs="Arial"/>
                <w:b/>
                <w:bCs/>
                <w:lang w:eastAsia="en-GB"/>
              </w:rPr>
              <w:t xml:space="preserve"> is recommended. </w:t>
            </w:r>
            <w:r w:rsidRPr="00625749">
              <w:rPr>
                <w:rFonts w:ascii="Arial" w:eastAsia="Calibri" w:hAnsi="Arial" w:cs="Arial"/>
                <w:lang w:eastAsia="en-GB"/>
              </w:rPr>
              <w:t xml:space="preserve">HSCT, hematopoietic stem cell transplant; Cy, cyclophosphamide; ATG, </w:t>
            </w:r>
            <w:proofErr w:type="spellStart"/>
            <w:r w:rsidRPr="00625749">
              <w:rPr>
                <w:rFonts w:ascii="Arial" w:eastAsia="Calibri" w:hAnsi="Arial" w:cs="Arial"/>
                <w:lang w:eastAsia="en-GB"/>
              </w:rPr>
              <w:t>antithymocyte</w:t>
            </w:r>
            <w:proofErr w:type="spellEnd"/>
            <w:r w:rsidRPr="00625749">
              <w:rPr>
                <w:rFonts w:ascii="Arial" w:eastAsia="Calibri" w:hAnsi="Arial" w:cs="Arial"/>
                <w:lang w:eastAsia="en-GB"/>
              </w:rPr>
              <w:t xml:space="preserve"> globulin; CSA, cyclosporine; MTX, methotrexate; </w:t>
            </w:r>
            <w:proofErr w:type="spellStart"/>
            <w:r w:rsidRPr="00625749">
              <w:rPr>
                <w:rFonts w:ascii="Arial" w:eastAsia="Calibri" w:hAnsi="Arial" w:cs="Arial"/>
                <w:lang w:eastAsia="en-GB"/>
              </w:rPr>
              <w:t>hATG</w:t>
            </w:r>
            <w:proofErr w:type="spellEnd"/>
            <w:r w:rsidRPr="00625749">
              <w:rPr>
                <w:rFonts w:ascii="Arial" w:eastAsia="Calibri" w:hAnsi="Arial" w:cs="Arial"/>
                <w:lang w:eastAsia="en-GB"/>
              </w:rPr>
              <w:t>, horse ATG; UD, unrelated donor; BMT bone marrow transplant; IST, immunosuppressive therapy.</w:t>
            </w:r>
          </w:p>
          <w:p w14:paraId="7B11C5D9" w14:textId="77777777" w:rsidR="00ED47F1" w:rsidRPr="00625749" w:rsidRDefault="00ED47F1" w:rsidP="00ED47F1">
            <w:pPr>
              <w:contextualSpacing/>
              <w:rPr>
                <w:rFonts w:ascii="Arial" w:eastAsia="Calibri" w:hAnsi="Arial" w:cs="Arial"/>
                <w:lang w:eastAsia="en-GB"/>
              </w:rPr>
            </w:pPr>
          </w:p>
          <w:p w14:paraId="73E00373" w14:textId="77777777" w:rsidR="00ED47F1" w:rsidRPr="00625749" w:rsidRDefault="00ED47F1" w:rsidP="00ED47F1">
            <w:pPr>
              <w:contextualSpacing/>
              <w:rPr>
                <w:rFonts w:ascii="Arial" w:eastAsia="Calibri" w:hAnsi="Arial" w:cs="Arial"/>
                <w:lang w:eastAsia="en-GB"/>
              </w:rPr>
            </w:pPr>
            <w:r w:rsidRPr="00625749">
              <w:rPr>
                <w:rFonts w:ascii="Arial" w:eastAsia="Calibri" w:hAnsi="Arial" w:cs="Arial"/>
                <w:lang w:eastAsia="en-GB"/>
              </w:rPr>
              <w:t>[sibling transplant procedure]</w:t>
            </w:r>
          </w:p>
          <w:p w14:paraId="73F14916" w14:textId="77777777" w:rsidR="00ED47F1" w:rsidRPr="00625749" w:rsidRDefault="00ED47F1" w:rsidP="00ED47F1">
            <w:pPr>
              <w:contextualSpacing/>
              <w:rPr>
                <w:rFonts w:ascii="Arial" w:eastAsia="Calibri" w:hAnsi="Arial" w:cs="Arial"/>
                <w:lang w:eastAsia="en-GB"/>
              </w:rPr>
            </w:pPr>
            <w:r>
              <w:rPr>
                <w:rFonts w:ascii="Arial" w:eastAsia="Calibri" w:hAnsi="Arial" w:cs="Arial"/>
                <w:noProof/>
                <w:lang w:eastAsia="en-GB"/>
              </w:rPr>
              <w:lastRenderedPageBreak/>
              <w:drawing>
                <wp:inline distT="0" distB="0" distL="0" distR="0" wp14:anchorId="2D76A5CC" wp14:editId="3BC3547B">
                  <wp:extent cx="3973166" cy="2533428"/>
                  <wp:effectExtent l="0" t="0" r="0" b="0"/>
                  <wp:docPr id="8357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8692" cy="2536952"/>
                          </a:xfrm>
                          <a:prstGeom prst="rect">
                            <a:avLst/>
                          </a:prstGeom>
                          <a:noFill/>
                          <a:ln>
                            <a:noFill/>
                          </a:ln>
                        </pic:spPr>
                      </pic:pic>
                    </a:graphicData>
                  </a:graphic>
                </wp:inline>
              </w:drawing>
            </w:r>
          </w:p>
          <w:p w14:paraId="0A8DCA01" w14:textId="77777777" w:rsidR="00ED47F1" w:rsidRDefault="00ED47F1" w:rsidP="00ED47F1">
            <w:pPr>
              <w:contextualSpacing/>
              <w:rPr>
                <w:rFonts w:ascii="Arial" w:eastAsia="Calibri" w:hAnsi="Arial" w:cs="Arial"/>
                <w:lang w:eastAsia="en-GB"/>
              </w:rPr>
            </w:pPr>
            <w:r w:rsidRPr="00625749">
              <w:rPr>
                <w:rFonts w:ascii="Arial" w:eastAsia="Calibri" w:hAnsi="Arial" w:cs="Arial"/>
                <w:b/>
                <w:bCs/>
                <w:lang w:eastAsia="en-GB"/>
              </w:rPr>
              <w:t xml:space="preserve">{Caption} The standard procedure for </w:t>
            </w:r>
            <w:r w:rsidRPr="0056174D">
              <w:rPr>
                <w:rFonts w:ascii="Arial" w:eastAsia="Calibri" w:hAnsi="Arial" w:cs="Arial"/>
                <w:b/>
                <w:bCs/>
                <w:highlight w:val="yellow"/>
                <w:lang w:eastAsia="en-GB"/>
              </w:rPr>
              <w:t>MSD</w:t>
            </w:r>
            <w:r w:rsidRPr="00C715EB">
              <w:rPr>
                <w:rFonts w:ascii="Arial" w:eastAsia="Calibri" w:hAnsi="Arial" w:cs="Arial"/>
                <w:b/>
                <w:bCs/>
                <w:lang w:eastAsia="en-GB"/>
              </w:rPr>
              <w:t xml:space="preserve"> </w:t>
            </w:r>
            <w:r w:rsidRPr="00C715EB">
              <w:rPr>
                <w:rFonts w:ascii="Arial" w:eastAsia="Calibri" w:hAnsi="Arial" w:cs="Arial"/>
                <w:b/>
                <w:bCs/>
                <w:highlight w:val="yellow"/>
                <w:lang w:eastAsia="en-GB"/>
              </w:rPr>
              <w:t>BM</w:t>
            </w:r>
            <w:r w:rsidRPr="00C715EB">
              <w:rPr>
                <w:rFonts w:ascii="Arial" w:eastAsia="Calibri" w:hAnsi="Arial" w:cs="Arial"/>
                <w:b/>
                <w:bCs/>
                <w:lang w:eastAsia="en-GB"/>
              </w:rPr>
              <w:t xml:space="preserve"> </w:t>
            </w:r>
            <w:r w:rsidRPr="00C715EB">
              <w:rPr>
                <w:rFonts w:ascii="Arial" w:eastAsia="Calibri" w:hAnsi="Arial" w:cs="Arial"/>
                <w:b/>
                <w:bCs/>
                <w:highlight w:val="yellow"/>
                <w:lang w:eastAsia="en-GB"/>
              </w:rPr>
              <w:t>HSCT</w:t>
            </w:r>
            <w:r w:rsidRPr="00625749">
              <w:rPr>
                <w:rFonts w:ascii="Arial" w:eastAsia="Calibri" w:hAnsi="Arial" w:cs="Arial"/>
                <w:b/>
                <w:bCs/>
                <w:lang w:eastAsia="en-GB"/>
              </w:rPr>
              <w:t xml:space="preserve">. </w:t>
            </w:r>
            <w:r w:rsidRPr="00625749">
              <w:rPr>
                <w:rFonts w:ascii="Arial" w:eastAsia="Calibri" w:hAnsi="Arial" w:cs="Arial"/>
                <w:lang w:eastAsia="en-GB"/>
              </w:rPr>
              <w:t xml:space="preserve">ATG, </w:t>
            </w:r>
            <w:proofErr w:type="spellStart"/>
            <w:r w:rsidRPr="00625749">
              <w:rPr>
                <w:rFonts w:ascii="Arial" w:eastAsia="Calibri" w:hAnsi="Arial" w:cs="Arial"/>
                <w:lang w:eastAsia="en-GB"/>
              </w:rPr>
              <w:t>antithymocyte</w:t>
            </w:r>
            <w:proofErr w:type="spellEnd"/>
            <w:r w:rsidRPr="00625749">
              <w:rPr>
                <w:rFonts w:ascii="Arial" w:eastAsia="Calibri" w:hAnsi="Arial" w:cs="Arial"/>
                <w:lang w:eastAsia="en-GB"/>
              </w:rPr>
              <w:t xml:space="preserve"> globulin; CSA, cyclosporin; Cy, cyclophosphamide; MTX, methotrexate.</w:t>
            </w:r>
          </w:p>
          <w:p w14:paraId="7C8B4953" w14:textId="77777777" w:rsidR="00ED47F1" w:rsidRDefault="00ED47F1" w:rsidP="00ED47F1">
            <w:pPr>
              <w:contextualSpacing/>
              <w:rPr>
                <w:rFonts w:ascii="Arial" w:eastAsia="Calibri" w:hAnsi="Arial" w:cs="Arial"/>
                <w:lang w:eastAsia="en-GB"/>
              </w:rPr>
            </w:pPr>
            <w:r>
              <w:rPr>
                <w:rFonts w:ascii="Arial" w:eastAsia="Calibri" w:hAnsi="Arial" w:cs="Arial"/>
                <w:lang w:eastAsia="en-GB"/>
              </w:rPr>
              <w:t>[</w:t>
            </w:r>
            <w:proofErr w:type="spellStart"/>
            <w:r>
              <w:rPr>
                <w:rFonts w:ascii="Arial" w:eastAsia="Calibri" w:hAnsi="Arial" w:cs="Arial"/>
                <w:lang w:eastAsia="en-GB"/>
              </w:rPr>
              <w:t>longterm_sibling_transplant</w:t>
            </w:r>
            <w:proofErr w:type="spellEnd"/>
            <w:r>
              <w:rPr>
                <w:rFonts w:ascii="Arial" w:eastAsia="Calibri" w:hAnsi="Arial" w:cs="Arial"/>
                <w:lang w:eastAsia="en-GB"/>
              </w:rPr>
              <w:t xml:space="preserve"> chart]</w:t>
            </w:r>
          </w:p>
          <w:p w14:paraId="0688E181" w14:textId="77777777" w:rsidR="00ED47F1" w:rsidRDefault="00ED47F1" w:rsidP="00ED47F1">
            <w:pPr>
              <w:contextualSpacing/>
              <w:rPr>
                <w:rFonts w:ascii="Arial" w:eastAsia="Calibri" w:hAnsi="Arial" w:cs="Arial"/>
                <w:lang w:eastAsia="en-GB"/>
              </w:rPr>
            </w:pPr>
            <w:r>
              <w:rPr>
                <w:rFonts w:ascii="Arial" w:eastAsia="Calibri" w:hAnsi="Arial" w:cs="Arial"/>
                <w:noProof/>
                <w:lang w:eastAsia="en-GB"/>
              </w:rPr>
              <w:drawing>
                <wp:inline distT="0" distB="0" distL="0" distR="0" wp14:anchorId="4F8CD690" wp14:editId="69103105">
                  <wp:extent cx="3985507" cy="2243725"/>
                  <wp:effectExtent l="0" t="0" r="0" b="4445"/>
                  <wp:docPr id="15562677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91725" cy="2247225"/>
                          </a:xfrm>
                          <a:prstGeom prst="rect">
                            <a:avLst/>
                          </a:prstGeom>
                          <a:noFill/>
                          <a:ln>
                            <a:noFill/>
                          </a:ln>
                        </pic:spPr>
                      </pic:pic>
                    </a:graphicData>
                  </a:graphic>
                </wp:inline>
              </w:drawing>
            </w:r>
          </w:p>
          <w:p w14:paraId="4C3FB827" w14:textId="77777777" w:rsidR="00ED47F1" w:rsidRDefault="00ED47F1" w:rsidP="00ED47F1">
            <w:pPr>
              <w:contextualSpacing/>
              <w:rPr>
                <w:rFonts w:ascii="Arial" w:eastAsia="Calibri" w:hAnsi="Arial" w:cs="Arial"/>
                <w:lang w:eastAsia="en-GB"/>
              </w:rPr>
            </w:pPr>
            <w:r>
              <w:rPr>
                <w:rFonts w:ascii="Arial" w:eastAsia="Calibri" w:hAnsi="Arial" w:cs="Arial"/>
                <w:b/>
                <w:bCs/>
                <w:lang w:eastAsia="en-GB"/>
              </w:rPr>
              <w:t xml:space="preserve">{Caption} </w:t>
            </w:r>
            <w:r w:rsidRPr="001B06E5">
              <w:rPr>
                <w:rFonts w:ascii="Arial" w:eastAsia="Calibri" w:hAnsi="Arial" w:cs="Arial"/>
                <w:b/>
                <w:bCs/>
                <w:lang w:eastAsia="en-GB"/>
              </w:rPr>
              <w:t xml:space="preserve">6-year probability of </w:t>
            </w:r>
            <w:r w:rsidRPr="00AC2BCC">
              <w:rPr>
                <w:rFonts w:ascii="Arial" w:eastAsia="Calibri" w:hAnsi="Arial" w:cs="Arial"/>
                <w:b/>
                <w:bCs/>
                <w:highlight w:val="yellow"/>
                <w:lang w:eastAsia="en-GB"/>
              </w:rPr>
              <w:t>OS</w:t>
            </w:r>
            <w:r w:rsidRPr="001B06E5">
              <w:rPr>
                <w:rFonts w:ascii="Arial" w:eastAsia="Calibri" w:hAnsi="Arial" w:cs="Arial"/>
                <w:b/>
                <w:bCs/>
                <w:lang w:eastAsia="en-GB"/>
              </w:rPr>
              <w:t xml:space="preserve"> in </w:t>
            </w:r>
            <w:r>
              <w:rPr>
                <w:rFonts w:ascii="Arial" w:eastAsia="Calibri" w:hAnsi="Arial" w:cs="Arial"/>
                <w:b/>
                <w:bCs/>
                <w:lang w:eastAsia="en-GB"/>
              </w:rPr>
              <w:t xml:space="preserve">acquired </w:t>
            </w:r>
            <w:r w:rsidRPr="009D31C4">
              <w:rPr>
                <w:rFonts w:ascii="Arial" w:eastAsia="Calibri" w:hAnsi="Arial" w:cs="Arial"/>
                <w:b/>
                <w:bCs/>
                <w:highlight w:val="yellow"/>
                <w:lang w:eastAsia="en-GB"/>
              </w:rPr>
              <w:t>SAA</w:t>
            </w:r>
            <w:r w:rsidRPr="001B06E5">
              <w:rPr>
                <w:rFonts w:ascii="Arial" w:eastAsia="Calibri" w:hAnsi="Arial" w:cs="Arial"/>
                <w:b/>
                <w:bCs/>
                <w:lang w:eastAsia="en-GB"/>
              </w:rPr>
              <w:t xml:space="preserve"> patients who underwent </w:t>
            </w:r>
            <w:r w:rsidRPr="0056174D">
              <w:rPr>
                <w:rFonts w:ascii="Arial" w:eastAsia="Calibri" w:hAnsi="Arial" w:cs="Arial"/>
                <w:b/>
                <w:bCs/>
                <w:highlight w:val="yellow"/>
                <w:lang w:eastAsia="en-GB"/>
              </w:rPr>
              <w:t>MSD BM HSCT</w:t>
            </w:r>
            <w:r w:rsidRPr="001B06E5">
              <w:rPr>
                <w:rFonts w:ascii="Arial" w:eastAsia="Calibri" w:hAnsi="Arial" w:cs="Arial"/>
                <w:b/>
                <w:bCs/>
                <w:lang w:eastAsia="en-GB"/>
              </w:rPr>
              <w:t>, adjusted for waiting time to transplantation.</w:t>
            </w:r>
            <w:r>
              <w:rPr>
                <w:rFonts w:ascii="Arial" w:eastAsia="Calibri" w:hAnsi="Arial" w:cs="Arial"/>
                <w:lang w:eastAsia="en-GB"/>
              </w:rPr>
              <w:t xml:space="preserve"> </w:t>
            </w:r>
          </w:p>
          <w:p w14:paraId="4388830A" w14:textId="77777777" w:rsidR="00ED47F1" w:rsidRDefault="00ED47F1" w:rsidP="00ED47F1">
            <w:pPr>
              <w:contextualSpacing/>
              <w:rPr>
                <w:rFonts w:ascii="Arial" w:eastAsia="Calibri" w:hAnsi="Arial" w:cs="Arial"/>
                <w:lang w:eastAsia="en-GB"/>
              </w:rPr>
            </w:pPr>
          </w:p>
          <w:p w14:paraId="6717EC6C" w14:textId="77777777" w:rsidR="00ED47F1" w:rsidRPr="00124137" w:rsidRDefault="00ED47F1" w:rsidP="00ED47F1">
            <w:pPr>
              <w:contextualSpacing/>
              <w:rPr>
                <w:rFonts w:ascii="Arial" w:eastAsia="Calibri" w:hAnsi="Arial" w:cs="Arial"/>
                <w:lang w:eastAsia="en-GB"/>
              </w:rPr>
            </w:pPr>
            <w:r>
              <w:rPr>
                <w:rFonts w:ascii="Arial" w:eastAsia="Calibri" w:hAnsi="Arial" w:cs="Arial"/>
                <w:lang w:eastAsia="en-GB"/>
              </w:rPr>
              <w:t>[</w:t>
            </w:r>
            <w:proofErr w:type="spellStart"/>
            <w:r>
              <w:rPr>
                <w:rFonts w:ascii="Arial" w:eastAsia="Calibri" w:hAnsi="Arial" w:cs="Arial"/>
                <w:lang w:eastAsia="en-GB"/>
              </w:rPr>
              <w:t>longterm_sibling_transplant</w:t>
            </w:r>
            <w:proofErr w:type="spellEnd"/>
            <w:r>
              <w:rPr>
                <w:rFonts w:ascii="Arial" w:eastAsia="Calibri" w:hAnsi="Arial" w:cs="Arial"/>
                <w:lang w:eastAsia="en-GB"/>
              </w:rPr>
              <w:t xml:space="preserve"> table]</w:t>
            </w:r>
          </w:p>
          <w:p w14:paraId="1BD5EA9D" w14:textId="77777777" w:rsidR="00ED47F1" w:rsidRDefault="00ED47F1" w:rsidP="00ED47F1">
            <w:pPr>
              <w:contextualSpacing/>
              <w:rPr>
                <w:rFonts w:ascii="Arial" w:eastAsia="Calibri" w:hAnsi="Arial" w:cs="Arial"/>
                <w:lang w:eastAsia="en-GB"/>
              </w:rPr>
            </w:pPr>
            <w:commentRangeStart w:id="9"/>
            <w:r>
              <w:rPr>
                <w:rFonts w:ascii="Arial" w:eastAsia="Calibri" w:hAnsi="Arial" w:cs="Arial"/>
                <w:noProof/>
                <w:lang w:eastAsia="en-GB"/>
              </w:rPr>
              <w:drawing>
                <wp:inline distT="0" distB="0" distL="0" distR="0" wp14:anchorId="2D357D6F" wp14:editId="7819E563">
                  <wp:extent cx="2009870" cy="1393630"/>
                  <wp:effectExtent l="0" t="0" r="0" b="0"/>
                  <wp:docPr id="12929195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9050" t="24178" r="40660" b="26199"/>
                          <a:stretch/>
                        </pic:blipFill>
                        <pic:spPr bwMode="auto">
                          <a:xfrm>
                            <a:off x="0" y="0"/>
                            <a:ext cx="2013249" cy="1395973"/>
                          </a:xfrm>
                          <a:prstGeom prst="rect">
                            <a:avLst/>
                          </a:prstGeom>
                          <a:noFill/>
                          <a:ln>
                            <a:noFill/>
                          </a:ln>
                          <a:extLst>
                            <a:ext uri="{53640926-AAD7-44D8-BBD7-CCE9431645EC}">
                              <a14:shadowObscured xmlns:a14="http://schemas.microsoft.com/office/drawing/2010/main"/>
                            </a:ext>
                          </a:extLst>
                        </pic:spPr>
                      </pic:pic>
                    </a:graphicData>
                  </a:graphic>
                </wp:inline>
              </w:drawing>
            </w:r>
            <w:commentRangeEnd w:id="9"/>
            <w:r w:rsidR="00CE7619">
              <w:rPr>
                <w:rStyle w:val="CommentReference"/>
              </w:rPr>
              <w:commentReference w:id="9"/>
            </w:r>
          </w:p>
          <w:p w14:paraId="78965AC7" w14:textId="2F84B231" w:rsidR="00ED47F1" w:rsidRDefault="00ED47F1" w:rsidP="00ED47F1">
            <w:pPr>
              <w:contextualSpacing/>
              <w:rPr>
                <w:rFonts w:ascii="Arial" w:eastAsia="Calibri" w:hAnsi="Arial" w:cs="Arial"/>
                <w:lang w:eastAsia="en-GB"/>
              </w:rPr>
            </w:pPr>
            <w:r>
              <w:rPr>
                <w:rFonts w:ascii="Arial" w:eastAsia="Calibri" w:hAnsi="Arial" w:cs="Arial"/>
                <w:b/>
                <w:bCs/>
                <w:lang w:eastAsia="en-GB"/>
              </w:rPr>
              <w:t xml:space="preserve">{Caption} Incidence of complications in those who underwent </w:t>
            </w:r>
            <w:r w:rsidRPr="008B0EDD">
              <w:rPr>
                <w:rFonts w:ascii="Arial" w:eastAsia="Times New Roman" w:hAnsi="Arial" w:cs="Arial"/>
                <w:b/>
                <w:bCs/>
                <w:highlight w:val="yellow"/>
              </w:rPr>
              <w:t>M</w:t>
            </w:r>
            <w:r>
              <w:rPr>
                <w:rFonts w:ascii="Arial" w:eastAsia="Times New Roman" w:hAnsi="Arial" w:cs="Arial"/>
                <w:b/>
                <w:bCs/>
                <w:highlight w:val="yellow"/>
              </w:rPr>
              <w:t>S</w:t>
            </w:r>
            <w:r w:rsidRPr="008B0EDD">
              <w:rPr>
                <w:rFonts w:ascii="Arial" w:eastAsia="Times New Roman" w:hAnsi="Arial" w:cs="Arial"/>
                <w:b/>
                <w:bCs/>
                <w:highlight w:val="yellow"/>
              </w:rPr>
              <w:t>D</w:t>
            </w:r>
            <w:r w:rsidRPr="0041597C">
              <w:rPr>
                <w:rFonts w:ascii="Arial" w:eastAsia="Times New Roman" w:hAnsi="Arial" w:cs="Arial"/>
                <w:b/>
                <w:bCs/>
              </w:rPr>
              <w:t xml:space="preserve"> </w:t>
            </w:r>
            <w:r w:rsidRPr="00621BB3">
              <w:rPr>
                <w:rFonts w:ascii="Arial" w:eastAsia="Times New Roman" w:hAnsi="Arial" w:cs="Arial"/>
                <w:b/>
                <w:bCs/>
                <w:highlight w:val="yellow"/>
              </w:rPr>
              <w:t>BM</w:t>
            </w:r>
            <w:r>
              <w:rPr>
                <w:rFonts w:ascii="Arial" w:eastAsia="Times New Roman" w:hAnsi="Arial" w:cs="Arial"/>
                <w:b/>
                <w:bCs/>
              </w:rPr>
              <w:t xml:space="preserve"> </w:t>
            </w:r>
            <w:r w:rsidRPr="00621BB3">
              <w:rPr>
                <w:rFonts w:ascii="Arial" w:eastAsia="Times New Roman" w:hAnsi="Arial" w:cs="Arial"/>
                <w:b/>
                <w:bCs/>
                <w:highlight w:val="yellow"/>
              </w:rPr>
              <w:t>HSCT</w:t>
            </w:r>
            <w:r>
              <w:rPr>
                <w:rFonts w:ascii="Arial" w:eastAsia="Calibri" w:hAnsi="Arial" w:cs="Arial"/>
                <w:b/>
                <w:bCs/>
                <w:lang w:eastAsia="en-GB"/>
              </w:rPr>
              <w:t xml:space="preserve"> (excluding infections). </w:t>
            </w:r>
            <w:r w:rsidRPr="00E50714">
              <w:rPr>
                <w:rFonts w:ascii="Arial" w:eastAsia="Calibri" w:hAnsi="Arial" w:cs="Arial"/>
                <w:lang w:eastAsia="en-GB"/>
              </w:rPr>
              <w:t>CI, confidence interval; yr, year.</w:t>
            </w:r>
            <w:r w:rsidR="00FE43C8">
              <w:rPr>
                <w:rFonts w:ascii="Arial" w:eastAsia="Calibri" w:hAnsi="Arial" w:cs="Arial"/>
                <w:lang w:eastAsia="en-GB"/>
              </w:rPr>
              <w:t xml:space="preserve"> –</w:t>
            </w:r>
          </w:p>
          <w:p w14:paraId="3B258B04" w14:textId="77777777" w:rsidR="00ED47F1" w:rsidRDefault="00ED47F1" w:rsidP="00ED47F1">
            <w:pPr>
              <w:contextualSpacing/>
              <w:rPr>
                <w:rFonts w:ascii="Arial" w:eastAsia="Calibri" w:hAnsi="Arial" w:cs="Arial"/>
                <w:lang w:eastAsia="en-GB"/>
              </w:rPr>
            </w:pPr>
          </w:p>
          <w:p w14:paraId="2A52E2B5" w14:textId="77777777" w:rsidR="00ED47F1" w:rsidRDefault="00ED47F1" w:rsidP="00ED47F1">
            <w:pPr>
              <w:contextualSpacing/>
              <w:rPr>
                <w:rFonts w:ascii="Arial" w:eastAsia="Calibri" w:hAnsi="Arial" w:cs="Arial"/>
                <w:lang w:eastAsia="en-GB"/>
              </w:rPr>
            </w:pPr>
            <w:r>
              <w:rPr>
                <w:rFonts w:ascii="Arial" w:eastAsia="Calibri" w:hAnsi="Arial" w:cs="Arial"/>
                <w:lang w:eastAsia="en-GB"/>
              </w:rPr>
              <w:t>[</w:t>
            </w:r>
            <w:proofErr w:type="spellStart"/>
            <w:r>
              <w:rPr>
                <w:rFonts w:ascii="Arial" w:eastAsia="Calibri" w:hAnsi="Arial" w:cs="Arial"/>
                <w:lang w:eastAsia="en-GB"/>
              </w:rPr>
              <w:t>Age_limitation_sibling</w:t>
            </w:r>
            <w:proofErr w:type="spellEnd"/>
            <w:r>
              <w:rPr>
                <w:rFonts w:ascii="Arial" w:eastAsia="Calibri" w:hAnsi="Arial" w:cs="Arial"/>
                <w:lang w:eastAsia="en-GB"/>
              </w:rPr>
              <w:t xml:space="preserve"> HSCT_EBMT]</w:t>
            </w:r>
          </w:p>
          <w:p w14:paraId="48D013D1" w14:textId="77777777" w:rsidR="00ED47F1" w:rsidRDefault="00ED47F1" w:rsidP="00ED47F1">
            <w:pPr>
              <w:contextualSpacing/>
              <w:rPr>
                <w:rFonts w:ascii="Arial" w:eastAsia="Calibri" w:hAnsi="Arial" w:cs="Arial"/>
                <w:lang w:eastAsia="en-GB"/>
              </w:rPr>
            </w:pPr>
            <w:r>
              <w:rPr>
                <w:rFonts w:ascii="Arial" w:eastAsia="Calibri" w:hAnsi="Arial" w:cs="Arial"/>
                <w:noProof/>
                <w:lang w:eastAsia="en-GB"/>
              </w:rPr>
              <w:drawing>
                <wp:inline distT="0" distB="0" distL="0" distR="0" wp14:anchorId="1481ED8B" wp14:editId="5782BA99">
                  <wp:extent cx="2401294" cy="1667782"/>
                  <wp:effectExtent l="0" t="0" r="0" b="8890"/>
                  <wp:docPr id="18780124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5921" cy="1670996"/>
                          </a:xfrm>
                          <a:prstGeom prst="rect">
                            <a:avLst/>
                          </a:prstGeom>
                          <a:noFill/>
                          <a:ln>
                            <a:noFill/>
                          </a:ln>
                        </pic:spPr>
                      </pic:pic>
                    </a:graphicData>
                  </a:graphic>
                </wp:inline>
              </w:drawing>
            </w:r>
          </w:p>
          <w:p w14:paraId="71951F80" w14:textId="77777777" w:rsidR="00ED47F1" w:rsidRDefault="00ED47F1" w:rsidP="00ED47F1">
            <w:pPr>
              <w:contextualSpacing/>
              <w:rPr>
                <w:rFonts w:ascii="Arial" w:eastAsia="Calibri" w:hAnsi="Arial" w:cs="Arial"/>
                <w:lang w:eastAsia="en-GB"/>
              </w:rPr>
            </w:pPr>
            <w:r w:rsidRPr="000433B9">
              <w:rPr>
                <w:rFonts w:ascii="Arial" w:eastAsia="Calibri" w:hAnsi="Arial" w:cs="Arial"/>
                <w:b/>
                <w:bCs/>
                <w:lang w:eastAsia="en-GB"/>
              </w:rPr>
              <w:t xml:space="preserve">{Caption} </w:t>
            </w:r>
            <w:r w:rsidRPr="00630DFE">
              <w:rPr>
                <w:rFonts w:ascii="Arial" w:eastAsia="Calibri" w:hAnsi="Arial" w:cs="Arial"/>
                <w:b/>
                <w:bCs/>
                <w:highlight w:val="yellow"/>
                <w:lang w:eastAsia="en-GB"/>
              </w:rPr>
              <w:t>EBMT</w:t>
            </w:r>
            <w:r>
              <w:rPr>
                <w:rFonts w:ascii="Arial" w:eastAsia="Calibri" w:hAnsi="Arial" w:cs="Arial"/>
                <w:b/>
                <w:bCs/>
                <w:lang w:eastAsia="en-GB"/>
              </w:rPr>
              <w:t xml:space="preserve"> registry data: survival in patients with </w:t>
            </w:r>
            <w:r w:rsidRPr="003D337F">
              <w:rPr>
                <w:rFonts w:ascii="Arial" w:eastAsia="Calibri" w:hAnsi="Arial" w:cs="Arial"/>
                <w:b/>
                <w:bCs/>
                <w:highlight w:val="yellow"/>
                <w:lang w:eastAsia="en-GB"/>
              </w:rPr>
              <w:t>SAA</w:t>
            </w:r>
            <w:r>
              <w:rPr>
                <w:rFonts w:ascii="Arial" w:eastAsia="Calibri" w:hAnsi="Arial" w:cs="Arial"/>
                <w:b/>
                <w:bCs/>
                <w:lang w:eastAsia="en-GB"/>
              </w:rPr>
              <w:t xml:space="preserve"> who underwent first-line </w:t>
            </w:r>
            <w:r w:rsidRPr="008B0EDD">
              <w:rPr>
                <w:rFonts w:ascii="Arial" w:eastAsia="Times New Roman" w:hAnsi="Arial" w:cs="Arial"/>
                <w:b/>
                <w:bCs/>
                <w:highlight w:val="yellow"/>
              </w:rPr>
              <w:t>M</w:t>
            </w:r>
            <w:r>
              <w:rPr>
                <w:rFonts w:ascii="Arial" w:eastAsia="Times New Roman" w:hAnsi="Arial" w:cs="Arial"/>
                <w:b/>
                <w:bCs/>
                <w:highlight w:val="yellow"/>
              </w:rPr>
              <w:t>S</w:t>
            </w:r>
            <w:r w:rsidRPr="008B0EDD">
              <w:rPr>
                <w:rFonts w:ascii="Arial" w:eastAsia="Times New Roman" w:hAnsi="Arial" w:cs="Arial"/>
                <w:b/>
                <w:bCs/>
                <w:highlight w:val="yellow"/>
              </w:rPr>
              <w:t>D</w:t>
            </w:r>
            <w:r w:rsidRPr="0041597C">
              <w:rPr>
                <w:rFonts w:ascii="Arial" w:eastAsia="Times New Roman" w:hAnsi="Arial" w:cs="Arial"/>
                <w:b/>
                <w:bCs/>
              </w:rPr>
              <w:t xml:space="preserve"> </w:t>
            </w:r>
            <w:r w:rsidRPr="00621BB3">
              <w:rPr>
                <w:rFonts w:ascii="Arial" w:eastAsia="Times New Roman" w:hAnsi="Arial" w:cs="Arial"/>
                <w:b/>
                <w:bCs/>
                <w:highlight w:val="yellow"/>
              </w:rPr>
              <w:t>BM</w:t>
            </w:r>
            <w:r>
              <w:rPr>
                <w:rFonts w:ascii="Arial" w:eastAsia="Times New Roman" w:hAnsi="Arial" w:cs="Arial"/>
                <w:b/>
                <w:bCs/>
              </w:rPr>
              <w:t xml:space="preserve"> </w:t>
            </w:r>
            <w:r w:rsidRPr="00621BB3">
              <w:rPr>
                <w:rFonts w:ascii="Arial" w:eastAsia="Times New Roman" w:hAnsi="Arial" w:cs="Arial"/>
                <w:b/>
                <w:bCs/>
                <w:highlight w:val="yellow"/>
              </w:rPr>
              <w:t>HSCT</w:t>
            </w:r>
            <w:r>
              <w:rPr>
                <w:rFonts w:ascii="Arial" w:eastAsia="Calibri" w:hAnsi="Arial" w:cs="Arial"/>
                <w:b/>
                <w:bCs/>
                <w:lang w:eastAsia="en-GB"/>
              </w:rPr>
              <w:t xml:space="preserve">. </w:t>
            </w:r>
            <w:r>
              <w:rPr>
                <w:rFonts w:ascii="Arial" w:eastAsia="Calibri" w:hAnsi="Arial" w:cs="Arial"/>
                <w:lang w:eastAsia="en-GB"/>
              </w:rPr>
              <w:t xml:space="preserve">EBMT, </w:t>
            </w:r>
            <w:r w:rsidRPr="00EE664A">
              <w:rPr>
                <w:rFonts w:ascii="Arial" w:eastAsia="Calibri" w:hAnsi="Arial" w:cs="Arial"/>
                <w:lang w:eastAsia="en-GB"/>
              </w:rPr>
              <w:t>European Society for Blood and Marrow Transplantation</w:t>
            </w:r>
            <w:r>
              <w:rPr>
                <w:rFonts w:ascii="Arial" w:eastAsia="Calibri" w:hAnsi="Arial" w:cs="Arial"/>
                <w:lang w:eastAsia="en-GB"/>
              </w:rPr>
              <w:t>; HLA, human leukocyte antigen; SAA, severe aplastic anemia.</w:t>
            </w:r>
          </w:p>
          <w:p w14:paraId="00E664E5" w14:textId="77777777" w:rsidR="00ED47F1" w:rsidRDefault="00ED47F1" w:rsidP="00ED47F1">
            <w:pPr>
              <w:contextualSpacing/>
              <w:rPr>
                <w:rFonts w:ascii="Arial" w:eastAsia="Calibri" w:hAnsi="Arial" w:cs="Arial"/>
                <w:lang w:eastAsia="en-GB"/>
              </w:rPr>
            </w:pPr>
            <w:r>
              <w:rPr>
                <w:rFonts w:ascii="Arial" w:eastAsia="Calibri" w:hAnsi="Arial" w:cs="Arial"/>
                <w:lang w:eastAsia="en-GB"/>
              </w:rPr>
              <w:t>[</w:t>
            </w:r>
            <w:proofErr w:type="spellStart"/>
            <w:r>
              <w:rPr>
                <w:rFonts w:ascii="Arial" w:eastAsia="Calibri" w:hAnsi="Arial" w:cs="Arial"/>
                <w:lang w:eastAsia="en-GB"/>
              </w:rPr>
              <w:t>Age_limitation_sibling</w:t>
            </w:r>
            <w:proofErr w:type="spellEnd"/>
            <w:r>
              <w:rPr>
                <w:rFonts w:ascii="Arial" w:eastAsia="Calibri" w:hAnsi="Arial" w:cs="Arial"/>
                <w:lang w:eastAsia="en-GB"/>
              </w:rPr>
              <w:t xml:space="preserve"> HSCT_CIBMTR]</w:t>
            </w:r>
          </w:p>
          <w:p w14:paraId="21B94E2E" w14:textId="77777777" w:rsidR="00ED47F1" w:rsidRDefault="00ED47F1" w:rsidP="00ED47F1">
            <w:pPr>
              <w:contextualSpacing/>
              <w:rPr>
                <w:rFonts w:ascii="Arial" w:eastAsia="Calibri" w:hAnsi="Arial" w:cs="Arial"/>
                <w:lang w:eastAsia="en-GB"/>
              </w:rPr>
            </w:pPr>
            <w:commentRangeStart w:id="10"/>
            <w:r>
              <w:rPr>
                <w:rFonts w:ascii="Arial" w:eastAsia="Calibri" w:hAnsi="Arial" w:cs="Arial"/>
                <w:noProof/>
                <w:lang w:eastAsia="en-GB"/>
              </w:rPr>
              <w:lastRenderedPageBreak/>
              <w:drawing>
                <wp:inline distT="0" distB="0" distL="0" distR="0" wp14:anchorId="4D3D55E6" wp14:editId="45153BFC">
                  <wp:extent cx="2945539" cy="1773141"/>
                  <wp:effectExtent l="0" t="0" r="7620" b="0"/>
                  <wp:docPr id="3883760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6754" cy="1773873"/>
                          </a:xfrm>
                          <a:prstGeom prst="rect">
                            <a:avLst/>
                          </a:prstGeom>
                          <a:noFill/>
                          <a:ln>
                            <a:noFill/>
                          </a:ln>
                        </pic:spPr>
                      </pic:pic>
                    </a:graphicData>
                  </a:graphic>
                </wp:inline>
              </w:drawing>
            </w:r>
            <w:commentRangeEnd w:id="10"/>
            <w:r w:rsidR="006933C2">
              <w:rPr>
                <w:rStyle w:val="CommentReference"/>
              </w:rPr>
              <w:commentReference w:id="10"/>
            </w:r>
          </w:p>
          <w:p w14:paraId="5CF8FBE6" w14:textId="77777777" w:rsidR="00ED47F1" w:rsidRDefault="00ED47F1" w:rsidP="00ED47F1">
            <w:pPr>
              <w:contextualSpacing/>
              <w:rPr>
                <w:rFonts w:ascii="Arial" w:eastAsia="Calibri" w:hAnsi="Arial" w:cs="Arial"/>
                <w:lang w:eastAsia="en-GB"/>
              </w:rPr>
            </w:pPr>
            <w:r w:rsidRPr="000433B9">
              <w:rPr>
                <w:rFonts w:ascii="Arial" w:eastAsia="Calibri" w:hAnsi="Arial" w:cs="Arial"/>
                <w:b/>
                <w:bCs/>
                <w:lang w:eastAsia="en-GB"/>
              </w:rPr>
              <w:t xml:space="preserve">{Caption} </w:t>
            </w:r>
            <w:r w:rsidRPr="008F7379">
              <w:rPr>
                <w:rFonts w:ascii="Arial" w:eastAsia="Calibri" w:hAnsi="Arial" w:cs="Arial"/>
                <w:b/>
                <w:bCs/>
                <w:highlight w:val="yellow"/>
                <w:lang w:eastAsia="en-GB"/>
              </w:rPr>
              <w:t>CIBMTR</w:t>
            </w:r>
            <w:r>
              <w:rPr>
                <w:rFonts w:ascii="Arial" w:eastAsia="Calibri" w:hAnsi="Arial" w:cs="Arial"/>
                <w:b/>
                <w:bCs/>
                <w:lang w:eastAsia="en-GB"/>
              </w:rPr>
              <w:t xml:space="preserve"> registry data - Survival in patients with </w:t>
            </w:r>
            <w:r w:rsidRPr="00630DFE">
              <w:rPr>
                <w:rFonts w:ascii="Arial" w:eastAsia="Calibri" w:hAnsi="Arial" w:cs="Arial"/>
                <w:b/>
                <w:bCs/>
                <w:highlight w:val="yellow"/>
                <w:lang w:eastAsia="en-GB"/>
              </w:rPr>
              <w:t>SAA</w:t>
            </w:r>
            <w:r>
              <w:rPr>
                <w:rFonts w:ascii="Arial" w:eastAsia="Calibri" w:hAnsi="Arial" w:cs="Arial"/>
                <w:b/>
                <w:bCs/>
                <w:lang w:eastAsia="en-GB"/>
              </w:rPr>
              <w:t xml:space="preserve"> who underwent first-line </w:t>
            </w:r>
            <w:r w:rsidRPr="008B0EDD">
              <w:rPr>
                <w:rFonts w:ascii="Arial" w:eastAsia="Times New Roman" w:hAnsi="Arial" w:cs="Arial"/>
                <w:b/>
                <w:bCs/>
                <w:highlight w:val="yellow"/>
              </w:rPr>
              <w:t>M</w:t>
            </w:r>
            <w:r>
              <w:rPr>
                <w:rFonts w:ascii="Arial" w:eastAsia="Times New Roman" w:hAnsi="Arial" w:cs="Arial"/>
                <w:b/>
                <w:bCs/>
                <w:highlight w:val="yellow"/>
              </w:rPr>
              <w:t>S</w:t>
            </w:r>
            <w:r w:rsidRPr="008B0EDD">
              <w:rPr>
                <w:rFonts w:ascii="Arial" w:eastAsia="Times New Roman" w:hAnsi="Arial" w:cs="Arial"/>
                <w:b/>
                <w:bCs/>
                <w:highlight w:val="yellow"/>
              </w:rPr>
              <w:t>D</w:t>
            </w:r>
            <w:r w:rsidRPr="0041597C">
              <w:rPr>
                <w:rFonts w:ascii="Arial" w:eastAsia="Times New Roman" w:hAnsi="Arial" w:cs="Arial"/>
                <w:b/>
                <w:bCs/>
              </w:rPr>
              <w:t xml:space="preserve"> </w:t>
            </w:r>
            <w:r w:rsidRPr="00621BB3">
              <w:rPr>
                <w:rFonts w:ascii="Arial" w:eastAsia="Times New Roman" w:hAnsi="Arial" w:cs="Arial"/>
                <w:b/>
                <w:bCs/>
                <w:highlight w:val="yellow"/>
              </w:rPr>
              <w:t>BM</w:t>
            </w:r>
            <w:r>
              <w:rPr>
                <w:rFonts w:ascii="Arial" w:eastAsia="Times New Roman" w:hAnsi="Arial" w:cs="Arial"/>
                <w:b/>
                <w:bCs/>
              </w:rPr>
              <w:t xml:space="preserve"> </w:t>
            </w:r>
            <w:r w:rsidRPr="00621BB3">
              <w:rPr>
                <w:rFonts w:ascii="Arial" w:eastAsia="Times New Roman" w:hAnsi="Arial" w:cs="Arial"/>
                <w:b/>
                <w:bCs/>
                <w:highlight w:val="yellow"/>
              </w:rPr>
              <w:t>HSCT</w:t>
            </w:r>
            <w:r>
              <w:rPr>
                <w:rFonts w:ascii="Arial" w:eastAsia="Calibri" w:hAnsi="Arial" w:cs="Arial"/>
                <w:b/>
                <w:bCs/>
                <w:lang w:eastAsia="en-GB"/>
              </w:rPr>
              <w:t>.</w:t>
            </w:r>
            <w:r>
              <w:rPr>
                <w:rFonts w:ascii="Arial" w:eastAsia="Calibri" w:hAnsi="Arial" w:cs="Arial"/>
                <w:lang w:eastAsia="en-GB"/>
              </w:rPr>
              <w:t xml:space="preserve"> CIBMTR, </w:t>
            </w:r>
            <w:r w:rsidRPr="007174F6">
              <w:rPr>
                <w:rFonts w:ascii="Arial" w:eastAsia="Calibri" w:hAnsi="Arial" w:cs="Arial"/>
                <w:lang w:eastAsia="en-GB"/>
              </w:rPr>
              <w:t>Center for International Blood and Marrow Transplant Research</w:t>
            </w:r>
            <w:r>
              <w:rPr>
                <w:rFonts w:ascii="Arial" w:eastAsia="Calibri" w:hAnsi="Arial" w:cs="Arial"/>
                <w:lang w:eastAsia="en-GB"/>
              </w:rPr>
              <w:t>; HLA, human leukocyte antigen; SAA, severe aplastic anemia.</w:t>
            </w:r>
          </w:p>
          <w:p w14:paraId="190D1D87" w14:textId="77777777" w:rsidR="00ED47F1" w:rsidRPr="00A0341A" w:rsidRDefault="00ED47F1" w:rsidP="00ED47F1">
            <w:pPr>
              <w:contextualSpacing/>
              <w:rPr>
                <w:rFonts w:ascii="Arial" w:eastAsia="Calibri" w:hAnsi="Arial" w:cs="Arial"/>
                <w:lang w:eastAsia="en-GB"/>
              </w:rPr>
            </w:pPr>
          </w:p>
        </w:tc>
      </w:tr>
      <w:tr w:rsidR="00ED47F1" w:rsidRPr="000B0826" w14:paraId="1213E216" w14:textId="77777777" w:rsidTr="0053339C">
        <w:trPr>
          <w:trHeight w:val="37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56DDB274" w14:textId="77777777" w:rsidR="00ED47F1" w:rsidRDefault="00ED47F1" w:rsidP="0053339C">
            <w:pPr>
              <w:contextualSpacing/>
              <w:rPr>
                <w:rFonts w:ascii="Arial" w:eastAsia="Times New Roman" w:hAnsi="Arial" w:cs="Arial"/>
                <w:bCs/>
              </w:rPr>
            </w:pPr>
            <w:r w:rsidRPr="000B0826">
              <w:rPr>
                <w:rFonts w:ascii="Arial" w:eastAsia="Calibri" w:hAnsi="Arial" w:cs="Arial"/>
                <w:b/>
                <w:lang w:eastAsia="en-GB"/>
              </w:rPr>
              <w:lastRenderedPageBreak/>
              <w:t>Visual details</w:t>
            </w:r>
          </w:p>
        </w:tc>
      </w:tr>
      <w:tr w:rsidR="00ED47F1" w:rsidRPr="000B0826" w14:paraId="0D809B3F"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FD52695" w14:textId="77777777" w:rsidR="00ED47F1" w:rsidRDefault="00ED47F1" w:rsidP="0053339C">
            <w:pPr>
              <w:contextualSpacing/>
              <w:rPr>
                <w:rFonts w:ascii="Arial" w:eastAsia="Times New Roman" w:hAnsi="Arial" w:cs="Arial"/>
                <w:bCs/>
              </w:rPr>
            </w:pPr>
            <w:r>
              <w:rPr>
                <w:rFonts w:ascii="Arial" w:eastAsia="Times New Roman" w:hAnsi="Arial" w:cs="Arial"/>
                <w:bCs/>
              </w:rPr>
              <w:t>{Title} headline 3</w:t>
            </w:r>
          </w:p>
          <w:p w14:paraId="4F35EBA2" w14:textId="77777777" w:rsidR="00ED47F1" w:rsidRPr="00E41E3F" w:rsidRDefault="00ED47F1" w:rsidP="0053339C">
            <w:pPr>
              <w:contextualSpacing/>
              <w:rPr>
                <w:rFonts w:ascii="Arial" w:hAnsi="Arial" w:cs="Arial"/>
                <w:noProof/>
                <w14:ligatures w14:val="standardContextual"/>
              </w:rPr>
            </w:pPr>
            <w:r>
              <w:rPr>
                <w:rFonts w:ascii="Arial" w:eastAsia="Times New Roman" w:hAnsi="Arial" w:cs="Arial"/>
                <w:bCs/>
              </w:rPr>
              <w:t xml:space="preserve">{Accordion element 1} add {text 1}, Paragraph, then unordered list, then paragraph again (note bold words). Next to this, insert {Medium} with </w:t>
            </w:r>
            <w:r w:rsidRPr="000B0826">
              <w:rPr>
                <w:rFonts w:ascii="Arial" w:hAnsi="Arial" w:cs="Arial"/>
                <w:noProof/>
                <w14:ligatures w14:val="standardContextual"/>
              </w:rPr>
              <w:t>[</w:t>
            </w:r>
            <w:r>
              <w:rPr>
                <w:rFonts w:ascii="Arial" w:hAnsi="Arial" w:cs="Arial"/>
                <w:noProof/>
                <w14:ligatures w14:val="standardContextual"/>
              </w:rPr>
              <w:t>Treatment_guidelines_sibling_HSCT</w:t>
            </w:r>
            <w:r w:rsidRPr="000B0826">
              <w:rPr>
                <w:rFonts w:ascii="Arial" w:hAnsi="Arial" w:cs="Arial"/>
                <w:noProof/>
                <w14:ligatures w14:val="standardContextual"/>
              </w:rPr>
              <w:t>]</w:t>
            </w:r>
            <w:r>
              <w:rPr>
                <w:rFonts w:ascii="Arial" w:hAnsi="Arial" w:cs="Arial"/>
                <w:noProof/>
                <w14:ligatures w14:val="standardContextual"/>
              </w:rPr>
              <w:t>. Ensure Caption is visible and image enlargeable.</w:t>
            </w:r>
          </w:p>
          <w:p w14:paraId="629D86F5" w14:textId="77777777" w:rsidR="00ED47F1" w:rsidRDefault="00ED47F1" w:rsidP="0053339C">
            <w:pPr>
              <w:contextualSpacing/>
              <w:rPr>
                <w:rFonts w:ascii="Arial" w:eastAsia="Calibri" w:hAnsi="Arial" w:cs="Arial"/>
                <w:lang w:eastAsia="en-GB"/>
              </w:rPr>
            </w:pPr>
            <w:r>
              <w:rPr>
                <w:rFonts w:ascii="Arial" w:hAnsi="Arial" w:cs="Arial"/>
                <w:noProof/>
                <w14:ligatures w14:val="standardContextual"/>
              </w:rPr>
              <w:t>{Accordion element 2} {text 2} paragraph, center-aligned. Note bold words. Add 2 {medium} either side by side or one on top of the other, one with [</w:t>
            </w:r>
            <w:proofErr w:type="spellStart"/>
            <w:r>
              <w:rPr>
                <w:rFonts w:ascii="Arial" w:eastAsia="Calibri" w:hAnsi="Arial" w:cs="Arial"/>
                <w:lang w:eastAsia="en-GB"/>
              </w:rPr>
              <w:t>longterm_sibling_transplant</w:t>
            </w:r>
            <w:proofErr w:type="spellEnd"/>
            <w:r>
              <w:rPr>
                <w:rFonts w:ascii="Arial" w:eastAsia="Calibri" w:hAnsi="Arial" w:cs="Arial"/>
                <w:lang w:eastAsia="en-GB"/>
              </w:rPr>
              <w:t xml:space="preserve"> chart] and [</w:t>
            </w:r>
            <w:proofErr w:type="spellStart"/>
            <w:r>
              <w:rPr>
                <w:rFonts w:ascii="Arial" w:eastAsia="Calibri" w:hAnsi="Arial" w:cs="Arial"/>
                <w:lang w:eastAsia="en-GB"/>
              </w:rPr>
              <w:t>longterm_sibling_transplant</w:t>
            </w:r>
            <w:proofErr w:type="spellEnd"/>
            <w:r>
              <w:rPr>
                <w:rFonts w:ascii="Arial" w:eastAsia="Calibri" w:hAnsi="Arial" w:cs="Arial"/>
                <w:lang w:eastAsia="en-GB"/>
              </w:rPr>
              <w:t xml:space="preserve"> table]. </w:t>
            </w:r>
            <w:commentRangeStart w:id="11"/>
            <w:r>
              <w:rPr>
                <w:rFonts w:ascii="Arial" w:eastAsia="Calibri" w:hAnsi="Arial" w:cs="Arial"/>
                <w:lang w:eastAsia="en-GB"/>
              </w:rPr>
              <w:t xml:space="preserve">Add button ‘Hear from the expert’ </w:t>
            </w:r>
            <w:proofErr w:type="spellStart"/>
            <w:r>
              <w:rPr>
                <w:rFonts w:ascii="Arial" w:eastAsia="Calibri" w:hAnsi="Arial" w:cs="Arial"/>
                <w:lang w:eastAsia="en-GB"/>
              </w:rPr>
              <w:t>centre</w:t>
            </w:r>
            <w:proofErr w:type="spellEnd"/>
            <w:r>
              <w:rPr>
                <w:rFonts w:ascii="Arial" w:eastAsia="Calibri" w:hAnsi="Arial" w:cs="Arial"/>
                <w:lang w:eastAsia="en-GB"/>
              </w:rPr>
              <w:t xml:space="preserve"> aligned and easily visible, with [</w:t>
            </w:r>
            <w:proofErr w:type="spellStart"/>
            <w:r>
              <w:rPr>
                <w:rFonts w:ascii="Arial" w:eastAsia="Calibri" w:hAnsi="Arial" w:cs="Arial"/>
                <w:lang w:eastAsia="en-GB"/>
              </w:rPr>
              <w:t>regis_sibling</w:t>
            </w:r>
            <w:proofErr w:type="spellEnd"/>
            <w:r>
              <w:rPr>
                <w:rFonts w:ascii="Arial" w:eastAsia="Calibri" w:hAnsi="Arial" w:cs="Arial"/>
                <w:lang w:eastAsia="en-GB"/>
              </w:rPr>
              <w:t xml:space="preserve"> </w:t>
            </w:r>
            <w:proofErr w:type="spellStart"/>
            <w:r>
              <w:rPr>
                <w:rFonts w:ascii="Arial" w:eastAsia="Calibri" w:hAnsi="Arial" w:cs="Arial"/>
                <w:lang w:eastAsia="en-GB"/>
              </w:rPr>
              <w:t>transplant_explanation</w:t>
            </w:r>
            <w:proofErr w:type="spellEnd"/>
            <w:r>
              <w:rPr>
                <w:rFonts w:ascii="Arial" w:eastAsia="Calibri" w:hAnsi="Arial" w:cs="Arial"/>
                <w:lang w:eastAsia="en-GB"/>
              </w:rPr>
              <w:t>]</w:t>
            </w:r>
            <w:commentRangeEnd w:id="11"/>
            <w:r>
              <w:rPr>
                <w:rStyle w:val="CommentReference"/>
              </w:rPr>
              <w:commentReference w:id="11"/>
            </w:r>
          </w:p>
          <w:p w14:paraId="504F4E6D" w14:textId="77777777" w:rsidR="00ED47F1" w:rsidRPr="00293355" w:rsidRDefault="00ED47F1" w:rsidP="0053339C">
            <w:pPr>
              <w:contextualSpacing/>
              <w:rPr>
                <w:rFonts w:ascii="Arial" w:eastAsia="Calibri" w:hAnsi="Arial" w:cs="Arial"/>
                <w:lang w:eastAsia="en-GB"/>
              </w:rPr>
            </w:pPr>
            <w:r>
              <w:rPr>
                <w:rFonts w:ascii="Arial" w:hAnsi="Arial" w:cs="Arial"/>
                <w:noProof/>
                <w14:ligatures w14:val="standardContextual"/>
              </w:rPr>
              <w:t xml:space="preserve">{Accordion element 3} {text 3} paragraph, center-aligned. Note bold words. Add 2 {medium} either side by side or one on top of the other, one with </w:t>
            </w:r>
            <w:r>
              <w:rPr>
                <w:rFonts w:ascii="Arial" w:eastAsia="Calibri" w:hAnsi="Arial" w:cs="Arial"/>
                <w:lang w:eastAsia="en-GB"/>
              </w:rPr>
              <w:t>[</w:t>
            </w:r>
            <w:proofErr w:type="spellStart"/>
            <w:r>
              <w:rPr>
                <w:rFonts w:ascii="Arial" w:eastAsia="Calibri" w:hAnsi="Arial" w:cs="Arial"/>
                <w:lang w:eastAsia="en-GB"/>
              </w:rPr>
              <w:t>Age_limitation_sibling</w:t>
            </w:r>
            <w:proofErr w:type="spellEnd"/>
            <w:r>
              <w:rPr>
                <w:rFonts w:ascii="Arial" w:eastAsia="Calibri" w:hAnsi="Arial" w:cs="Arial"/>
                <w:lang w:eastAsia="en-GB"/>
              </w:rPr>
              <w:t xml:space="preserve"> HSCT_CIBMTR] and [</w:t>
            </w:r>
            <w:proofErr w:type="spellStart"/>
            <w:r>
              <w:rPr>
                <w:rFonts w:ascii="Arial" w:eastAsia="Calibri" w:hAnsi="Arial" w:cs="Arial"/>
                <w:lang w:eastAsia="en-GB"/>
              </w:rPr>
              <w:t>Age_limitation_sibling</w:t>
            </w:r>
            <w:proofErr w:type="spellEnd"/>
            <w:r>
              <w:rPr>
                <w:rFonts w:ascii="Arial" w:eastAsia="Calibri" w:hAnsi="Arial" w:cs="Arial"/>
                <w:lang w:eastAsia="en-GB"/>
              </w:rPr>
              <w:t xml:space="preserve"> HSCT_EBMT]</w:t>
            </w:r>
          </w:p>
        </w:tc>
      </w:tr>
      <w:tr w:rsidR="00ED47F1" w:rsidRPr="000B0826" w14:paraId="6ADB5FFE" w14:textId="77777777" w:rsidTr="0053339C">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9D065BA" w14:textId="77777777" w:rsidR="00ED47F1" w:rsidRPr="000B0826" w:rsidRDefault="00ED47F1" w:rsidP="0053339C">
            <w:pPr>
              <w:contextualSpacing/>
              <w:rPr>
                <w:rFonts w:ascii="Arial" w:eastAsia="Calibri" w:hAnsi="Arial" w:cs="Arial"/>
                <w:b/>
                <w:lang w:eastAsia="en-GB"/>
              </w:rPr>
            </w:pPr>
            <w:r w:rsidRPr="000B0826">
              <w:rPr>
                <w:rFonts w:ascii="Arial" w:eastAsia="Calibri" w:hAnsi="Arial" w:cs="Arial"/>
                <w:b/>
                <w:lang w:eastAsia="en-GB"/>
              </w:rPr>
              <w:t>Interactivity/buttons</w:t>
            </w:r>
          </w:p>
        </w:tc>
      </w:tr>
      <w:tr w:rsidR="00ED47F1" w:rsidRPr="000B0826" w14:paraId="0BEB8E9B"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CFE81CA" w14:textId="77777777" w:rsidR="00ED47F1" w:rsidRDefault="00ED47F1" w:rsidP="0053339C">
            <w:pPr>
              <w:contextualSpacing/>
              <w:rPr>
                <w:rFonts w:ascii="Arial" w:eastAsia="Calibri" w:hAnsi="Arial" w:cs="Arial"/>
                <w:b/>
                <w:lang w:eastAsia="en-GB"/>
              </w:rPr>
            </w:pPr>
            <w:r>
              <w:rPr>
                <w:rFonts w:ascii="Arial" w:eastAsia="Calibri" w:hAnsi="Arial" w:cs="Arial"/>
                <w:bCs/>
                <w:lang w:eastAsia="en-GB"/>
              </w:rPr>
              <w:t xml:space="preserve">Add {Accordion} underneath title. Ensure ‘width based on length’ and ‘multiple elements can be open at the same time’ are </w:t>
            </w:r>
            <w:r w:rsidRPr="00F640FA">
              <w:rPr>
                <w:rFonts w:ascii="Arial" w:eastAsia="Calibri" w:hAnsi="Arial" w:cs="Arial"/>
                <w:b/>
                <w:lang w:eastAsia="en-GB"/>
              </w:rPr>
              <w:t>unchecked</w:t>
            </w:r>
            <w:r>
              <w:rPr>
                <w:rFonts w:ascii="Arial" w:eastAsia="Calibri" w:hAnsi="Arial" w:cs="Arial"/>
                <w:b/>
                <w:lang w:eastAsia="en-GB"/>
              </w:rPr>
              <w:t>.</w:t>
            </w:r>
          </w:p>
          <w:p w14:paraId="4AC61F96" w14:textId="77777777" w:rsidR="00ED47F1" w:rsidRDefault="00ED47F1" w:rsidP="0053339C">
            <w:pPr>
              <w:contextualSpacing/>
              <w:rPr>
                <w:rFonts w:ascii="Arial" w:eastAsia="Calibri" w:hAnsi="Arial" w:cs="Arial"/>
                <w:bCs/>
                <w:lang w:eastAsia="en-GB"/>
              </w:rPr>
            </w:pPr>
            <w:r>
              <w:rPr>
                <w:rFonts w:ascii="Arial" w:eastAsia="Calibri" w:hAnsi="Arial" w:cs="Arial"/>
                <w:bCs/>
                <w:lang w:eastAsia="en-GB"/>
              </w:rPr>
              <w:t>Add {Carousel} within {Accordion Element 1}</w:t>
            </w:r>
          </w:p>
          <w:p w14:paraId="2DB6AB6A" w14:textId="77777777" w:rsidR="00ED47F1" w:rsidRDefault="00ED47F1" w:rsidP="0053339C">
            <w:pPr>
              <w:contextualSpacing/>
              <w:rPr>
                <w:rFonts w:ascii="Arial" w:eastAsia="Calibri" w:hAnsi="Arial" w:cs="Arial"/>
                <w:bCs/>
                <w:lang w:eastAsia="en-GB"/>
              </w:rPr>
            </w:pPr>
            <w:r>
              <w:rPr>
                <w:rFonts w:ascii="Arial" w:eastAsia="Calibri" w:hAnsi="Arial" w:cs="Arial"/>
                <w:bCs/>
                <w:lang w:eastAsia="en-GB"/>
              </w:rPr>
              <w:t>Add button ‘Hear from the expert’ in bottom of {Accordion element 2}</w:t>
            </w:r>
          </w:p>
          <w:p w14:paraId="53DAC6E4" w14:textId="77777777" w:rsidR="00ED47F1" w:rsidRDefault="00ED47F1" w:rsidP="0053339C">
            <w:pPr>
              <w:contextualSpacing/>
              <w:rPr>
                <w:rFonts w:ascii="Arial" w:eastAsia="Calibri" w:hAnsi="Arial" w:cs="Arial"/>
                <w:bCs/>
                <w:lang w:eastAsia="en-GB"/>
              </w:rPr>
            </w:pPr>
            <w:r>
              <w:rPr>
                <w:rFonts w:ascii="Arial" w:eastAsia="Calibri" w:hAnsi="Arial" w:cs="Arial"/>
                <w:bCs/>
                <w:lang w:eastAsia="en-GB"/>
              </w:rPr>
              <w:t>Add ‘references’ button in bottom left of page</w:t>
            </w:r>
          </w:p>
          <w:p w14:paraId="0B0CFA50" w14:textId="77777777" w:rsidR="00ED47F1" w:rsidRPr="000B0826" w:rsidRDefault="00ED47F1" w:rsidP="0053339C">
            <w:pPr>
              <w:contextualSpacing/>
              <w:rPr>
                <w:rFonts w:ascii="Arial" w:eastAsia="Calibri" w:hAnsi="Arial" w:cs="Arial"/>
                <w:bCs/>
                <w:lang w:eastAsia="en-GB"/>
              </w:rPr>
            </w:pPr>
            <w:r>
              <w:rPr>
                <w:rFonts w:ascii="Arial" w:eastAsia="Calibri" w:hAnsi="Arial" w:cs="Arial"/>
                <w:bCs/>
                <w:lang w:eastAsia="en-GB"/>
              </w:rPr>
              <w:t xml:space="preserve">Add glossary entries for </w:t>
            </w:r>
            <w:r w:rsidRPr="007B6A61">
              <w:rPr>
                <w:rFonts w:ascii="Arial" w:eastAsia="Calibri" w:hAnsi="Arial" w:cs="Arial"/>
                <w:bCs/>
                <w:highlight w:val="yellow"/>
                <w:lang w:eastAsia="en-GB"/>
              </w:rPr>
              <w:t>EBMT, HLA, HSCT, MSD, Cy, ATG, CSA, MTX, SAA</w:t>
            </w:r>
            <w:r w:rsidRPr="00621BB3">
              <w:rPr>
                <w:rFonts w:ascii="Arial" w:eastAsia="Calibri" w:hAnsi="Arial" w:cs="Arial"/>
                <w:bCs/>
                <w:highlight w:val="yellow"/>
                <w:lang w:eastAsia="en-GB"/>
              </w:rPr>
              <w:t>, BM</w:t>
            </w:r>
            <w:r w:rsidRPr="00AC2BCC">
              <w:rPr>
                <w:rFonts w:ascii="Arial" w:eastAsia="Calibri" w:hAnsi="Arial" w:cs="Arial"/>
                <w:bCs/>
                <w:highlight w:val="yellow"/>
                <w:lang w:eastAsia="en-GB"/>
              </w:rPr>
              <w:t>, OS</w:t>
            </w:r>
          </w:p>
        </w:tc>
      </w:tr>
      <w:tr w:rsidR="00ED47F1" w:rsidRPr="000B0826" w14:paraId="025C85A0"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6CA84FB" w14:textId="77777777" w:rsidR="00ED47F1" w:rsidRPr="000B0826" w:rsidRDefault="00ED47F1" w:rsidP="0053339C">
            <w:pPr>
              <w:contextualSpacing/>
              <w:rPr>
                <w:rFonts w:ascii="Arial" w:eastAsia="Calibri" w:hAnsi="Arial" w:cs="Arial"/>
                <w:b/>
                <w:lang w:eastAsia="en-GB"/>
              </w:rPr>
            </w:pPr>
            <w:r w:rsidRPr="000B0826">
              <w:rPr>
                <w:rFonts w:ascii="Arial" w:eastAsia="Calibri" w:hAnsi="Arial" w:cs="Arial"/>
                <w:b/>
                <w:lang w:eastAsia="en-GB"/>
              </w:rPr>
              <w:t xml:space="preserve">References </w:t>
            </w:r>
          </w:p>
        </w:tc>
      </w:tr>
      <w:tr w:rsidR="00ED47F1" w:rsidRPr="000B0826" w14:paraId="53D735C7"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327F08F1" w14:textId="77777777" w:rsidR="00ED47F1" w:rsidRDefault="00ED47F1" w:rsidP="0053339C">
            <w:pPr>
              <w:contextualSpacing/>
              <w:rPr>
                <w:rFonts w:ascii="Arial" w:eastAsia="Calibri" w:hAnsi="Arial" w:cs="Arial"/>
                <w:bCs/>
                <w:lang w:val="de-CH" w:eastAsia="en-GB"/>
              </w:rPr>
            </w:pPr>
            <w:hyperlink r:id="rId28" w:history="1">
              <w:r w:rsidRPr="001C4CA2">
                <w:rPr>
                  <w:rStyle w:val="Hyperlink"/>
                  <w:rFonts w:ascii="Arial" w:eastAsia="Calibri" w:hAnsi="Arial" w:cs="Arial"/>
                  <w:bCs/>
                  <w:lang w:val="de-CH" w:eastAsia="en-GB"/>
                </w:rPr>
                <w:t>Kulasekararaj A, et al.</w:t>
              </w:r>
              <w:r w:rsidRPr="001C4CA2">
                <w:rPr>
                  <w:rStyle w:val="Hyperlink"/>
                  <w:rFonts w:ascii="Arial" w:eastAsia="Calibri" w:hAnsi="Arial" w:cs="Arial"/>
                  <w:bCs/>
                  <w:i/>
                  <w:iCs/>
                  <w:lang w:val="de-CH" w:eastAsia="en-GB"/>
                </w:rPr>
                <w:t xml:space="preserve"> Br J Haematol </w:t>
              </w:r>
              <w:r w:rsidRPr="001C4CA2">
                <w:rPr>
                  <w:rStyle w:val="Hyperlink"/>
                  <w:rFonts w:ascii="Arial" w:eastAsia="Calibri" w:hAnsi="Arial" w:cs="Arial"/>
                  <w:bCs/>
                  <w:lang w:val="de-CH" w:eastAsia="en-GB"/>
                </w:rPr>
                <w:t>2024;204(3):784–804</w:t>
              </w:r>
            </w:hyperlink>
            <w:r>
              <w:rPr>
                <w:rFonts w:ascii="Arial" w:eastAsia="Calibri" w:hAnsi="Arial" w:cs="Arial"/>
                <w:bCs/>
                <w:lang w:val="de-CH" w:eastAsia="en-GB"/>
              </w:rPr>
              <w:t>.</w:t>
            </w:r>
          </w:p>
          <w:p w14:paraId="4E86D9C6" w14:textId="77777777" w:rsidR="00ED47F1" w:rsidRPr="00F82228" w:rsidRDefault="00ED47F1" w:rsidP="0053339C">
            <w:pPr>
              <w:contextualSpacing/>
              <w:rPr>
                <w:rFonts w:ascii="Arial" w:eastAsia="Calibri" w:hAnsi="Arial" w:cs="Arial"/>
                <w:bCs/>
                <w:lang w:eastAsia="en-GB"/>
              </w:rPr>
            </w:pPr>
            <w:hyperlink r:id="rId29" w:history="1">
              <w:r w:rsidRPr="00F82228">
                <w:rPr>
                  <w:rStyle w:val="Hyperlink"/>
                  <w:rFonts w:ascii="Arial" w:eastAsia="Calibri" w:hAnsi="Arial" w:cs="Arial"/>
                  <w:bCs/>
                  <w:lang w:val="fr-FR" w:eastAsia="en-GB"/>
                </w:rPr>
                <w:t xml:space="preserve">Konopacki J, et al. </w:t>
              </w:r>
              <w:r w:rsidRPr="00F82228">
                <w:rPr>
                  <w:rStyle w:val="Hyperlink"/>
                  <w:rFonts w:ascii="Arial" w:eastAsia="Calibri" w:hAnsi="Arial" w:cs="Arial"/>
                  <w:bCs/>
                  <w:i/>
                  <w:iCs/>
                  <w:lang w:val="fr-FR" w:eastAsia="en-GB"/>
                </w:rPr>
                <w:t>Haematologica</w:t>
              </w:r>
              <w:r w:rsidRPr="00F82228">
                <w:rPr>
                  <w:rStyle w:val="Hyperlink"/>
                  <w:rFonts w:ascii="Arial" w:eastAsia="Calibri" w:hAnsi="Arial" w:cs="Arial"/>
                  <w:bCs/>
                  <w:lang w:val="fr-FR" w:eastAsia="en-GB"/>
                </w:rPr>
                <w:t xml:space="preserve"> 2012;97:710–716.</w:t>
              </w:r>
            </w:hyperlink>
          </w:p>
          <w:p w14:paraId="265D51B4" w14:textId="77777777" w:rsidR="00ED47F1" w:rsidRDefault="00ED47F1" w:rsidP="0053339C">
            <w:pPr>
              <w:contextualSpacing/>
              <w:rPr>
                <w:rFonts w:ascii="Arial" w:eastAsia="Calibri" w:hAnsi="Arial" w:cs="Arial"/>
                <w:bCs/>
                <w:lang w:val="fr-FR" w:eastAsia="en-GB"/>
              </w:rPr>
            </w:pPr>
            <w:hyperlink r:id="rId30" w:history="1">
              <w:r w:rsidRPr="00BE45F6">
                <w:rPr>
                  <w:rStyle w:val="Hyperlink"/>
                  <w:rFonts w:ascii="Arial" w:eastAsia="Calibri" w:hAnsi="Arial" w:cs="Arial"/>
                  <w:bCs/>
                  <w:lang w:val="fr-FR" w:eastAsia="en-GB"/>
                </w:rPr>
                <w:t>Bacigalupo A</w:t>
              </w:r>
              <w:r w:rsidRPr="002432D9">
                <w:rPr>
                  <w:rStyle w:val="Hyperlink"/>
                  <w:rFonts w:ascii="Arial" w:eastAsia="Calibri" w:hAnsi="Arial" w:cs="Arial"/>
                  <w:bCs/>
                  <w:lang w:val="fr-FR" w:eastAsia="en-GB"/>
                </w:rPr>
                <w:t>.</w:t>
              </w:r>
              <w:r w:rsidRPr="00BE45F6">
                <w:rPr>
                  <w:rStyle w:val="Hyperlink"/>
                  <w:rFonts w:ascii="Arial" w:eastAsia="Calibri" w:hAnsi="Arial" w:cs="Arial"/>
                  <w:bCs/>
                  <w:lang w:val="fr-FR" w:eastAsia="en-GB"/>
                </w:rPr>
                <w:t xml:space="preserve"> </w:t>
              </w:r>
              <w:r w:rsidRPr="00BE45F6">
                <w:rPr>
                  <w:rStyle w:val="Hyperlink"/>
                  <w:rFonts w:ascii="Arial" w:eastAsia="Calibri" w:hAnsi="Arial" w:cs="Arial"/>
                  <w:bCs/>
                  <w:i/>
                  <w:iCs/>
                  <w:lang w:val="fr-FR" w:eastAsia="en-GB"/>
                </w:rPr>
                <w:t>Blood</w:t>
              </w:r>
              <w:r w:rsidRPr="00BE45F6">
                <w:rPr>
                  <w:rStyle w:val="Hyperlink"/>
                  <w:rFonts w:ascii="Arial" w:eastAsia="Calibri" w:hAnsi="Arial" w:cs="Arial"/>
                  <w:bCs/>
                  <w:lang w:val="fr-FR" w:eastAsia="en-GB"/>
                </w:rPr>
                <w:t xml:space="preserve"> 2017;129:1428</w:t>
              </w:r>
              <w:r w:rsidRPr="002432D9">
                <w:rPr>
                  <w:rStyle w:val="Hyperlink"/>
                  <w:rFonts w:ascii="Arial" w:eastAsia="Calibri" w:hAnsi="Arial" w:cs="Arial"/>
                  <w:bCs/>
                  <w:lang w:val="fr-FR" w:eastAsia="en-GB"/>
                </w:rPr>
                <w:t>–14</w:t>
              </w:r>
              <w:r w:rsidRPr="00BE45F6">
                <w:rPr>
                  <w:rStyle w:val="Hyperlink"/>
                  <w:rFonts w:ascii="Arial" w:eastAsia="Calibri" w:hAnsi="Arial" w:cs="Arial"/>
                  <w:bCs/>
                  <w:lang w:val="fr-FR" w:eastAsia="en-GB"/>
                </w:rPr>
                <w:t>36.</w:t>
              </w:r>
            </w:hyperlink>
          </w:p>
          <w:p w14:paraId="651438E2" w14:textId="77777777" w:rsidR="00ED47F1" w:rsidRPr="000B0826" w:rsidRDefault="00ED47F1" w:rsidP="0053339C">
            <w:pPr>
              <w:contextualSpacing/>
              <w:rPr>
                <w:rFonts w:ascii="Arial" w:eastAsia="Calibri" w:hAnsi="Arial" w:cs="Arial"/>
                <w:bCs/>
                <w:lang w:eastAsia="en-GB"/>
              </w:rPr>
            </w:pPr>
            <w:hyperlink r:id="rId31" w:history="1">
              <w:r w:rsidRPr="00BE45F6">
                <w:rPr>
                  <w:rStyle w:val="Hyperlink"/>
                  <w:rFonts w:ascii="Arial" w:eastAsia="Calibri" w:hAnsi="Arial" w:cs="Arial"/>
                  <w:bCs/>
                  <w:lang w:val="fr-FR" w:eastAsia="en-GB"/>
                </w:rPr>
                <w:t xml:space="preserve">Gupta V, et al. </w:t>
              </w:r>
              <w:r w:rsidRPr="00BE45F6">
                <w:rPr>
                  <w:rStyle w:val="Hyperlink"/>
                  <w:rFonts w:ascii="Arial" w:eastAsia="Calibri" w:hAnsi="Arial" w:cs="Arial"/>
                  <w:bCs/>
                  <w:i/>
                  <w:iCs/>
                  <w:lang w:val="fr-FR" w:eastAsia="en-GB"/>
                </w:rPr>
                <w:t>Haematologica</w:t>
              </w:r>
              <w:r w:rsidRPr="00BE45F6">
                <w:rPr>
                  <w:rStyle w:val="Hyperlink"/>
                  <w:rFonts w:ascii="Arial" w:eastAsia="Calibri" w:hAnsi="Arial" w:cs="Arial"/>
                  <w:bCs/>
                  <w:lang w:val="fr-FR" w:eastAsia="en-GB"/>
                </w:rPr>
                <w:t xml:space="preserve"> 2010;95:2119-</w:t>
              </w:r>
              <w:r w:rsidRPr="002432D9">
                <w:rPr>
                  <w:rStyle w:val="Hyperlink"/>
                  <w:rFonts w:ascii="Arial" w:eastAsia="Calibri" w:hAnsi="Arial" w:cs="Arial"/>
                  <w:bCs/>
                  <w:lang w:val="fr-FR" w:eastAsia="en-GB"/>
                </w:rPr>
                <w:t>21</w:t>
              </w:r>
              <w:r w:rsidRPr="00BE45F6">
                <w:rPr>
                  <w:rStyle w:val="Hyperlink"/>
                  <w:rFonts w:ascii="Arial" w:eastAsia="Calibri" w:hAnsi="Arial" w:cs="Arial"/>
                  <w:bCs/>
                  <w:lang w:val="fr-FR" w:eastAsia="en-GB"/>
                </w:rPr>
                <w:t>25.</w:t>
              </w:r>
            </w:hyperlink>
            <w:r w:rsidRPr="00BE45F6">
              <w:rPr>
                <w:rFonts w:ascii="Arial" w:eastAsia="Calibri" w:hAnsi="Arial" w:cs="Arial"/>
                <w:bCs/>
                <w:lang w:val="fr-FR" w:eastAsia="en-GB"/>
              </w:rPr>
              <w:t xml:space="preserve"> </w:t>
            </w:r>
          </w:p>
        </w:tc>
      </w:tr>
      <w:tr w:rsidR="00ED47F1" w:rsidRPr="000B0826" w14:paraId="132AE0E2"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23700EB" w14:textId="77777777" w:rsidR="00ED47F1" w:rsidRPr="000B0826" w:rsidRDefault="00ED47F1" w:rsidP="0053339C">
            <w:pPr>
              <w:contextualSpacing/>
              <w:rPr>
                <w:rFonts w:ascii="Arial" w:eastAsia="Calibri" w:hAnsi="Arial" w:cs="Arial"/>
                <w:b/>
                <w:lang w:eastAsia="en-GB"/>
              </w:rPr>
            </w:pPr>
            <w:r w:rsidRPr="000B0826">
              <w:rPr>
                <w:rFonts w:ascii="Arial" w:eastAsia="Calibri" w:hAnsi="Arial" w:cs="Arial"/>
                <w:b/>
                <w:lang w:eastAsia="en-GB"/>
              </w:rPr>
              <w:lastRenderedPageBreak/>
              <w:t>Notes/Settings</w:t>
            </w:r>
          </w:p>
        </w:tc>
      </w:tr>
      <w:tr w:rsidR="00ED47F1" w:rsidRPr="000B0826" w14:paraId="3C3B39CC" w14:textId="77777777" w:rsidTr="0053339C">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F0209B4" w14:textId="77777777" w:rsidR="00ED47F1" w:rsidRPr="000B0826" w:rsidRDefault="00ED47F1" w:rsidP="0053339C">
            <w:pPr>
              <w:spacing w:after="0" w:line="240" w:lineRule="auto"/>
              <w:rPr>
                <w:rFonts w:ascii="Arial" w:hAnsi="Arial" w:cs="Arial"/>
              </w:rPr>
            </w:pPr>
            <w:r w:rsidRPr="000B0826">
              <w:rPr>
                <w:rFonts w:ascii="Arial" w:hAnsi="Arial" w:cs="Arial"/>
              </w:rPr>
              <w:t>Do not show learning objective or chapter number.</w:t>
            </w:r>
          </w:p>
        </w:tc>
      </w:tr>
    </w:tbl>
    <w:p w14:paraId="54BC8762" w14:textId="77777777" w:rsidR="00647B68" w:rsidRDefault="00647B68">
      <w:pPr>
        <w:rPr>
          <w:rFonts w:ascii="Arial" w:hAnsi="Arial" w:cs="Arial"/>
        </w:rPr>
      </w:pPr>
    </w:p>
    <w:p w14:paraId="050B2C55" w14:textId="582AA733" w:rsidR="00BB7801" w:rsidRDefault="00BB7801">
      <w:pPr>
        <w:spacing w:line="278" w:lineRule="auto"/>
        <w:rPr>
          <w:rFonts w:ascii="Arial" w:hAnsi="Arial" w:cs="Arial"/>
        </w:rPr>
      </w:pPr>
    </w:p>
    <w:tbl>
      <w:tblPr>
        <w:tblW w:w="13889" w:type="dxa"/>
        <w:tblLook w:val="01E0" w:firstRow="1" w:lastRow="1" w:firstColumn="1" w:lastColumn="1" w:noHBand="0" w:noVBand="0"/>
      </w:tblPr>
      <w:tblGrid>
        <w:gridCol w:w="6797"/>
        <w:gridCol w:w="7092"/>
      </w:tblGrid>
      <w:tr w:rsidR="00387D24" w:rsidRPr="000B0826" w14:paraId="77D7B1A1" w14:textId="77777777" w:rsidTr="007877F5">
        <w:trPr>
          <w:trHeight w:val="92"/>
        </w:trPr>
        <w:tc>
          <w:tcPr>
            <w:tcW w:w="6797"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4219D71" w14:textId="77777777" w:rsidR="00387D24" w:rsidRPr="000B0826" w:rsidRDefault="00387D24" w:rsidP="0053339C">
            <w:pPr>
              <w:contextualSpacing/>
              <w:rPr>
                <w:rFonts w:ascii="Arial" w:eastAsia="Calibri" w:hAnsi="Arial" w:cs="Arial"/>
                <w:b/>
                <w:bCs/>
                <w:lang w:eastAsia="en-GB"/>
              </w:rPr>
            </w:pPr>
            <w:r w:rsidRPr="000B0826">
              <w:rPr>
                <w:rFonts w:ascii="Arial" w:eastAsia="Calibri" w:hAnsi="Arial" w:cs="Arial"/>
                <w:b/>
                <w:bCs/>
                <w:lang w:eastAsia="en-GB"/>
              </w:rPr>
              <w:t xml:space="preserve">Chapter: </w:t>
            </w:r>
            <w:r>
              <w:rPr>
                <w:rFonts w:ascii="Arial" w:eastAsia="Calibri" w:hAnsi="Arial" w:cs="Arial"/>
                <w:b/>
                <w:bCs/>
                <w:lang w:eastAsia="en-GB"/>
              </w:rPr>
              <w:t>Indications for HSCT</w:t>
            </w:r>
          </w:p>
        </w:tc>
        <w:tc>
          <w:tcPr>
            <w:tcW w:w="709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8A1F241" w14:textId="77777777" w:rsidR="00387D24" w:rsidRPr="000B0826" w:rsidRDefault="00387D24" w:rsidP="0053339C">
            <w:pPr>
              <w:contextualSpacing/>
              <w:rPr>
                <w:rFonts w:ascii="Arial" w:eastAsia="Calibri" w:hAnsi="Arial" w:cs="Arial"/>
                <w:b/>
                <w:bCs/>
                <w:lang w:eastAsia="en-GB"/>
              </w:rPr>
            </w:pPr>
            <w:r w:rsidRPr="000B0826">
              <w:rPr>
                <w:rFonts w:ascii="Arial" w:eastAsia="Calibri" w:hAnsi="Arial" w:cs="Arial"/>
                <w:b/>
                <w:bCs/>
                <w:lang w:eastAsia="en-GB"/>
              </w:rPr>
              <w:t xml:space="preserve">Sub-chapter: </w:t>
            </w:r>
            <w:r>
              <w:rPr>
                <w:rFonts w:ascii="Arial" w:eastAsia="Calibri" w:hAnsi="Arial" w:cs="Arial"/>
                <w:b/>
                <w:bCs/>
                <w:lang w:eastAsia="en-GB"/>
              </w:rPr>
              <w:t>Alternate up-front and second-line indications for HSCT</w:t>
            </w:r>
          </w:p>
        </w:tc>
      </w:tr>
      <w:tr w:rsidR="00387D24" w:rsidRPr="000B0826" w14:paraId="525E88E5" w14:textId="77777777" w:rsidTr="007877F5">
        <w:trPr>
          <w:trHeight w:val="88"/>
        </w:trPr>
        <w:tc>
          <w:tcPr>
            <w:tcW w:w="6797"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8C65DCF" w14:textId="77777777" w:rsidR="00387D24" w:rsidRPr="000B0826" w:rsidRDefault="00387D24"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7092"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D098C77" w14:textId="77777777" w:rsidR="00387D24" w:rsidRPr="000B0826" w:rsidRDefault="00387D24"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7877F5" w:rsidRPr="000B0826" w14:paraId="1C4E419B" w14:textId="77777777" w:rsidTr="007877F5">
        <w:trPr>
          <w:trHeight w:val="875"/>
        </w:trPr>
        <w:tc>
          <w:tcPr>
            <w:tcW w:w="6797"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AE5C5AB" w14:textId="77777777" w:rsidR="007877F5" w:rsidRDefault="007877F5" w:rsidP="007877F5">
            <w:pPr>
              <w:widowControl w:val="0"/>
              <w:adjustRightInd w:val="0"/>
              <w:spacing w:before="20" w:after="40" w:line="240" w:lineRule="auto"/>
              <w:textAlignment w:val="baseline"/>
              <w:rPr>
                <w:rFonts w:ascii="Arial" w:eastAsia="Times New Roman" w:hAnsi="Arial" w:cs="Arial"/>
              </w:rPr>
            </w:pPr>
            <w:r w:rsidRPr="0E0B885F">
              <w:rPr>
                <w:rFonts w:ascii="Arial" w:eastAsia="Times New Roman" w:hAnsi="Arial" w:cs="Arial"/>
              </w:rPr>
              <w:t xml:space="preserve">{text 1} If a patient with </w:t>
            </w:r>
            <w:r w:rsidRPr="0E0B885F">
              <w:rPr>
                <w:rFonts w:ascii="Arial" w:eastAsia="Times New Roman" w:hAnsi="Arial" w:cs="Arial"/>
                <w:highlight w:val="yellow"/>
              </w:rPr>
              <w:t>SAA</w:t>
            </w:r>
            <w:r w:rsidRPr="0E0B885F">
              <w:rPr>
                <w:rFonts w:ascii="Arial" w:eastAsia="Times New Roman" w:hAnsi="Arial" w:cs="Arial"/>
              </w:rPr>
              <w:t>/</w:t>
            </w:r>
            <w:r w:rsidRPr="0E0B885F">
              <w:rPr>
                <w:rFonts w:ascii="Arial" w:eastAsia="Times New Roman" w:hAnsi="Arial" w:cs="Arial"/>
                <w:highlight w:val="yellow"/>
              </w:rPr>
              <w:t>VSAA</w:t>
            </w:r>
            <w:r w:rsidRPr="0E0B885F">
              <w:rPr>
                <w:rFonts w:ascii="Arial" w:eastAsia="Times New Roman" w:hAnsi="Arial" w:cs="Arial"/>
              </w:rPr>
              <w:t xml:space="preserve"> does not have an </w:t>
            </w:r>
            <w:r w:rsidRPr="0E0B885F">
              <w:rPr>
                <w:rFonts w:ascii="Arial" w:eastAsia="Times New Roman" w:hAnsi="Arial" w:cs="Arial"/>
                <w:highlight w:val="yellow"/>
              </w:rPr>
              <w:t>MSD</w:t>
            </w:r>
            <w:r w:rsidRPr="0E0B885F">
              <w:rPr>
                <w:rFonts w:ascii="Arial" w:eastAsia="Times New Roman" w:hAnsi="Arial" w:cs="Arial"/>
              </w:rPr>
              <w:t xml:space="preserve"> or is</w:t>
            </w:r>
            <w:r>
              <w:rPr>
                <w:rFonts w:ascii="Arial" w:eastAsia="Times New Roman" w:hAnsi="Arial" w:cs="Arial"/>
              </w:rPr>
              <w:t xml:space="preserve"> </w:t>
            </w:r>
            <w:r w:rsidRPr="0E0B885F">
              <w:rPr>
                <w:rFonts w:ascii="Arial" w:eastAsia="Times New Roman" w:hAnsi="Arial" w:cs="Arial"/>
              </w:rPr>
              <w:t>&gt;40 years</w:t>
            </w:r>
            <w:r>
              <w:rPr>
                <w:rFonts w:ascii="Arial" w:eastAsia="Times New Roman" w:hAnsi="Arial" w:cs="Arial"/>
              </w:rPr>
              <w:t xml:space="preserve"> old</w:t>
            </w:r>
            <w:r w:rsidRPr="0E0B885F">
              <w:rPr>
                <w:rFonts w:ascii="Arial" w:eastAsia="Times New Roman" w:hAnsi="Arial" w:cs="Arial"/>
              </w:rPr>
              <w:t xml:space="preserve">, </w:t>
            </w:r>
            <w:r w:rsidRPr="0E0B885F">
              <w:rPr>
                <w:rFonts w:ascii="Arial" w:eastAsia="Times New Roman" w:hAnsi="Arial" w:cs="Arial"/>
                <w:highlight w:val="yellow"/>
              </w:rPr>
              <w:t>IST</w:t>
            </w:r>
            <w:r w:rsidRPr="0E0B885F">
              <w:rPr>
                <w:rFonts w:ascii="Arial" w:eastAsia="Times New Roman" w:hAnsi="Arial" w:cs="Arial"/>
              </w:rPr>
              <w:t xml:space="preserve"> is indicated as first-line therapy. </w:t>
            </w:r>
            <w:r w:rsidRPr="0E0B885F">
              <w:rPr>
                <w:rFonts w:ascii="Arial" w:eastAsia="Times New Roman" w:hAnsi="Arial" w:cs="Arial"/>
                <w:highlight w:val="yellow"/>
              </w:rPr>
              <w:t>HSCT</w:t>
            </w:r>
            <w:r w:rsidRPr="0E0B885F">
              <w:rPr>
                <w:rFonts w:ascii="Arial" w:eastAsia="Times New Roman" w:hAnsi="Arial" w:cs="Arial"/>
              </w:rPr>
              <w:t xml:space="preserve"> using alternative donor sources can be considered in certain situations: </w:t>
            </w:r>
          </w:p>
          <w:p w14:paraId="6BDD1213" w14:textId="77777777" w:rsidR="007877F5" w:rsidRDefault="007877F5" w:rsidP="007877F5">
            <w:pPr>
              <w:widowControl w:val="0"/>
              <w:adjustRightInd w:val="0"/>
              <w:spacing w:before="20" w:after="40" w:line="240" w:lineRule="auto"/>
              <w:textAlignment w:val="baseline"/>
              <w:rPr>
                <w:rFonts w:ascii="Arial" w:eastAsia="Times New Roman" w:hAnsi="Arial" w:cs="Arial"/>
                <w:bCs/>
              </w:rPr>
            </w:pPr>
          </w:p>
          <w:p w14:paraId="1B0B64C1" w14:textId="77777777" w:rsidR="007877F5" w:rsidRDefault="007877F5" w:rsidP="007877F5">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{Title} </w:t>
            </w:r>
            <w:r>
              <w:rPr>
                <w:rFonts w:ascii="Arial" w:eastAsia="Calibri" w:hAnsi="Arial" w:cs="Arial"/>
                <w:b/>
                <w:bCs/>
                <w:lang w:eastAsia="en-GB"/>
              </w:rPr>
              <w:t>Alternate up-front and second-line indications for HSCT</w:t>
            </w:r>
          </w:p>
          <w:p w14:paraId="1F2511B6" w14:textId="77777777" w:rsidR="007877F5" w:rsidRDefault="007877F5" w:rsidP="007877F5">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{text 2} </w:t>
            </w:r>
            <w:r w:rsidRPr="00D966CF">
              <w:rPr>
                <w:rFonts w:ascii="Arial" w:eastAsia="Times New Roman" w:hAnsi="Arial" w:cs="Arial"/>
                <w:bCs/>
                <w:highlight w:val="yellow"/>
              </w:rPr>
              <w:t>HSCT</w:t>
            </w:r>
            <w:r w:rsidRPr="00C4147A">
              <w:rPr>
                <w:rFonts w:ascii="Arial" w:eastAsia="Times New Roman" w:hAnsi="Arial" w:cs="Arial"/>
                <w:bCs/>
              </w:rPr>
              <w:t xml:space="preserve"> can be considered in the following cases:</w:t>
            </w:r>
          </w:p>
          <w:p w14:paraId="6C254589" w14:textId="77777777" w:rsidR="007877F5" w:rsidRDefault="007877F5" w:rsidP="007877F5">
            <w:pPr>
              <w:widowControl w:val="0"/>
              <w:adjustRightInd w:val="0"/>
              <w:spacing w:before="20" w:after="40" w:line="240" w:lineRule="auto"/>
              <w:textAlignment w:val="baseline"/>
              <w:rPr>
                <w:rFonts w:ascii="Arial" w:eastAsia="Times New Roman" w:hAnsi="Arial" w:cs="Arial"/>
                <w:bCs/>
              </w:rPr>
            </w:pPr>
          </w:p>
          <w:p w14:paraId="6CE9917A" w14:textId="77777777" w:rsidR="007877F5" w:rsidRPr="00C15D27" w:rsidRDefault="007877F5" w:rsidP="007877F5">
            <w:pPr>
              <w:widowControl w:val="0"/>
              <w:adjustRightInd w:val="0"/>
              <w:spacing w:before="20" w:after="40" w:line="240" w:lineRule="auto"/>
              <w:textAlignment w:val="baseline"/>
              <w:rPr>
                <w:rFonts w:ascii="Arial" w:eastAsia="Times New Roman" w:hAnsi="Arial" w:cs="Arial"/>
                <w:b/>
                <w:bCs/>
              </w:rPr>
            </w:pPr>
            <w:r>
              <w:rPr>
                <w:rFonts w:ascii="Arial" w:eastAsia="Times New Roman" w:hAnsi="Arial" w:cs="Arial"/>
                <w:b/>
                <w:bCs/>
              </w:rPr>
              <w:t xml:space="preserve">{Element 1: </w:t>
            </w:r>
            <w:r w:rsidRPr="00C15D27">
              <w:rPr>
                <w:rFonts w:ascii="Arial" w:eastAsia="Times New Roman" w:hAnsi="Arial" w:cs="Arial"/>
                <w:b/>
                <w:bCs/>
              </w:rPr>
              <w:t>Up-front matched unrelated donor (MUD) HSCT</w:t>
            </w:r>
            <w:r>
              <w:rPr>
                <w:rFonts w:ascii="Arial" w:eastAsia="Times New Roman" w:hAnsi="Arial" w:cs="Arial"/>
                <w:b/>
                <w:bCs/>
              </w:rPr>
              <w:t>}</w:t>
            </w:r>
          </w:p>
          <w:p w14:paraId="577EE723" w14:textId="77777777" w:rsidR="007877F5" w:rsidRDefault="007877F5" w:rsidP="007877F5">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 xml:space="preserve">{Element 1 title} </w:t>
            </w:r>
            <w:r w:rsidRPr="00800765">
              <w:rPr>
                <w:rFonts w:ascii="Arial" w:eastAsia="Times New Roman" w:hAnsi="Arial" w:cs="Arial"/>
              </w:rPr>
              <w:t xml:space="preserve">Up-front matched unrelated donor (MUD) </w:t>
            </w:r>
            <w:r w:rsidRPr="001178F0">
              <w:rPr>
                <w:rFonts w:ascii="Arial" w:eastAsia="Times New Roman" w:hAnsi="Arial" w:cs="Arial"/>
              </w:rPr>
              <w:t>HSCT</w:t>
            </w:r>
          </w:p>
          <w:p w14:paraId="3A760042" w14:textId="77777777" w:rsidR="007877F5" w:rsidRDefault="007877F5" w:rsidP="007877F5">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 xml:space="preserve">{Element 1 text} In adolescents and children with </w:t>
            </w:r>
            <w:r w:rsidRPr="00D966CF">
              <w:rPr>
                <w:rFonts w:ascii="Arial" w:eastAsia="Times New Roman" w:hAnsi="Arial" w:cs="Arial"/>
                <w:bCs/>
                <w:highlight w:val="yellow"/>
              </w:rPr>
              <w:t>SAA</w:t>
            </w:r>
            <w:r>
              <w:rPr>
                <w:rFonts w:ascii="Arial" w:eastAsia="Times New Roman" w:hAnsi="Arial" w:cs="Arial"/>
                <w:bCs/>
              </w:rPr>
              <w:t>/</w:t>
            </w:r>
            <w:r w:rsidRPr="00D966CF">
              <w:rPr>
                <w:rFonts w:ascii="Arial" w:eastAsia="Times New Roman" w:hAnsi="Arial" w:cs="Arial"/>
                <w:bCs/>
                <w:highlight w:val="yellow"/>
              </w:rPr>
              <w:t>VSAA</w:t>
            </w:r>
            <w:r>
              <w:rPr>
                <w:rFonts w:ascii="Arial" w:eastAsia="Times New Roman" w:hAnsi="Arial" w:cs="Arial"/>
                <w:bCs/>
              </w:rPr>
              <w:t xml:space="preserve"> who meet the following criteria, an </w:t>
            </w:r>
            <w:r w:rsidRPr="000E2080">
              <w:rPr>
                <w:rFonts w:ascii="Arial" w:eastAsia="Times New Roman" w:hAnsi="Arial" w:cs="Arial"/>
                <w:b/>
              </w:rPr>
              <w:t xml:space="preserve">up-front </w:t>
            </w:r>
            <w:r w:rsidRPr="000E2080">
              <w:rPr>
                <w:rFonts w:ascii="Arial" w:eastAsia="Times New Roman" w:hAnsi="Arial" w:cs="Arial"/>
                <w:b/>
                <w:highlight w:val="yellow"/>
              </w:rPr>
              <w:t>MUD</w:t>
            </w:r>
            <w:r w:rsidRPr="000E2080">
              <w:rPr>
                <w:rFonts w:ascii="Arial" w:eastAsia="Times New Roman" w:hAnsi="Arial" w:cs="Arial"/>
                <w:b/>
              </w:rPr>
              <w:t xml:space="preserve"> </w:t>
            </w:r>
            <w:r w:rsidRPr="000E2080">
              <w:rPr>
                <w:rFonts w:ascii="Arial" w:eastAsia="Times New Roman" w:hAnsi="Arial" w:cs="Arial"/>
                <w:b/>
                <w:highlight w:val="yellow"/>
              </w:rPr>
              <w:t>HSCT</w:t>
            </w:r>
            <w:r>
              <w:rPr>
                <w:rFonts w:ascii="Arial" w:eastAsia="Times New Roman" w:hAnsi="Arial" w:cs="Arial"/>
                <w:bCs/>
              </w:rPr>
              <w:t xml:space="preserve"> can be considered:</w:t>
            </w:r>
          </w:p>
          <w:p w14:paraId="5BF4B5F2" w14:textId="77777777" w:rsidR="007877F5" w:rsidRDefault="007877F5" w:rsidP="007877F5">
            <w:pPr>
              <w:pStyle w:val="ListParagraph"/>
              <w:widowControl w:val="0"/>
              <w:numPr>
                <w:ilvl w:val="0"/>
                <w:numId w:val="5"/>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No</w:t>
            </w:r>
            <w:r w:rsidRPr="00932B21">
              <w:rPr>
                <w:rFonts w:ascii="Arial" w:eastAsia="Times New Roman" w:hAnsi="Arial" w:cs="Arial"/>
                <w:bCs/>
              </w:rPr>
              <w:t xml:space="preserve"> </w:t>
            </w:r>
            <w:r w:rsidRPr="00D966CF">
              <w:rPr>
                <w:rFonts w:ascii="Arial" w:eastAsia="Times New Roman" w:hAnsi="Arial" w:cs="Arial"/>
                <w:bCs/>
                <w:highlight w:val="yellow"/>
              </w:rPr>
              <w:t>MSD</w:t>
            </w:r>
          </w:p>
          <w:p w14:paraId="55F4FA2D" w14:textId="77777777" w:rsidR="007877F5" w:rsidRDefault="007877F5" w:rsidP="007877F5">
            <w:pPr>
              <w:pStyle w:val="ListParagraph"/>
              <w:widowControl w:val="0"/>
              <w:numPr>
                <w:ilvl w:val="0"/>
                <w:numId w:val="5"/>
              </w:numPr>
              <w:adjustRightInd w:val="0"/>
              <w:spacing w:before="20" w:after="40" w:line="240" w:lineRule="auto"/>
              <w:ind w:left="1440"/>
              <w:textAlignment w:val="baseline"/>
              <w:rPr>
                <w:rFonts w:ascii="Arial" w:eastAsia="Times New Roman" w:hAnsi="Arial" w:cs="Arial"/>
              </w:rPr>
            </w:pPr>
            <w:r w:rsidRPr="0E0B885F">
              <w:rPr>
                <w:rFonts w:ascii="Arial" w:eastAsia="Times New Roman" w:hAnsi="Arial" w:cs="Arial"/>
              </w:rPr>
              <w:t xml:space="preserve">Multiple </w:t>
            </w:r>
            <w:r w:rsidRPr="0E0B885F">
              <w:rPr>
                <w:rFonts w:ascii="Arial" w:eastAsia="Times New Roman" w:hAnsi="Arial" w:cs="Arial"/>
                <w:highlight w:val="yellow"/>
              </w:rPr>
              <w:t>MUD</w:t>
            </w:r>
            <w:r w:rsidRPr="0E0B885F">
              <w:rPr>
                <w:rFonts w:ascii="Arial" w:eastAsia="Times New Roman" w:hAnsi="Arial" w:cs="Arial"/>
              </w:rPr>
              <w:t>s are available, and one can donate promptly</w:t>
            </w:r>
          </w:p>
          <w:p w14:paraId="322E7474" w14:textId="77777777" w:rsidR="007877F5" w:rsidRPr="00932B21" w:rsidRDefault="007877F5" w:rsidP="007877F5">
            <w:pPr>
              <w:pStyle w:val="ListParagraph"/>
              <w:widowControl w:val="0"/>
              <w:numPr>
                <w:ilvl w:val="0"/>
                <w:numId w:val="5"/>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Patient r</w:t>
            </w:r>
            <w:r w:rsidRPr="00932B21">
              <w:rPr>
                <w:rFonts w:ascii="Arial" w:eastAsia="Times New Roman" w:hAnsi="Arial" w:cs="Arial"/>
                <w:bCs/>
              </w:rPr>
              <w:t>equir</w:t>
            </w:r>
            <w:r>
              <w:rPr>
                <w:rFonts w:ascii="Arial" w:eastAsia="Times New Roman" w:hAnsi="Arial" w:cs="Arial"/>
                <w:bCs/>
              </w:rPr>
              <w:t>es</w:t>
            </w:r>
            <w:r w:rsidRPr="00932B21">
              <w:rPr>
                <w:rFonts w:ascii="Arial" w:eastAsia="Times New Roman" w:hAnsi="Arial" w:cs="Arial"/>
                <w:bCs/>
              </w:rPr>
              <w:t xml:space="preserve"> urgent transplant due to severe/life-threatening sepsis</w:t>
            </w:r>
          </w:p>
          <w:p w14:paraId="3B365364" w14:textId="77777777" w:rsidR="007877F5" w:rsidRDefault="007877F5" w:rsidP="007877F5">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 xml:space="preserve">{Element 1 box} NOTE: This approach is </w:t>
            </w:r>
            <w:r w:rsidRPr="00B634E1">
              <w:rPr>
                <w:rFonts w:ascii="Arial" w:eastAsia="Times New Roman" w:hAnsi="Arial" w:cs="Arial"/>
                <w:b/>
              </w:rPr>
              <w:t>experimental</w:t>
            </w:r>
            <w:r>
              <w:rPr>
                <w:rFonts w:ascii="Arial" w:eastAsia="Times New Roman" w:hAnsi="Arial" w:cs="Arial"/>
                <w:b/>
              </w:rPr>
              <w:t xml:space="preserve"> </w:t>
            </w:r>
            <w:r>
              <w:rPr>
                <w:rFonts w:ascii="Arial" w:eastAsia="Times New Roman" w:hAnsi="Arial" w:cs="Arial"/>
                <w:bCs/>
              </w:rPr>
              <w:t xml:space="preserve">and mainly </w:t>
            </w:r>
            <w:r w:rsidRPr="008C6759">
              <w:rPr>
                <w:rFonts w:ascii="Arial" w:eastAsia="Times New Roman" w:hAnsi="Arial" w:cs="Arial"/>
                <w:b/>
              </w:rPr>
              <w:t>pediatric</w:t>
            </w:r>
            <w:r>
              <w:rPr>
                <w:rFonts w:ascii="Arial" w:eastAsia="Times New Roman" w:hAnsi="Arial" w:cs="Arial"/>
                <w:bCs/>
              </w:rPr>
              <w:t xml:space="preserve"> -</w:t>
            </w:r>
            <w:r w:rsidRPr="00C15D27">
              <w:rPr>
                <w:rFonts w:ascii="Arial" w:eastAsia="Times New Roman" w:hAnsi="Arial" w:cs="Arial"/>
                <w:bCs/>
              </w:rPr>
              <w:t xml:space="preserve"> </w:t>
            </w:r>
            <w:r w:rsidRPr="00D966CF">
              <w:rPr>
                <w:rFonts w:ascii="Arial" w:eastAsia="Times New Roman" w:hAnsi="Arial" w:cs="Arial"/>
                <w:bCs/>
                <w:highlight w:val="yellow"/>
              </w:rPr>
              <w:t>RCT</w:t>
            </w:r>
            <w:r w:rsidRPr="00C15D27">
              <w:rPr>
                <w:rFonts w:ascii="Arial" w:eastAsia="Times New Roman" w:hAnsi="Arial" w:cs="Arial"/>
                <w:bCs/>
              </w:rPr>
              <w:t xml:space="preserve">s comparing </w:t>
            </w:r>
            <w:r w:rsidRPr="00D966CF">
              <w:rPr>
                <w:rFonts w:ascii="Arial" w:eastAsia="Times New Roman" w:hAnsi="Arial" w:cs="Arial"/>
                <w:bCs/>
                <w:highlight w:val="yellow"/>
              </w:rPr>
              <w:t>IST</w:t>
            </w:r>
            <w:r w:rsidRPr="00C15D27">
              <w:rPr>
                <w:rFonts w:ascii="Arial" w:eastAsia="Times New Roman" w:hAnsi="Arial" w:cs="Arial"/>
                <w:bCs/>
              </w:rPr>
              <w:t xml:space="preserve"> with </w:t>
            </w:r>
            <w:r w:rsidRPr="00D966CF">
              <w:rPr>
                <w:rFonts w:ascii="Arial" w:eastAsia="Times New Roman" w:hAnsi="Arial" w:cs="Arial"/>
                <w:bCs/>
                <w:highlight w:val="yellow"/>
              </w:rPr>
              <w:t>MUD</w:t>
            </w:r>
            <w:r w:rsidRPr="00C15D27">
              <w:rPr>
                <w:rFonts w:ascii="Arial" w:eastAsia="Times New Roman" w:hAnsi="Arial" w:cs="Arial"/>
                <w:bCs/>
              </w:rPr>
              <w:t xml:space="preserve"> are unavailable.</w:t>
            </w:r>
          </w:p>
          <w:p w14:paraId="2E2A0795" w14:textId="77777777" w:rsidR="007877F5" w:rsidRPr="00C15D27" w:rsidRDefault="007877F5" w:rsidP="007877F5">
            <w:pPr>
              <w:widowControl w:val="0"/>
              <w:adjustRightInd w:val="0"/>
              <w:spacing w:before="20" w:after="40" w:line="240" w:lineRule="auto"/>
              <w:textAlignment w:val="baseline"/>
              <w:rPr>
                <w:rFonts w:ascii="Arial" w:eastAsia="Times New Roman" w:hAnsi="Arial" w:cs="Arial"/>
                <w:bCs/>
              </w:rPr>
            </w:pPr>
          </w:p>
          <w:p w14:paraId="1D71BA52" w14:textId="77777777" w:rsidR="007877F5" w:rsidRDefault="007877F5" w:rsidP="007877F5">
            <w:pPr>
              <w:widowControl w:val="0"/>
              <w:adjustRightInd w:val="0"/>
              <w:spacing w:before="20" w:after="40" w:line="240" w:lineRule="auto"/>
              <w:textAlignment w:val="baseline"/>
              <w:rPr>
                <w:rFonts w:ascii="Arial" w:eastAsia="Times New Roman" w:hAnsi="Arial" w:cs="Arial"/>
                <w:b/>
                <w:bCs/>
              </w:rPr>
            </w:pPr>
            <w:r>
              <w:rPr>
                <w:rFonts w:ascii="Arial" w:eastAsia="Times New Roman" w:hAnsi="Arial" w:cs="Arial"/>
                <w:b/>
                <w:bCs/>
              </w:rPr>
              <w:lastRenderedPageBreak/>
              <w:t>{Element 2: Second-line HSCT in r</w:t>
            </w:r>
            <w:r w:rsidRPr="00C15D27">
              <w:rPr>
                <w:rFonts w:ascii="Arial" w:eastAsia="Times New Roman" w:hAnsi="Arial" w:cs="Arial"/>
                <w:b/>
                <w:bCs/>
              </w:rPr>
              <w:t>efractor</w:t>
            </w:r>
            <w:r>
              <w:rPr>
                <w:rFonts w:ascii="Arial" w:eastAsia="Times New Roman" w:hAnsi="Arial" w:cs="Arial"/>
                <w:b/>
                <w:bCs/>
              </w:rPr>
              <w:t>y or relapsed patients}</w:t>
            </w:r>
          </w:p>
          <w:p w14:paraId="2F059170" w14:textId="77777777" w:rsidR="007877F5" w:rsidRDefault="007877F5" w:rsidP="007877F5">
            <w:pPr>
              <w:widowControl w:val="0"/>
              <w:adjustRightInd w:val="0"/>
              <w:spacing w:before="20" w:after="40" w:line="240" w:lineRule="auto"/>
              <w:ind w:left="720"/>
              <w:textAlignment w:val="baseline"/>
              <w:rPr>
                <w:rFonts w:ascii="Arial" w:eastAsia="Times New Roman" w:hAnsi="Arial" w:cs="Arial"/>
              </w:rPr>
            </w:pPr>
            <w:r>
              <w:rPr>
                <w:rFonts w:ascii="Arial" w:eastAsia="Times New Roman" w:hAnsi="Arial" w:cs="Arial"/>
                <w:bCs/>
              </w:rPr>
              <w:t xml:space="preserve">{Element 2 title} </w:t>
            </w:r>
            <w:r w:rsidRPr="00146D67">
              <w:rPr>
                <w:rFonts w:ascii="Arial" w:eastAsia="Times New Roman" w:hAnsi="Arial" w:cs="Arial"/>
              </w:rPr>
              <w:t>Second-line HSCT in refractory or relapsed patients</w:t>
            </w:r>
          </w:p>
          <w:p w14:paraId="03A951A1" w14:textId="77777777" w:rsidR="007877F5" w:rsidRPr="00146D67" w:rsidRDefault="007877F5" w:rsidP="007877F5">
            <w:pPr>
              <w:widowControl w:val="0"/>
              <w:adjustRightInd w:val="0"/>
              <w:spacing w:before="20" w:after="40" w:line="240" w:lineRule="auto"/>
              <w:ind w:left="720"/>
              <w:textAlignment w:val="baseline"/>
              <w:rPr>
                <w:rFonts w:ascii="Arial" w:eastAsia="Times New Roman" w:hAnsi="Arial" w:cs="Arial"/>
              </w:rPr>
            </w:pPr>
            <w:r>
              <w:rPr>
                <w:rFonts w:ascii="Arial" w:eastAsia="Times New Roman" w:hAnsi="Arial" w:cs="Arial"/>
                <w:bCs/>
              </w:rPr>
              <w:t xml:space="preserve">{Element 2 text} </w:t>
            </w:r>
            <w:r w:rsidRPr="00D966CF">
              <w:rPr>
                <w:rFonts w:ascii="Arial" w:eastAsia="Times New Roman" w:hAnsi="Arial" w:cs="Arial"/>
                <w:bCs/>
                <w:highlight w:val="yellow"/>
              </w:rPr>
              <w:t>MUD</w:t>
            </w:r>
            <w:r w:rsidRPr="00C15D27">
              <w:rPr>
                <w:rFonts w:ascii="Arial" w:eastAsia="Times New Roman" w:hAnsi="Arial" w:cs="Arial"/>
                <w:bCs/>
              </w:rPr>
              <w:t xml:space="preserve"> </w:t>
            </w:r>
            <w:r w:rsidRPr="00D966CF">
              <w:rPr>
                <w:rFonts w:ascii="Arial" w:eastAsia="Times New Roman" w:hAnsi="Arial" w:cs="Arial"/>
                <w:bCs/>
                <w:highlight w:val="yellow"/>
              </w:rPr>
              <w:t>HSCT</w:t>
            </w:r>
            <w:r w:rsidRPr="00C15D27">
              <w:rPr>
                <w:rFonts w:ascii="Arial" w:eastAsia="Times New Roman" w:hAnsi="Arial" w:cs="Arial"/>
                <w:bCs/>
              </w:rPr>
              <w:t xml:space="preserve"> is </w:t>
            </w:r>
            <w:r>
              <w:rPr>
                <w:rFonts w:ascii="Arial" w:eastAsia="Times New Roman" w:hAnsi="Arial" w:cs="Arial"/>
                <w:bCs/>
              </w:rPr>
              <w:t xml:space="preserve">also </w:t>
            </w:r>
            <w:r w:rsidRPr="00C15D27">
              <w:rPr>
                <w:rFonts w:ascii="Arial" w:eastAsia="Times New Roman" w:hAnsi="Arial" w:cs="Arial"/>
                <w:bCs/>
              </w:rPr>
              <w:t xml:space="preserve">indicated for </w:t>
            </w:r>
            <w:r>
              <w:rPr>
                <w:rFonts w:ascii="Arial" w:eastAsia="Times New Roman" w:hAnsi="Arial" w:cs="Arial"/>
                <w:bCs/>
              </w:rPr>
              <w:t xml:space="preserve">patients with </w:t>
            </w:r>
            <w:r w:rsidRPr="00D966CF">
              <w:rPr>
                <w:rFonts w:ascii="Arial" w:eastAsia="Times New Roman" w:hAnsi="Arial" w:cs="Arial"/>
                <w:bCs/>
                <w:highlight w:val="yellow"/>
              </w:rPr>
              <w:t>SAA</w:t>
            </w:r>
            <w:r w:rsidRPr="00C15D27">
              <w:rPr>
                <w:rFonts w:ascii="Arial" w:eastAsia="Times New Roman" w:hAnsi="Arial" w:cs="Arial"/>
                <w:bCs/>
              </w:rPr>
              <w:t xml:space="preserve"> </w:t>
            </w:r>
            <w:r w:rsidRPr="00BC1B75">
              <w:rPr>
                <w:rFonts w:ascii="Arial" w:eastAsia="Times New Roman" w:hAnsi="Arial" w:cs="Arial"/>
                <w:b/>
              </w:rPr>
              <w:t xml:space="preserve">after failure of one </w:t>
            </w:r>
            <w:r w:rsidRPr="00D966CF">
              <w:rPr>
                <w:rFonts w:ascii="Arial" w:eastAsia="Times New Roman" w:hAnsi="Arial" w:cs="Arial"/>
                <w:b/>
                <w:highlight w:val="yellow"/>
              </w:rPr>
              <w:t>IST</w:t>
            </w:r>
            <w:r w:rsidRPr="00BC1B75">
              <w:rPr>
                <w:rFonts w:ascii="Arial" w:eastAsia="Times New Roman" w:hAnsi="Arial" w:cs="Arial"/>
                <w:b/>
              </w:rPr>
              <w:t xml:space="preserve"> course</w:t>
            </w:r>
            <w:r>
              <w:rPr>
                <w:rFonts w:ascii="Arial" w:eastAsia="Times New Roman" w:hAnsi="Arial" w:cs="Arial"/>
                <w:bCs/>
              </w:rPr>
              <w:t>:</w:t>
            </w:r>
          </w:p>
          <w:p w14:paraId="11AD3C19" w14:textId="77777777" w:rsidR="007877F5" w:rsidRDefault="007877F5" w:rsidP="007877F5">
            <w:pPr>
              <w:widowControl w:val="0"/>
              <w:numPr>
                <w:ilvl w:val="0"/>
                <w:numId w:val="4"/>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Patients should be less than 30 years old</w:t>
            </w:r>
          </w:p>
          <w:p w14:paraId="3DE73DCF" w14:textId="77777777" w:rsidR="007877F5" w:rsidRPr="00C15D27" w:rsidRDefault="007877F5" w:rsidP="007877F5">
            <w:pPr>
              <w:widowControl w:val="0"/>
              <w:numPr>
                <w:ilvl w:val="0"/>
                <w:numId w:val="4"/>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Patients should be within their first year of diagnosis or treatment</w:t>
            </w:r>
          </w:p>
          <w:p w14:paraId="6B3B06E9" w14:textId="77777777" w:rsidR="007877F5" w:rsidRPr="00C15D27" w:rsidRDefault="007877F5" w:rsidP="007877F5">
            <w:pPr>
              <w:widowControl w:val="0"/>
              <w:numPr>
                <w:ilvl w:val="0"/>
                <w:numId w:val="4"/>
              </w:numPr>
              <w:adjustRightInd w:val="0"/>
              <w:spacing w:before="20" w:after="40" w:line="240" w:lineRule="auto"/>
              <w:ind w:left="1440"/>
              <w:textAlignment w:val="baseline"/>
              <w:rPr>
                <w:rFonts w:ascii="Arial" w:eastAsia="Times New Roman" w:hAnsi="Arial" w:cs="Arial"/>
                <w:bCs/>
              </w:rPr>
            </w:pPr>
            <w:r w:rsidRPr="00C15D27">
              <w:rPr>
                <w:rFonts w:ascii="Arial" w:eastAsia="Times New Roman" w:hAnsi="Arial" w:cs="Arial"/>
                <w:bCs/>
              </w:rPr>
              <w:t>Donor must be 10/10</w:t>
            </w:r>
            <w:r>
              <w:rPr>
                <w:rFonts w:ascii="Arial" w:eastAsia="Times New Roman" w:hAnsi="Arial" w:cs="Arial"/>
                <w:bCs/>
              </w:rPr>
              <w:t xml:space="preserve"> (8/8</w:t>
            </w:r>
            <w:r w:rsidRPr="00C15D27">
              <w:rPr>
                <w:rFonts w:ascii="Arial" w:eastAsia="Times New Roman" w:hAnsi="Arial" w:cs="Arial"/>
                <w:bCs/>
              </w:rPr>
              <w:t xml:space="preserve"> </w:t>
            </w:r>
            <w:r w:rsidRPr="00D966CF">
              <w:rPr>
                <w:rFonts w:ascii="Arial" w:eastAsia="Times New Roman" w:hAnsi="Arial" w:cs="Arial"/>
                <w:bCs/>
                <w:highlight w:val="yellow"/>
              </w:rPr>
              <w:t>HLA</w:t>
            </w:r>
            <w:r w:rsidRPr="00C15D27">
              <w:rPr>
                <w:rFonts w:ascii="Arial" w:eastAsia="Times New Roman" w:hAnsi="Arial" w:cs="Arial"/>
                <w:bCs/>
              </w:rPr>
              <w:t>-matched</w:t>
            </w:r>
            <w:r>
              <w:rPr>
                <w:rFonts w:ascii="Arial" w:eastAsia="Times New Roman" w:hAnsi="Arial" w:cs="Arial"/>
                <w:bCs/>
              </w:rPr>
              <w:t xml:space="preserve">: </w:t>
            </w:r>
            <w:r w:rsidRPr="00C15D27">
              <w:rPr>
                <w:rFonts w:ascii="Arial" w:eastAsia="Times New Roman" w:hAnsi="Arial" w:cs="Arial"/>
                <w:bCs/>
              </w:rPr>
              <w:t>HLA-A, -B, -C, -DRB1, -DQB1) with high-resolution typing</w:t>
            </w:r>
          </w:p>
          <w:p w14:paraId="52851B3E" w14:textId="77777777" w:rsidR="007877F5" w:rsidRPr="003B108D" w:rsidRDefault="007877F5" w:rsidP="007877F5">
            <w:pPr>
              <w:widowControl w:val="0"/>
              <w:adjustRightInd w:val="0"/>
              <w:spacing w:before="20" w:after="40" w:line="240" w:lineRule="auto"/>
              <w:textAlignment w:val="baseline"/>
              <w:rPr>
                <w:rFonts w:ascii="Arial" w:eastAsia="Times New Roman" w:hAnsi="Arial" w:cs="Arial"/>
                <w:b/>
              </w:rPr>
            </w:pPr>
            <w:r w:rsidRPr="003B108D">
              <w:rPr>
                <w:rFonts w:ascii="Arial" w:eastAsia="Times New Roman" w:hAnsi="Arial" w:cs="Arial"/>
                <w:b/>
              </w:rPr>
              <w:t>{Element 3: Alternative donor options}</w:t>
            </w:r>
          </w:p>
          <w:p w14:paraId="57730A70" w14:textId="77777777" w:rsidR="007877F5" w:rsidRDefault="007877F5" w:rsidP="007877F5">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{Element 3 title} Alternative donor options</w:t>
            </w:r>
          </w:p>
          <w:p w14:paraId="7364609F" w14:textId="77777777" w:rsidR="007877F5" w:rsidRDefault="007877F5" w:rsidP="007877F5">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{Element 3 text} When preferred donor options (</w:t>
            </w:r>
            <w:r w:rsidRPr="00D966CF">
              <w:rPr>
                <w:rFonts w:ascii="Arial" w:eastAsia="Times New Roman" w:hAnsi="Arial" w:cs="Arial"/>
                <w:bCs/>
                <w:highlight w:val="yellow"/>
              </w:rPr>
              <w:t>MSD</w:t>
            </w:r>
            <w:r>
              <w:rPr>
                <w:rFonts w:ascii="Arial" w:eastAsia="Times New Roman" w:hAnsi="Arial" w:cs="Arial"/>
                <w:bCs/>
              </w:rPr>
              <w:t xml:space="preserve"> or </w:t>
            </w:r>
            <w:r w:rsidRPr="00D966CF">
              <w:rPr>
                <w:rFonts w:ascii="Arial" w:eastAsia="Times New Roman" w:hAnsi="Arial" w:cs="Arial"/>
                <w:bCs/>
                <w:highlight w:val="yellow"/>
              </w:rPr>
              <w:t>MUD</w:t>
            </w:r>
            <w:r>
              <w:rPr>
                <w:rFonts w:ascii="Arial" w:eastAsia="Times New Roman" w:hAnsi="Arial" w:cs="Arial"/>
                <w:bCs/>
              </w:rPr>
              <w:t xml:space="preserve">) are unavailable and a patient has failed to respond to </w:t>
            </w:r>
            <w:r w:rsidRPr="00D966CF">
              <w:rPr>
                <w:rFonts w:ascii="Arial" w:eastAsia="Times New Roman" w:hAnsi="Arial" w:cs="Arial"/>
                <w:bCs/>
                <w:highlight w:val="yellow"/>
              </w:rPr>
              <w:t>IST</w:t>
            </w:r>
            <w:r>
              <w:rPr>
                <w:rFonts w:ascii="Arial" w:eastAsia="Times New Roman" w:hAnsi="Arial" w:cs="Arial"/>
                <w:bCs/>
              </w:rPr>
              <w:t>, alternate donor options may be considered:</w:t>
            </w:r>
          </w:p>
          <w:p w14:paraId="6CDBB037" w14:textId="77777777" w:rsidR="007877F5" w:rsidRDefault="007877F5" w:rsidP="007877F5">
            <w:pPr>
              <w:pStyle w:val="ListParagraph"/>
              <w:widowControl w:val="0"/>
              <w:numPr>
                <w:ilvl w:val="0"/>
                <w:numId w:val="6"/>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9/10 cord blood</w:t>
            </w:r>
          </w:p>
          <w:p w14:paraId="430422F2" w14:textId="77777777" w:rsidR="007877F5" w:rsidRDefault="007877F5" w:rsidP="007877F5">
            <w:pPr>
              <w:pStyle w:val="ListParagraph"/>
              <w:widowControl w:val="0"/>
              <w:numPr>
                <w:ilvl w:val="0"/>
                <w:numId w:val="6"/>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Haplo-identical family donor</w:t>
            </w:r>
          </w:p>
          <w:p w14:paraId="10BD6639" w14:textId="77777777" w:rsidR="007877F5" w:rsidRDefault="007877F5" w:rsidP="007877F5">
            <w:pPr>
              <w:pStyle w:val="ListParagraph"/>
              <w:widowControl w:val="0"/>
              <w:numPr>
                <w:ilvl w:val="0"/>
                <w:numId w:val="6"/>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 xml:space="preserve">9/10 </w:t>
            </w:r>
            <w:r w:rsidRPr="00D966CF">
              <w:rPr>
                <w:rFonts w:ascii="Arial" w:eastAsia="Times New Roman" w:hAnsi="Arial" w:cs="Arial"/>
                <w:bCs/>
                <w:highlight w:val="yellow"/>
              </w:rPr>
              <w:t>MUD</w:t>
            </w:r>
          </w:p>
          <w:p w14:paraId="5C1DB138" w14:textId="77777777" w:rsidR="007877F5" w:rsidRPr="00E47381" w:rsidRDefault="007877F5" w:rsidP="007877F5">
            <w:pPr>
              <w:widowControl w:val="0"/>
              <w:adjustRightInd w:val="0"/>
              <w:spacing w:before="20" w:after="40" w:line="240" w:lineRule="auto"/>
              <w:textAlignment w:val="baseline"/>
              <w:rPr>
                <w:rFonts w:ascii="Arial" w:eastAsia="Times New Roman" w:hAnsi="Arial" w:cs="Arial"/>
                <w:bCs/>
              </w:rPr>
            </w:pPr>
          </w:p>
        </w:tc>
        <w:tc>
          <w:tcPr>
            <w:tcW w:w="7092"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DA345FF" w14:textId="77777777" w:rsidR="007877F5" w:rsidRDefault="007877F5" w:rsidP="007877F5">
            <w:pPr>
              <w:contextualSpacing/>
              <w:rPr>
                <w:rFonts w:ascii="Arial" w:hAnsi="Arial" w:cs="Arial"/>
                <w:noProof/>
                <w14:ligatures w14:val="standardContextual"/>
              </w:rPr>
            </w:pPr>
            <w:commentRangeStart w:id="12"/>
            <w:r w:rsidRPr="000B0826">
              <w:rPr>
                <w:rFonts w:ascii="Arial" w:hAnsi="Arial" w:cs="Arial"/>
                <w:noProof/>
                <w14:ligatures w14:val="standardContextual"/>
              </w:rPr>
              <w:lastRenderedPageBreak/>
              <w:t>[</w:t>
            </w:r>
            <w:r>
              <w:rPr>
                <w:rFonts w:ascii="Arial" w:hAnsi="Arial" w:cs="Arial"/>
                <w:noProof/>
                <w14:ligatures w14:val="standardContextual"/>
              </w:rPr>
              <w:t>Regis_matched unrelated donor transplant</w:t>
            </w:r>
            <w:r w:rsidRPr="000B0826">
              <w:rPr>
                <w:rFonts w:ascii="Arial" w:hAnsi="Arial" w:cs="Arial"/>
                <w:noProof/>
                <w14:ligatures w14:val="standardContextual"/>
              </w:rPr>
              <w:t>]</w:t>
            </w:r>
            <w:commentRangeEnd w:id="12"/>
            <w:r>
              <w:rPr>
                <w:rStyle w:val="CommentReference"/>
              </w:rPr>
              <w:commentReference w:id="12"/>
            </w:r>
          </w:p>
          <w:p w14:paraId="6BC10AEC" w14:textId="77777777" w:rsidR="007877F5" w:rsidRDefault="007877F5" w:rsidP="007877F5">
            <w:pPr>
              <w:contextualSpacing/>
              <w:rPr>
                <w:rFonts w:ascii="Arial" w:hAnsi="Arial" w:cs="Arial"/>
                <w:noProof/>
                <w14:ligatures w14:val="standardContextual"/>
              </w:rPr>
            </w:pPr>
          </w:p>
          <w:p w14:paraId="67CCDDEB" w14:textId="77777777" w:rsidR="007877F5" w:rsidRPr="007468CF" w:rsidRDefault="007877F5" w:rsidP="007877F5">
            <w:pPr>
              <w:contextualSpacing/>
              <w:rPr>
                <w:rFonts w:ascii="Arial" w:eastAsia="Calibri" w:hAnsi="Arial" w:cs="Arial"/>
                <w:lang w:eastAsia="en-GB"/>
              </w:rPr>
            </w:pPr>
            <w:r w:rsidRPr="000B0826">
              <w:rPr>
                <w:rFonts w:ascii="Arial" w:eastAsia="Calibri" w:hAnsi="Arial" w:cs="Arial"/>
                <w:b/>
                <w:bCs/>
                <w:lang w:eastAsia="en-GB"/>
              </w:rPr>
              <w:t>{Caption}</w:t>
            </w:r>
            <w:r>
              <w:rPr>
                <w:rFonts w:ascii="Arial" w:eastAsia="Calibri" w:hAnsi="Arial" w:cs="Arial"/>
                <w:b/>
                <w:bCs/>
                <w:lang w:eastAsia="en-GB"/>
              </w:rPr>
              <w:t xml:space="preserve">. </w:t>
            </w:r>
          </w:p>
          <w:p w14:paraId="396A66A6" w14:textId="77777777" w:rsidR="007877F5" w:rsidRDefault="007877F5" w:rsidP="007877F5">
            <w:pPr>
              <w:contextualSpacing/>
              <w:rPr>
                <w:rFonts w:ascii="Arial" w:hAnsi="Arial" w:cs="Arial"/>
                <w:noProof/>
                <w14:ligatures w14:val="standardContextual"/>
              </w:rPr>
            </w:pPr>
          </w:p>
          <w:p w14:paraId="41F0C5D2" w14:textId="77777777" w:rsidR="007877F5" w:rsidRPr="00625749" w:rsidRDefault="007877F5" w:rsidP="007877F5">
            <w:pPr>
              <w:contextualSpacing/>
              <w:rPr>
                <w:rFonts w:ascii="Arial" w:hAnsi="Arial" w:cs="Arial"/>
                <w:noProof/>
                <w14:ligatures w14:val="standardContextual"/>
              </w:rPr>
            </w:pPr>
            <w:r w:rsidRPr="00625749">
              <w:rPr>
                <w:rFonts w:ascii="Arial" w:hAnsi="Arial" w:cs="Arial"/>
                <w:noProof/>
                <w14:ligatures w14:val="standardContextual"/>
              </w:rPr>
              <w:t>[Treatment_guidelines_</w:t>
            </w:r>
            <w:r>
              <w:rPr>
                <w:rFonts w:ascii="Arial" w:hAnsi="Arial" w:cs="Arial"/>
                <w:noProof/>
                <w14:ligatures w14:val="standardContextual"/>
              </w:rPr>
              <w:t>IST_relapsed</w:t>
            </w:r>
            <w:r w:rsidRPr="00625749">
              <w:rPr>
                <w:rFonts w:ascii="Arial" w:hAnsi="Arial" w:cs="Arial"/>
                <w:noProof/>
                <w14:ligatures w14:val="standardContextual"/>
              </w:rPr>
              <w:t>]</w:t>
            </w:r>
          </w:p>
          <w:p w14:paraId="4CE1E91F" w14:textId="77777777" w:rsidR="007877F5" w:rsidRPr="000B0826" w:rsidRDefault="007877F5" w:rsidP="007877F5">
            <w:pPr>
              <w:contextualSpacing/>
              <w:rPr>
                <w:rFonts w:ascii="Arial" w:hAnsi="Arial" w:cs="Arial"/>
                <w:noProof/>
                <w14:ligatures w14:val="standardContextual"/>
              </w:rPr>
            </w:pPr>
            <w:r>
              <w:rPr>
                <w:rFonts w:ascii="Arial" w:hAnsi="Arial" w:cs="Arial"/>
                <w:noProof/>
                <w14:ligatures w14:val="standardContextual"/>
              </w:rPr>
              <w:drawing>
                <wp:inline distT="0" distB="0" distL="0" distR="0" wp14:anchorId="5DE78662" wp14:editId="4F1D7C8C">
                  <wp:extent cx="4366260" cy="2458078"/>
                  <wp:effectExtent l="0" t="0" r="0" b="0"/>
                  <wp:docPr id="11650807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72166" cy="2461403"/>
                          </a:xfrm>
                          <a:prstGeom prst="rect">
                            <a:avLst/>
                          </a:prstGeom>
                          <a:noFill/>
                          <a:ln>
                            <a:noFill/>
                          </a:ln>
                        </pic:spPr>
                      </pic:pic>
                    </a:graphicData>
                  </a:graphic>
                </wp:inline>
              </w:drawing>
            </w:r>
          </w:p>
          <w:p w14:paraId="11B93051" w14:textId="77777777" w:rsidR="007877F5" w:rsidRDefault="007877F5" w:rsidP="007877F5">
            <w:pPr>
              <w:contextualSpacing/>
              <w:rPr>
                <w:rFonts w:ascii="Arial" w:eastAsia="Calibri" w:hAnsi="Arial" w:cs="Arial"/>
                <w:lang w:eastAsia="en-GB"/>
              </w:rPr>
            </w:pPr>
            <w:r w:rsidRPr="0E0B885F">
              <w:rPr>
                <w:rFonts w:ascii="Arial" w:eastAsia="Calibri" w:hAnsi="Arial" w:cs="Arial"/>
                <w:lang w:eastAsia="en-GB"/>
              </w:rPr>
              <w:t xml:space="preserve">{caption} </w:t>
            </w:r>
            <w:proofErr w:type="gramStart"/>
            <w:r w:rsidRPr="0E0B885F">
              <w:rPr>
                <w:rFonts w:ascii="Arial" w:eastAsia="Calibri" w:hAnsi="Arial" w:cs="Arial"/>
                <w:b/>
                <w:bCs/>
                <w:lang w:eastAsia="en-GB"/>
              </w:rPr>
              <w:t>For</w:t>
            </w:r>
            <w:proofErr w:type="gramEnd"/>
            <w:r w:rsidRPr="0E0B885F">
              <w:rPr>
                <w:rFonts w:ascii="Arial" w:eastAsia="Calibri" w:hAnsi="Arial" w:cs="Arial"/>
                <w:b/>
                <w:bCs/>
                <w:lang w:eastAsia="en-GB"/>
              </w:rPr>
              <w:t xml:space="preserve"> a patient who does not have an </w:t>
            </w:r>
            <w:r w:rsidRPr="0E0B885F">
              <w:rPr>
                <w:rFonts w:ascii="Arial" w:eastAsia="Calibri" w:hAnsi="Arial" w:cs="Arial"/>
                <w:b/>
                <w:bCs/>
                <w:highlight w:val="yellow"/>
                <w:lang w:eastAsia="en-GB"/>
              </w:rPr>
              <w:t>MSD</w:t>
            </w:r>
            <w:r w:rsidRPr="0E0B885F">
              <w:rPr>
                <w:rFonts w:ascii="Arial" w:eastAsia="Calibri" w:hAnsi="Arial" w:cs="Arial"/>
                <w:b/>
                <w:bCs/>
                <w:lang w:eastAsia="en-GB"/>
              </w:rPr>
              <w:t xml:space="preserve"> or </w:t>
            </w:r>
            <w:r w:rsidRPr="00F82E37">
              <w:rPr>
                <w:rFonts w:ascii="Arial" w:eastAsia="Times New Roman" w:hAnsi="Arial" w:cs="Arial"/>
                <w:b/>
                <w:bCs/>
              </w:rPr>
              <w:t>is &gt;40 years old</w:t>
            </w:r>
            <w:r w:rsidRPr="00F82E37">
              <w:rPr>
                <w:rFonts w:ascii="Arial" w:eastAsia="Calibri" w:hAnsi="Arial" w:cs="Arial"/>
                <w:b/>
                <w:bCs/>
                <w:lang w:eastAsia="en-GB"/>
              </w:rPr>
              <w:t>,</w:t>
            </w:r>
            <w:r w:rsidRPr="0E0B885F">
              <w:rPr>
                <w:rFonts w:ascii="Arial" w:eastAsia="Calibri" w:hAnsi="Arial" w:cs="Arial"/>
                <w:b/>
                <w:bCs/>
                <w:lang w:eastAsia="en-GB"/>
              </w:rPr>
              <w:t xml:space="preserve"> first-line </w:t>
            </w:r>
            <w:r w:rsidRPr="0E0B885F">
              <w:rPr>
                <w:rFonts w:ascii="Arial" w:eastAsia="Calibri" w:hAnsi="Arial" w:cs="Arial"/>
                <w:b/>
                <w:bCs/>
                <w:highlight w:val="yellow"/>
                <w:lang w:eastAsia="en-GB"/>
              </w:rPr>
              <w:t>IST</w:t>
            </w:r>
            <w:r w:rsidRPr="0E0B885F">
              <w:rPr>
                <w:rFonts w:ascii="Arial" w:eastAsia="Calibri" w:hAnsi="Arial" w:cs="Arial"/>
                <w:b/>
                <w:bCs/>
                <w:lang w:eastAsia="en-GB"/>
              </w:rPr>
              <w:t xml:space="preserve"> is indicated. </w:t>
            </w:r>
            <w:r w:rsidRPr="0E0B885F">
              <w:rPr>
                <w:rFonts w:ascii="Arial" w:eastAsia="Calibri" w:hAnsi="Arial" w:cs="Arial"/>
                <w:lang w:eastAsia="en-GB"/>
              </w:rPr>
              <w:t xml:space="preserve">HSCT, hematopoietic stem cell transplant; Cy, cyclophosphamide; ATG, </w:t>
            </w:r>
            <w:proofErr w:type="spellStart"/>
            <w:r w:rsidRPr="0E0B885F">
              <w:rPr>
                <w:rFonts w:ascii="Arial" w:eastAsia="Calibri" w:hAnsi="Arial" w:cs="Arial"/>
                <w:lang w:eastAsia="en-GB"/>
              </w:rPr>
              <w:t>antithymocyte</w:t>
            </w:r>
            <w:proofErr w:type="spellEnd"/>
            <w:r w:rsidRPr="0E0B885F">
              <w:rPr>
                <w:rFonts w:ascii="Arial" w:eastAsia="Calibri" w:hAnsi="Arial" w:cs="Arial"/>
                <w:lang w:eastAsia="en-GB"/>
              </w:rPr>
              <w:t xml:space="preserve"> globulin; CSA, </w:t>
            </w:r>
            <w:r w:rsidRPr="0E0B885F">
              <w:rPr>
                <w:rFonts w:ascii="Arial" w:eastAsia="Calibri" w:hAnsi="Arial" w:cs="Arial"/>
                <w:lang w:eastAsia="en-GB"/>
              </w:rPr>
              <w:lastRenderedPageBreak/>
              <w:t xml:space="preserve">cyclosporine; MTX, methotrexate; </w:t>
            </w:r>
            <w:proofErr w:type="spellStart"/>
            <w:r w:rsidRPr="0E0B885F">
              <w:rPr>
                <w:rFonts w:ascii="Arial" w:eastAsia="Calibri" w:hAnsi="Arial" w:cs="Arial"/>
                <w:lang w:eastAsia="en-GB"/>
              </w:rPr>
              <w:t>hATG</w:t>
            </w:r>
            <w:proofErr w:type="spellEnd"/>
            <w:r w:rsidRPr="0E0B885F">
              <w:rPr>
                <w:rFonts w:ascii="Arial" w:eastAsia="Calibri" w:hAnsi="Arial" w:cs="Arial"/>
                <w:lang w:eastAsia="en-GB"/>
              </w:rPr>
              <w:t>, horse ATG; UD, unrelated donor; BMT bone marrow transplant; IST, immunosuppressive therapy.</w:t>
            </w:r>
          </w:p>
          <w:p w14:paraId="087F560A" w14:textId="77777777" w:rsidR="007877F5" w:rsidRDefault="007877F5" w:rsidP="007877F5">
            <w:pPr>
              <w:contextualSpacing/>
              <w:rPr>
                <w:rFonts w:ascii="Arial" w:eastAsia="Calibri" w:hAnsi="Arial" w:cs="Arial"/>
                <w:lang w:eastAsia="en-GB"/>
              </w:rPr>
            </w:pPr>
          </w:p>
          <w:p w14:paraId="18148378" w14:textId="77777777" w:rsidR="007877F5" w:rsidRDefault="007877F5" w:rsidP="007877F5">
            <w:pPr>
              <w:contextualSpacing/>
              <w:rPr>
                <w:rFonts w:ascii="Arial" w:eastAsia="Calibri" w:hAnsi="Arial" w:cs="Arial"/>
                <w:lang w:eastAsia="en-GB"/>
              </w:rPr>
            </w:pPr>
            <w:r>
              <w:rPr>
                <w:rFonts w:ascii="Arial" w:eastAsia="Calibri" w:hAnsi="Arial" w:cs="Arial"/>
                <w:lang w:eastAsia="en-GB"/>
              </w:rPr>
              <w:t>[MUD]</w:t>
            </w:r>
          </w:p>
          <w:p w14:paraId="66045128" w14:textId="77777777" w:rsidR="007877F5" w:rsidRDefault="007877F5" w:rsidP="007877F5">
            <w:pPr>
              <w:contextualSpacing/>
              <w:rPr>
                <w:rFonts w:ascii="Arial" w:eastAsia="Calibri" w:hAnsi="Arial" w:cs="Arial"/>
                <w:lang w:eastAsia="en-GB"/>
              </w:rPr>
            </w:pPr>
            <w:r>
              <w:rPr>
                <w:rFonts w:ascii="Arial" w:eastAsia="Calibri" w:hAnsi="Arial" w:cs="Arial"/>
                <w:noProof/>
                <w:lang w:eastAsia="en-GB"/>
              </w:rPr>
              <w:drawing>
                <wp:inline distT="0" distB="0" distL="0" distR="0" wp14:anchorId="315AEB7C" wp14:editId="0808CAD1">
                  <wp:extent cx="3447119" cy="1940628"/>
                  <wp:effectExtent l="0" t="0" r="1270" b="2540"/>
                  <wp:docPr id="1504261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56157" cy="1945716"/>
                          </a:xfrm>
                          <a:prstGeom prst="rect">
                            <a:avLst/>
                          </a:prstGeom>
                          <a:noFill/>
                          <a:ln>
                            <a:noFill/>
                          </a:ln>
                        </pic:spPr>
                      </pic:pic>
                    </a:graphicData>
                  </a:graphic>
                </wp:inline>
              </w:drawing>
            </w:r>
          </w:p>
          <w:p w14:paraId="4EAA5F12" w14:textId="77777777" w:rsidR="007877F5" w:rsidRDefault="007877F5" w:rsidP="007877F5">
            <w:pPr>
              <w:contextualSpacing/>
              <w:rPr>
                <w:rFonts w:ascii="Arial" w:eastAsia="Calibri" w:hAnsi="Arial" w:cs="Arial"/>
                <w:lang w:eastAsia="en-GB"/>
              </w:rPr>
            </w:pPr>
            <w:r>
              <w:rPr>
                <w:rFonts w:ascii="Arial" w:eastAsia="Calibri" w:hAnsi="Arial" w:cs="Arial"/>
                <w:lang w:eastAsia="en-GB"/>
              </w:rPr>
              <w:t xml:space="preserve">[Second </w:t>
            </w:r>
            <w:proofErr w:type="spellStart"/>
            <w:r>
              <w:rPr>
                <w:rFonts w:ascii="Arial" w:eastAsia="Calibri" w:hAnsi="Arial" w:cs="Arial"/>
                <w:lang w:eastAsia="en-GB"/>
              </w:rPr>
              <w:t>line_MUD</w:t>
            </w:r>
            <w:proofErr w:type="spellEnd"/>
            <w:r>
              <w:rPr>
                <w:rFonts w:ascii="Arial" w:eastAsia="Calibri" w:hAnsi="Arial" w:cs="Arial"/>
                <w:lang w:eastAsia="en-GB"/>
              </w:rPr>
              <w:t xml:space="preserve"> HSCT]</w:t>
            </w:r>
          </w:p>
          <w:p w14:paraId="790E12D2" w14:textId="77777777" w:rsidR="007877F5" w:rsidRDefault="007877F5" w:rsidP="007877F5">
            <w:pPr>
              <w:contextualSpacing/>
              <w:rPr>
                <w:rFonts w:ascii="Arial" w:eastAsia="Calibri" w:hAnsi="Arial" w:cs="Arial"/>
                <w:lang w:eastAsia="en-GB"/>
              </w:rPr>
            </w:pPr>
            <w:r>
              <w:rPr>
                <w:noProof/>
              </w:rPr>
              <w:drawing>
                <wp:inline distT="0" distB="0" distL="0" distR="0" wp14:anchorId="54597470" wp14:editId="06D4D597">
                  <wp:extent cx="3247352" cy="1828165"/>
                  <wp:effectExtent l="0" t="0" r="0" b="635"/>
                  <wp:docPr id="20463054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52725" cy="1831190"/>
                          </a:xfrm>
                          <a:prstGeom prst="rect">
                            <a:avLst/>
                          </a:prstGeom>
                          <a:noFill/>
                          <a:ln>
                            <a:noFill/>
                          </a:ln>
                        </pic:spPr>
                      </pic:pic>
                    </a:graphicData>
                  </a:graphic>
                </wp:inline>
              </w:drawing>
            </w:r>
          </w:p>
          <w:p w14:paraId="2BF507F6" w14:textId="77777777" w:rsidR="007877F5" w:rsidRDefault="007877F5" w:rsidP="007877F5">
            <w:pPr>
              <w:contextualSpacing/>
              <w:rPr>
                <w:rFonts w:ascii="Arial" w:eastAsia="Calibri" w:hAnsi="Arial" w:cs="Arial"/>
                <w:lang w:eastAsia="en-GB"/>
              </w:rPr>
            </w:pPr>
            <w:r>
              <w:rPr>
                <w:rFonts w:ascii="Arial" w:eastAsia="Calibri" w:hAnsi="Arial" w:cs="Arial"/>
                <w:lang w:eastAsia="en-GB"/>
              </w:rPr>
              <w:t>[</w:t>
            </w:r>
            <w:proofErr w:type="spellStart"/>
            <w:r>
              <w:rPr>
                <w:rFonts w:ascii="Arial" w:eastAsia="Calibri" w:hAnsi="Arial" w:cs="Arial"/>
                <w:lang w:eastAsia="en-GB"/>
              </w:rPr>
              <w:t>refractory_relapsed_algorithm</w:t>
            </w:r>
            <w:proofErr w:type="spellEnd"/>
            <w:r>
              <w:rPr>
                <w:rFonts w:ascii="Arial" w:eastAsia="Calibri" w:hAnsi="Arial" w:cs="Arial"/>
                <w:lang w:eastAsia="en-GB"/>
              </w:rPr>
              <w:t>]</w:t>
            </w:r>
          </w:p>
          <w:p w14:paraId="723F4400" w14:textId="77777777" w:rsidR="007877F5" w:rsidRDefault="007877F5" w:rsidP="007877F5">
            <w:pPr>
              <w:contextualSpacing/>
              <w:rPr>
                <w:rFonts w:ascii="Arial" w:eastAsia="Calibri" w:hAnsi="Arial" w:cs="Arial"/>
                <w:lang w:eastAsia="en-GB"/>
              </w:rPr>
            </w:pPr>
            <w:r>
              <w:rPr>
                <w:rFonts w:ascii="Arial" w:eastAsia="Calibri" w:hAnsi="Arial" w:cs="Arial"/>
                <w:noProof/>
                <w:lang w:eastAsia="en-GB"/>
              </w:rPr>
              <w:lastRenderedPageBreak/>
              <w:drawing>
                <wp:inline distT="0" distB="0" distL="0" distR="0" wp14:anchorId="2E12C0B9" wp14:editId="35E28BE4">
                  <wp:extent cx="3819525" cy="2150282"/>
                  <wp:effectExtent l="0" t="0" r="0" b="2540"/>
                  <wp:docPr id="2096065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6553" cy="2154238"/>
                          </a:xfrm>
                          <a:prstGeom prst="rect">
                            <a:avLst/>
                          </a:prstGeom>
                          <a:noFill/>
                          <a:ln>
                            <a:noFill/>
                          </a:ln>
                        </pic:spPr>
                      </pic:pic>
                    </a:graphicData>
                  </a:graphic>
                </wp:inline>
              </w:drawing>
            </w:r>
          </w:p>
          <w:p w14:paraId="0020B9D3" w14:textId="77777777" w:rsidR="007877F5" w:rsidRDefault="007877F5" w:rsidP="007877F5">
            <w:pPr>
              <w:contextualSpacing/>
              <w:rPr>
                <w:rFonts w:ascii="Arial" w:eastAsia="Calibri" w:hAnsi="Arial" w:cs="Arial"/>
                <w:lang w:eastAsia="en-GB"/>
              </w:rPr>
            </w:pPr>
            <w:r w:rsidRPr="00A62E27">
              <w:rPr>
                <w:rFonts w:ascii="Arial" w:eastAsia="Calibri" w:hAnsi="Arial" w:cs="Arial"/>
                <w:b/>
                <w:bCs/>
                <w:lang w:eastAsia="en-GB"/>
              </w:rPr>
              <w:t>{Caption}</w:t>
            </w:r>
            <w:r>
              <w:rPr>
                <w:rFonts w:ascii="Arial" w:eastAsia="Calibri" w:hAnsi="Arial" w:cs="Arial"/>
                <w:lang w:eastAsia="en-GB"/>
              </w:rPr>
              <w:t xml:space="preserve"> </w:t>
            </w:r>
            <w:r w:rsidRPr="0051193D">
              <w:rPr>
                <w:rFonts w:ascii="Arial" w:eastAsia="Calibri" w:hAnsi="Arial" w:cs="Arial"/>
                <w:b/>
                <w:bCs/>
                <w:highlight w:val="yellow"/>
                <w:lang w:eastAsia="en-GB"/>
              </w:rPr>
              <w:t>MUD HSCT</w:t>
            </w:r>
            <w:r w:rsidRPr="00A92629">
              <w:rPr>
                <w:rFonts w:ascii="Arial" w:eastAsia="Calibri" w:hAnsi="Arial" w:cs="Arial"/>
                <w:b/>
                <w:bCs/>
                <w:lang w:eastAsia="en-GB"/>
              </w:rPr>
              <w:t xml:space="preserve"> is also indicated for patients with </w:t>
            </w:r>
            <w:r w:rsidRPr="0051193D">
              <w:rPr>
                <w:rFonts w:ascii="Arial" w:eastAsia="Calibri" w:hAnsi="Arial" w:cs="Arial"/>
                <w:b/>
                <w:bCs/>
                <w:highlight w:val="yellow"/>
                <w:lang w:eastAsia="en-GB"/>
              </w:rPr>
              <w:t>SAA</w:t>
            </w:r>
            <w:r w:rsidRPr="00A92629">
              <w:rPr>
                <w:rFonts w:ascii="Arial" w:eastAsia="Calibri" w:hAnsi="Arial" w:cs="Arial"/>
                <w:b/>
                <w:bCs/>
                <w:lang w:eastAsia="en-GB"/>
              </w:rPr>
              <w:t xml:space="preserve"> after failure of one </w:t>
            </w:r>
            <w:r w:rsidRPr="0051193D">
              <w:rPr>
                <w:rFonts w:ascii="Arial" w:eastAsia="Calibri" w:hAnsi="Arial" w:cs="Arial"/>
                <w:b/>
                <w:bCs/>
                <w:highlight w:val="yellow"/>
                <w:lang w:eastAsia="en-GB"/>
              </w:rPr>
              <w:t>IST</w:t>
            </w:r>
            <w:r w:rsidRPr="00A92629">
              <w:rPr>
                <w:rFonts w:ascii="Arial" w:eastAsia="Calibri" w:hAnsi="Arial" w:cs="Arial"/>
                <w:b/>
                <w:bCs/>
                <w:lang w:eastAsia="en-GB"/>
              </w:rPr>
              <w:t xml:space="preserve"> course (after fulfilling criteria).</w:t>
            </w:r>
            <w:r>
              <w:rPr>
                <w:rFonts w:ascii="Arial" w:eastAsia="Calibri" w:hAnsi="Arial" w:cs="Arial"/>
                <w:lang w:eastAsia="en-GB"/>
              </w:rPr>
              <w:t xml:space="preserve"> HSCT, hematopoietic stem cell transplant; IST, immunosuppressive therapy; MSD, matched sibling donor; MUD, matched unrelated donor.</w:t>
            </w:r>
          </w:p>
          <w:p w14:paraId="02859704" w14:textId="77777777" w:rsidR="007877F5" w:rsidRDefault="007877F5" w:rsidP="007877F5">
            <w:pPr>
              <w:contextualSpacing/>
              <w:rPr>
                <w:rFonts w:ascii="Arial" w:eastAsia="Calibri" w:hAnsi="Arial" w:cs="Arial"/>
                <w:lang w:eastAsia="en-GB"/>
              </w:rPr>
            </w:pPr>
          </w:p>
          <w:p w14:paraId="59FF333E" w14:textId="77777777" w:rsidR="007877F5" w:rsidRDefault="007877F5" w:rsidP="007877F5">
            <w:pPr>
              <w:contextualSpacing/>
              <w:rPr>
                <w:rFonts w:ascii="Arial" w:eastAsia="Calibri" w:hAnsi="Arial" w:cs="Arial"/>
                <w:lang w:eastAsia="en-GB"/>
              </w:rPr>
            </w:pPr>
            <w:r>
              <w:rPr>
                <w:rFonts w:ascii="Arial" w:eastAsia="Calibri" w:hAnsi="Arial" w:cs="Arial"/>
                <w:lang w:eastAsia="en-GB"/>
              </w:rPr>
              <w:t>[alternative donor options]</w:t>
            </w:r>
          </w:p>
          <w:p w14:paraId="421E37C4" w14:textId="2E5DC1FB" w:rsidR="007877F5" w:rsidRPr="007468CF" w:rsidRDefault="007877F5" w:rsidP="007877F5">
            <w:pPr>
              <w:contextualSpacing/>
              <w:rPr>
                <w:rFonts w:ascii="Arial" w:eastAsia="Calibri" w:hAnsi="Arial" w:cs="Arial"/>
                <w:lang w:eastAsia="en-GB"/>
              </w:rPr>
            </w:pPr>
            <w:r>
              <w:rPr>
                <w:rFonts w:ascii="Arial" w:eastAsia="Calibri" w:hAnsi="Arial" w:cs="Arial"/>
                <w:noProof/>
                <w:lang w:eastAsia="en-GB"/>
              </w:rPr>
              <w:drawing>
                <wp:inline distT="0" distB="0" distL="0" distR="0" wp14:anchorId="3F9E8CFE" wp14:editId="4093CD15">
                  <wp:extent cx="3228517" cy="1817561"/>
                  <wp:effectExtent l="0" t="0" r="0" b="0"/>
                  <wp:docPr id="13130607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32146" cy="1819604"/>
                          </a:xfrm>
                          <a:prstGeom prst="rect">
                            <a:avLst/>
                          </a:prstGeom>
                          <a:noFill/>
                          <a:ln>
                            <a:noFill/>
                          </a:ln>
                        </pic:spPr>
                      </pic:pic>
                    </a:graphicData>
                  </a:graphic>
                </wp:inline>
              </w:drawing>
            </w:r>
          </w:p>
        </w:tc>
      </w:tr>
      <w:tr w:rsidR="00387D24" w:rsidRPr="000B0826" w14:paraId="4EA566B8"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137A444" w14:textId="77777777" w:rsidR="00387D24" w:rsidRDefault="00387D24" w:rsidP="0053339C">
            <w:pPr>
              <w:contextualSpacing/>
              <w:rPr>
                <w:rFonts w:ascii="Arial" w:eastAsia="Times New Roman" w:hAnsi="Arial" w:cs="Arial"/>
                <w:bCs/>
              </w:rPr>
            </w:pPr>
            <w:r w:rsidRPr="000B0826">
              <w:rPr>
                <w:rFonts w:ascii="Arial" w:eastAsia="Calibri" w:hAnsi="Arial" w:cs="Arial"/>
                <w:b/>
                <w:lang w:eastAsia="en-GB"/>
              </w:rPr>
              <w:lastRenderedPageBreak/>
              <w:t>Visual details</w:t>
            </w:r>
          </w:p>
        </w:tc>
      </w:tr>
      <w:tr w:rsidR="00387D24" w:rsidRPr="000B0826" w14:paraId="1A7DADD1"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A628C84" w14:textId="77777777" w:rsidR="00387D24" w:rsidRDefault="00387D24" w:rsidP="0053339C">
            <w:pPr>
              <w:contextualSpacing/>
              <w:rPr>
                <w:rFonts w:ascii="Arial" w:eastAsia="Times New Roman" w:hAnsi="Arial" w:cs="Arial"/>
                <w:bCs/>
              </w:rPr>
            </w:pPr>
            <w:r>
              <w:rPr>
                <w:rFonts w:ascii="Arial" w:eastAsia="Times New Roman" w:hAnsi="Arial" w:cs="Arial"/>
                <w:bCs/>
              </w:rPr>
              <w:t>{text 1} at the top of the section as paragraph</w:t>
            </w:r>
          </w:p>
          <w:p w14:paraId="71B589EE" w14:textId="77777777" w:rsidR="00387D24" w:rsidRDefault="00387D24" w:rsidP="0053339C">
            <w:pPr>
              <w:contextualSpacing/>
              <w:rPr>
                <w:rFonts w:ascii="Arial" w:eastAsia="Times New Roman" w:hAnsi="Arial" w:cs="Arial"/>
                <w:bCs/>
              </w:rPr>
            </w:pPr>
            <w:r>
              <w:rPr>
                <w:rFonts w:ascii="Arial" w:eastAsia="Times New Roman" w:hAnsi="Arial" w:cs="Arial"/>
                <w:bCs/>
              </w:rPr>
              <w:t>Insert {medium underneath box} with [</w:t>
            </w:r>
            <w:proofErr w:type="spellStart"/>
            <w:r w:rsidRPr="00625749">
              <w:rPr>
                <w:rFonts w:ascii="Arial" w:hAnsi="Arial" w:cs="Arial"/>
                <w:noProof/>
                <w14:ligatures w14:val="standardContextual"/>
              </w:rPr>
              <w:t>Treatment_guidelines_</w:t>
            </w:r>
            <w:r>
              <w:rPr>
                <w:rFonts w:ascii="Arial" w:hAnsi="Arial" w:cs="Arial"/>
                <w:noProof/>
                <w14:ligatures w14:val="standardContextual"/>
              </w:rPr>
              <w:t>IST_relapsed</w:t>
            </w:r>
            <w:proofErr w:type="spellEnd"/>
            <w:r w:rsidRPr="00625749">
              <w:rPr>
                <w:rFonts w:ascii="Arial" w:hAnsi="Arial" w:cs="Arial"/>
                <w:noProof/>
                <w14:ligatures w14:val="standardContextual"/>
              </w:rPr>
              <w:t>]</w:t>
            </w:r>
          </w:p>
          <w:p w14:paraId="5C795177" w14:textId="77777777" w:rsidR="00387D24" w:rsidRDefault="00387D24" w:rsidP="0053339C">
            <w:pPr>
              <w:contextualSpacing/>
              <w:rPr>
                <w:rFonts w:ascii="Arial" w:eastAsia="Times New Roman" w:hAnsi="Arial" w:cs="Arial"/>
                <w:bCs/>
              </w:rPr>
            </w:pPr>
            <w:r>
              <w:rPr>
                <w:rFonts w:ascii="Arial" w:eastAsia="Times New Roman" w:hAnsi="Arial" w:cs="Arial"/>
                <w:bCs/>
              </w:rPr>
              <w:lastRenderedPageBreak/>
              <w:t>{Title} heading 3</w:t>
            </w:r>
          </w:p>
          <w:p w14:paraId="3537328D" w14:textId="77777777" w:rsidR="00387D24" w:rsidRDefault="00387D24" w:rsidP="0053339C">
            <w:pPr>
              <w:contextualSpacing/>
              <w:rPr>
                <w:rFonts w:ascii="Arial" w:eastAsia="Times New Roman" w:hAnsi="Arial" w:cs="Arial"/>
                <w:bCs/>
              </w:rPr>
            </w:pPr>
            <w:r>
              <w:rPr>
                <w:rFonts w:ascii="Arial" w:eastAsia="Times New Roman" w:hAnsi="Arial" w:cs="Arial"/>
                <w:bCs/>
              </w:rPr>
              <w:t>{text 1} center aligned, paragraph</w:t>
            </w:r>
          </w:p>
          <w:p w14:paraId="219B096A" w14:textId="77777777" w:rsidR="00387D24" w:rsidRDefault="00387D24" w:rsidP="0053339C">
            <w:pPr>
              <w:contextualSpacing/>
              <w:rPr>
                <w:rFonts w:ascii="Arial" w:eastAsia="Times New Roman" w:hAnsi="Arial" w:cs="Arial"/>
                <w:bCs/>
              </w:rPr>
            </w:pPr>
            <w:r>
              <w:rPr>
                <w:rFonts w:ascii="Arial" w:eastAsia="Times New Roman" w:hAnsi="Arial" w:cs="Arial"/>
                <w:bCs/>
              </w:rPr>
              <w:t>{element 1 title} heading 4</w:t>
            </w:r>
          </w:p>
          <w:p w14:paraId="53C4F834" w14:textId="77777777" w:rsidR="00387D24" w:rsidRPr="00072E8A" w:rsidRDefault="00387D24" w:rsidP="0053339C">
            <w:pPr>
              <w:contextualSpacing/>
              <w:rPr>
                <w:rFonts w:ascii="Arial" w:eastAsia="Calibri" w:hAnsi="Arial" w:cs="Arial"/>
                <w:lang w:eastAsia="en-GB"/>
              </w:rPr>
            </w:pPr>
            <w:r>
              <w:rPr>
                <w:rFonts w:ascii="Arial" w:eastAsia="Times New Roman" w:hAnsi="Arial" w:cs="Arial"/>
                <w:bCs/>
              </w:rPr>
              <w:t xml:space="preserve">{element 1 text} paragraph then unordered list, note bold words. </w:t>
            </w:r>
            <w:r>
              <w:rPr>
                <w:rFonts w:ascii="Arial" w:eastAsia="Calibri" w:hAnsi="Arial" w:cs="Arial"/>
                <w:lang w:eastAsia="en-GB"/>
              </w:rPr>
              <w:t>{Element 1 note} insert a box underneath text, variant 8 with blue ‘</w:t>
            </w:r>
            <w:proofErr w:type="spellStart"/>
            <w:r>
              <w:rPr>
                <w:rFonts w:ascii="Arial" w:eastAsia="Calibri" w:hAnsi="Arial" w:cs="Arial"/>
                <w:lang w:eastAsia="en-GB"/>
              </w:rPr>
              <w:t>i</w:t>
            </w:r>
            <w:proofErr w:type="spellEnd"/>
            <w:r>
              <w:rPr>
                <w:rFonts w:ascii="Arial" w:eastAsia="Calibri" w:hAnsi="Arial" w:cs="Arial"/>
                <w:lang w:eastAsia="en-GB"/>
              </w:rPr>
              <w:t>’. Note bold words.</w:t>
            </w:r>
          </w:p>
          <w:p w14:paraId="4672D4C8" w14:textId="77777777" w:rsidR="00387D24" w:rsidRDefault="00387D24" w:rsidP="0053339C">
            <w:pPr>
              <w:contextualSpacing/>
              <w:rPr>
                <w:rFonts w:ascii="Arial" w:eastAsia="Times New Roman" w:hAnsi="Arial" w:cs="Arial"/>
                <w:bCs/>
              </w:rPr>
            </w:pPr>
            <w:r>
              <w:rPr>
                <w:rFonts w:ascii="Arial" w:eastAsia="Times New Roman" w:hAnsi="Arial" w:cs="Arial"/>
                <w:bCs/>
              </w:rPr>
              <w:t>{element 2 title} heading 4</w:t>
            </w:r>
          </w:p>
          <w:p w14:paraId="3E59DA18" w14:textId="77777777" w:rsidR="00387D24" w:rsidRDefault="00387D24" w:rsidP="0053339C">
            <w:pPr>
              <w:contextualSpacing/>
              <w:rPr>
                <w:rFonts w:ascii="Arial" w:eastAsia="Times New Roman" w:hAnsi="Arial" w:cs="Arial"/>
                <w:bCs/>
              </w:rPr>
            </w:pPr>
            <w:r>
              <w:rPr>
                <w:rFonts w:ascii="Arial" w:eastAsia="Times New Roman" w:hAnsi="Arial" w:cs="Arial"/>
                <w:bCs/>
              </w:rPr>
              <w:t xml:space="preserve">{element 2 text} paragraph then unordered list, note bold words. Add {medium} next to text with </w:t>
            </w:r>
            <w:r>
              <w:rPr>
                <w:rFonts w:ascii="Arial" w:eastAsia="Calibri" w:hAnsi="Arial" w:cs="Arial"/>
                <w:lang w:eastAsia="en-GB"/>
              </w:rPr>
              <w:t>[</w:t>
            </w:r>
            <w:proofErr w:type="spellStart"/>
            <w:r>
              <w:rPr>
                <w:rFonts w:ascii="Arial" w:eastAsia="Calibri" w:hAnsi="Arial" w:cs="Arial"/>
                <w:lang w:eastAsia="en-GB"/>
              </w:rPr>
              <w:t>refractory_relapsed_algorithm</w:t>
            </w:r>
            <w:proofErr w:type="spellEnd"/>
            <w:r>
              <w:rPr>
                <w:rFonts w:ascii="Arial" w:eastAsia="Calibri" w:hAnsi="Arial" w:cs="Arial"/>
                <w:lang w:eastAsia="en-GB"/>
              </w:rPr>
              <w:t>].</w:t>
            </w:r>
          </w:p>
          <w:p w14:paraId="1810919B" w14:textId="77777777" w:rsidR="00387D24" w:rsidRDefault="00387D24" w:rsidP="0053339C">
            <w:pPr>
              <w:contextualSpacing/>
              <w:rPr>
                <w:rFonts w:ascii="Arial" w:eastAsia="Times New Roman" w:hAnsi="Arial" w:cs="Arial"/>
                <w:bCs/>
              </w:rPr>
            </w:pPr>
            <w:r>
              <w:rPr>
                <w:rFonts w:ascii="Arial" w:eastAsia="Times New Roman" w:hAnsi="Arial" w:cs="Arial"/>
                <w:bCs/>
              </w:rPr>
              <w:t>{element 3 title} heading 4</w:t>
            </w:r>
          </w:p>
          <w:p w14:paraId="4EAE9457" w14:textId="77777777" w:rsidR="00387D24" w:rsidRPr="000B0826" w:rsidRDefault="00387D24" w:rsidP="0053339C">
            <w:pPr>
              <w:contextualSpacing/>
              <w:rPr>
                <w:rFonts w:ascii="Arial" w:eastAsia="Times New Roman" w:hAnsi="Arial" w:cs="Arial"/>
                <w:bCs/>
              </w:rPr>
            </w:pPr>
            <w:r>
              <w:rPr>
                <w:rFonts w:ascii="Arial" w:eastAsia="Times New Roman" w:hAnsi="Arial" w:cs="Arial"/>
                <w:bCs/>
              </w:rPr>
              <w:t>{element 3 text} paragraph then unordered list</w:t>
            </w:r>
          </w:p>
        </w:tc>
      </w:tr>
      <w:tr w:rsidR="00387D24" w:rsidRPr="000B0826" w14:paraId="2C8B5817" w14:textId="77777777" w:rsidTr="0053339C">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281E717" w14:textId="77777777" w:rsidR="00387D24" w:rsidRPr="000B0826" w:rsidRDefault="00387D24" w:rsidP="0053339C">
            <w:pPr>
              <w:contextualSpacing/>
              <w:rPr>
                <w:rFonts w:ascii="Arial" w:eastAsia="Calibri" w:hAnsi="Arial" w:cs="Arial"/>
                <w:b/>
                <w:lang w:eastAsia="en-GB"/>
              </w:rPr>
            </w:pPr>
            <w:r w:rsidRPr="000B0826">
              <w:rPr>
                <w:rFonts w:ascii="Arial" w:eastAsia="Calibri" w:hAnsi="Arial" w:cs="Arial"/>
                <w:b/>
                <w:lang w:eastAsia="en-GB"/>
              </w:rPr>
              <w:lastRenderedPageBreak/>
              <w:t>Interactivity/buttons</w:t>
            </w:r>
          </w:p>
        </w:tc>
      </w:tr>
      <w:tr w:rsidR="00387D24" w:rsidRPr="000B0826" w14:paraId="37D94FAD"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8BF320F" w14:textId="77777777" w:rsidR="00387D24" w:rsidRDefault="00387D24" w:rsidP="0053339C">
            <w:pPr>
              <w:contextualSpacing/>
              <w:rPr>
                <w:rFonts w:ascii="Arial" w:eastAsia="Calibri" w:hAnsi="Arial" w:cs="Arial"/>
                <w:bCs/>
                <w:lang w:eastAsia="en-GB"/>
              </w:rPr>
            </w:pPr>
            <w:r>
              <w:rPr>
                <w:rFonts w:ascii="Arial" w:eastAsia="Calibri" w:hAnsi="Arial" w:cs="Arial"/>
                <w:bCs/>
                <w:lang w:eastAsia="en-GB"/>
              </w:rPr>
              <w:t xml:space="preserve">Add {content selection} under {text}, center aligned. </w:t>
            </w:r>
          </w:p>
          <w:p w14:paraId="59F06322" w14:textId="77777777" w:rsidR="00387D24" w:rsidRDefault="00387D24" w:rsidP="0053339C">
            <w:pPr>
              <w:contextualSpacing/>
              <w:rPr>
                <w:rFonts w:ascii="Arial" w:eastAsia="Calibri" w:hAnsi="Arial" w:cs="Arial"/>
                <w:lang w:eastAsia="en-GB"/>
              </w:rPr>
            </w:pPr>
            <w:r>
              <w:rPr>
                <w:rFonts w:ascii="Arial" w:eastAsia="Calibri" w:hAnsi="Arial" w:cs="Arial"/>
                <w:bCs/>
                <w:lang w:eastAsia="en-GB"/>
              </w:rPr>
              <w:t xml:space="preserve">Element 1 medium </w:t>
            </w:r>
            <w:r>
              <w:rPr>
                <w:rFonts w:ascii="Arial" w:eastAsia="Calibri" w:hAnsi="Arial" w:cs="Arial"/>
                <w:lang w:eastAsia="en-GB"/>
              </w:rPr>
              <w:t>[MUD]</w:t>
            </w:r>
          </w:p>
          <w:p w14:paraId="7617E897" w14:textId="77777777" w:rsidR="00387D24" w:rsidRDefault="00387D24" w:rsidP="0053339C">
            <w:pPr>
              <w:contextualSpacing/>
              <w:rPr>
                <w:rFonts w:ascii="Arial" w:eastAsia="Calibri" w:hAnsi="Arial" w:cs="Arial"/>
                <w:lang w:eastAsia="en-GB"/>
              </w:rPr>
            </w:pPr>
            <w:r>
              <w:rPr>
                <w:rFonts w:ascii="Arial" w:eastAsia="Calibri" w:hAnsi="Arial" w:cs="Arial"/>
                <w:bCs/>
                <w:lang w:eastAsia="en-GB"/>
              </w:rPr>
              <w:t xml:space="preserve">Element 2 medium </w:t>
            </w:r>
            <w:r>
              <w:rPr>
                <w:rFonts w:ascii="Arial" w:eastAsia="Calibri" w:hAnsi="Arial" w:cs="Arial"/>
                <w:lang w:eastAsia="en-GB"/>
              </w:rPr>
              <w:t xml:space="preserve">[Second </w:t>
            </w:r>
            <w:proofErr w:type="spellStart"/>
            <w:r>
              <w:rPr>
                <w:rFonts w:ascii="Arial" w:eastAsia="Calibri" w:hAnsi="Arial" w:cs="Arial"/>
                <w:lang w:eastAsia="en-GB"/>
              </w:rPr>
              <w:t>line_MUD</w:t>
            </w:r>
            <w:proofErr w:type="spellEnd"/>
            <w:r>
              <w:rPr>
                <w:rFonts w:ascii="Arial" w:eastAsia="Calibri" w:hAnsi="Arial" w:cs="Arial"/>
                <w:lang w:eastAsia="en-GB"/>
              </w:rPr>
              <w:t xml:space="preserve"> HSCT]</w:t>
            </w:r>
          </w:p>
          <w:p w14:paraId="0E42CF83" w14:textId="77777777" w:rsidR="00387D24" w:rsidRDefault="00387D24" w:rsidP="0053339C">
            <w:pPr>
              <w:contextualSpacing/>
              <w:rPr>
                <w:rFonts w:ascii="Arial" w:eastAsia="Calibri" w:hAnsi="Arial" w:cs="Arial"/>
                <w:lang w:eastAsia="en-GB"/>
              </w:rPr>
            </w:pPr>
            <w:r>
              <w:rPr>
                <w:rFonts w:ascii="Arial" w:eastAsia="Calibri" w:hAnsi="Arial" w:cs="Arial"/>
                <w:bCs/>
                <w:lang w:eastAsia="en-GB"/>
              </w:rPr>
              <w:t>Element 3 medium [</w:t>
            </w:r>
            <w:r>
              <w:rPr>
                <w:rFonts w:ascii="Arial" w:eastAsia="Calibri" w:hAnsi="Arial" w:cs="Arial"/>
                <w:lang w:eastAsia="en-GB"/>
              </w:rPr>
              <w:t>alternative donor options]</w:t>
            </w:r>
          </w:p>
          <w:p w14:paraId="341F825F" w14:textId="77777777" w:rsidR="00387D24" w:rsidRPr="005D16E3" w:rsidRDefault="00387D24" w:rsidP="0053339C">
            <w:r>
              <w:rPr>
                <w:rFonts w:ascii="Arial" w:eastAsia="Calibri" w:hAnsi="Arial" w:cs="Arial"/>
                <w:lang w:eastAsia="en-GB"/>
              </w:rPr>
              <w:t xml:space="preserve">Add glossary entries for </w:t>
            </w:r>
            <w:r w:rsidRPr="00CB3238">
              <w:rPr>
                <w:rFonts w:ascii="Arial" w:hAnsi="Arial" w:cs="Arial"/>
                <w:highlight w:val="yellow"/>
              </w:rPr>
              <w:t>SAA, VSAA, HLA, HSCT, MUD, MSD</w:t>
            </w:r>
            <w:r>
              <w:rPr>
                <w:rFonts w:ascii="Arial" w:hAnsi="Arial" w:cs="Arial"/>
                <w:highlight w:val="yellow"/>
              </w:rPr>
              <w:t xml:space="preserve">, </w:t>
            </w:r>
            <w:r w:rsidRPr="00CB3238">
              <w:rPr>
                <w:rFonts w:ascii="Arial" w:hAnsi="Arial" w:cs="Arial"/>
                <w:highlight w:val="yellow"/>
              </w:rPr>
              <w:t>RCT, IST</w:t>
            </w:r>
          </w:p>
        </w:tc>
      </w:tr>
      <w:tr w:rsidR="00387D24" w:rsidRPr="000B0826" w14:paraId="74735C85"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6D27F88" w14:textId="77777777" w:rsidR="00387D24" w:rsidRPr="000B0826" w:rsidRDefault="00387D24" w:rsidP="0053339C">
            <w:pPr>
              <w:contextualSpacing/>
              <w:rPr>
                <w:rFonts w:ascii="Arial" w:eastAsia="Calibri" w:hAnsi="Arial" w:cs="Arial"/>
                <w:b/>
                <w:lang w:eastAsia="en-GB"/>
              </w:rPr>
            </w:pPr>
            <w:r w:rsidRPr="000B0826">
              <w:rPr>
                <w:rFonts w:ascii="Arial" w:eastAsia="Calibri" w:hAnsi="Arial" w:cs="Arial"/>
                <w:b/>
                <w:lang w:eastAsia="en-GB"/>
              </w:rPr>
              <w:t xml:space="preserve">References </w:t>
            </w:r>
          </w:p>
        </w:tc>
      </w:tr>
      <w:tr w:rsidR="00387D24" w:rsidRPr="000B0826" w14:paraId="14AB8BEE"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08B14B89" w14:textId="77777777" w:rsidR="00387D24" w:rsidRPr="003B2E0D" w:rsidRDefault="00387D24" w:rsidP="0053339C">
            <w:pPr>
              <w:contextualSpacing/>
              <w:rPr>
                <w:rFonts w:ascii="Arial" w:eastAsia="Calibri" w:hAnsi="Arial" w:cs="Arial"/>
                <w:bCs/>
                <w:lang w:val="de-CH" w:eastAsia="en-GB"/>
              </w:rPr>
            </w:pPr>
            <w:hyperlink r:id="rId37" w:history="1">
              <w:r w:rsidRPr="001C4CA2">
                <w:rPr>
                  <w:rStyle w:val="Hyperlink"/>
                  <w:rFonts w:ascii="Arial" w:eastAsia="Calibri" w:hAnsi="Arial" w:cs="Arial"/>
                  <w:bCs/>
                  <w:lang w:val="de-CH" w:eastAsia="en-GB"/>
                </w:rPr>
                <w:t>Kulasekararaj A, et al.</w:t>
              </w:r>
              <w:r w:rsidRPr="001C4CA2">
                <w:rPr>
                  <w:rStyle w:val="Hyperlink"/>
                  <w:rFonts w:ascii="Arial" w:eastAsia="Calibri" w:hAnsi="Arial" w:cs="Arial"/>
                  <w:bCs/>
                  <w:i/>
                  <w:iCs/>
                  <w:lang w:val="de-CH" w:eastAsia="en-GB"/>
                </w:rPr>
                <w:t xml:space="preserve"> Br J Haematol </w:t>
              </w:r>
              <w:r w:rsidRPr="001C4CA2">
                <w:rPr>
                  <w:rStyle w:val="Hyperlink"/>
                  <w:rFonts w:ascii="Arial" w:eastAsia="Calibri" w:hAnsi="Arial" w:cs="Arial"/>
                  <w:bCs/>
                  <w:lang w:val="de-CH" w:eastAsia="en-GB"/>
                </w:rPr>
                <w:t>2024;204(3):784–804</w:t>
              </w:r>
            </w:hyperlink>
            <w:r>
              <w:rPr>
                <w:rFonts w:ascii="Arial" w:eastAsia="Calibri" w:hAnsi="Arial" w:cs="Arial"/>
                <w:bCs/>
                <w:lang w:val="de-CH" w:eastAsia="en-GB"/>
              </w:rPr>
              <w:t>.</w:t>
            </w:r>
          </w:p>
        </w:tc>
      </w:tr>
      <w:tr w:rsidR="00387D24" w:rsidRPr="000B0826" w14:paraId="42A2A989"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423F60A" w14:textId="77777777" w:rsidR="00387D24" w:rsidRPr="000B0826" w:rsidRDefault="00387D24" w:rsidP="0053339C">
            <w:pPr>
              <w:contextualSpacing/>
              <w:rPr>
                <w:rFonts w:ascii="Arial" w:eastAsia="Calibri" w:hAnsi="Arial" w:cs="Arial"/>
                <w:b/>
                <w:lang w:eastAsia="en-GB"/>
              </w:rPr>
            </w:pPr>
            <w:r w:rsidRPr="000B0826">
              <w:rPr>
                <w:rFonts w:ascii="Arial" w:eastAsia="Calibri" w:hAnsi="Arial" w:cs="Arial"/>
                <w:b/>
                <w:lang w:eastAsia="en-GB"/>
              </w:rPr>
              <w:t>Notes/Settings</w:t>
            </w:r>
          </w:p>
        </w:tc>
      </w:tr>
      <w:tr w:rsidR="00387D24" w:rsidRPr="000B0826" w14:paraId="6A290036" w14:textId="77777777" w:rsidTr="0053339C">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54EC6AE" w14:textId="77777777" w:rsidR="00387D24" w:rsidRPr="000B0826" w:rsidRDefault="00387D24" w:rsidP="0053339C">
            <w:pPr>
              <w:spacing w:after="0" w:line="240" w:lineRule="auto"/>
              <w:rPr>
                <w:rFonts w:ascii="Arial" w:hAnsi="Arial" w:cs="Arial"/>
              </w:rPr>
            </w:pPr>
            <w:r w:rsidRPr="000B0826">
              <w:rPr>
                <w:rFonts w:ascii="Arial" w:hAnsi="Arial" w:cs="Arial"/>
              </w:rPr>
              <w:t>Do not show learning objective or chapter number.</w:t>
            </w:r>
          </w:p>
        </w:tc>
      </w:tr>
    </w:tbl>
    <w:p w14:paraId="05B74D6A" w14:textId="77777777" w:rsidR="00387D24" w:rsidRDefault="00387D24">
      <w:pPr>
        <w:spacing w:line="278" w:lineRule="auto"/>
        <w:rPr>
          <w:rFonts w:ascii="Arial" w:hAnsi="Arial" w:cs="Arial"/>
        </w:rPr>
      </w:pPr>
    </w:p>
    <w:p w14:paraId="2195134F" w14:textId="323B5A11" w:rsidR="00BB7801" w:rsidRDefault="00BB7801">
      <w:pPr>
        <w:spacing w:line="278" w:lineRule="auto"/>
        <w:rPr>
          <w:rFonts w:ascii="Arial" w:hAnsi="Arial" w:cs="Arial"/>
        </w:rPr>
      </w:pPr>
    </w:p>
    <w:tbl>
      <w:tblPr>
        <w:tblW w:w="14182" w:type="dxa"/>
        <w:tblLook w:val="01E0" w:firstRow="1" w:lastRow="1" w:firstColumn="1" w:lastColumn="1" w:noHBand="0" w:noVBand="0"/>
      </w:tblPr>
      <w:tblGrid>
        <w:gridCol w:w="5314"/>
        <w:gridCol w:w="8868"/>
      </w:tblGrid>
      <w:tr w:rsidR="00BB7801" w:rsidRPr="000B0826" w14:paraId="7DC1F60D" w14:textId="77777777" w:rsidTr="0E0B885F">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F128A0C" w14:textId="23128C24" w:rsidR="00BB7801" w:rsidRPr="000B0826" w:rsidRDefault="00BB7801" w:rsidP="0053339C">
            <w:pPr>
              <w:contextualSpacing/>
              <w:rPr>
                <w:rFonts w:ascii="Arial" w:eastAsia="Calibri" w:hAnsi="Arial" w:cs="Arial"/>
                <w:b/>
                <w:bCs/>
                <w:lang w:eastAsia="en-GB"/>
              </w:rPr>
            </w:pPr>
            <w:r w:rsidRPr="000B0826">
              <w:rPr>
                <w:rFonts w:ascii="Arial" w:eastAsia="Calibri" w:hAnsi="Arial" w:cs="Arial"/>
                <w:b/>
                <w:bCs/>
                <w:lang w:eastAsia="en-GB"/>
              </w:rPr>
              <w:t xml:space="preserve">Chapter: </w:t>
            </w:r>
            <w:r w:rsidR="00EA7AD0">
              <w:rPr>
                <w:rFonts w:ascii="Arial" w:eastAsia="Calibri" w:hAnsi="Arial" w:cs="Arial"/>
                <w:b/>
                <w:bCs/>
                <w:lang w:eastAsia="en-GB"/>
              </w:rPr>
              <w:t>In module question</w:t>
            </w:r>
          </w:p>
        </w:tc>
        <w:tc>
          <w:tcPr>
            <w:tcW w:w="886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546F216" w14:textId="7036389B" w:rsidR="00BB7801" w:rsidRPr="000B0826" w:rsidRDefault="00BB7801" w:rsidP="0053339C">
            <w:pPr>
              <w:contextualSpacing/>
              <w:rPr>
                <w:rFonts w:ascii="Arial" w:eastAsia="Calibri" w:hAnsi="Arial" w:cs="Arial"/>
                <w:b/>
                <w:bCs/>
                <w:lang w:eastAsia="en-GB"/>
              </w:rPr>
            </w:pPr>
            <w:r w:rsidRPr="0E0B885F">
              <w:rPr>
                <w:rFonts w:ascii="Arial" w:eastAsia="Calibri" w:hAnsi="Arial" w:cs="Arial"/>
                <w:b/>
                <w:bCs/>
                <w:lang w:eastAsia="en-GB"/>
              </w:rPr>
              <w:t xml:space="preserve">Sub-chapter: </w:t>
            </w:r>
            <w:bookmarkStart w:id="13" w:name="InmodQ"/>
            <w:r w:rsidR="5D3CF6EA" w:rsidRPr="0E0B885F">
              <w:rPr>
                <w:rFonts w:ascii="Arial" w:eastAsia="Calibri" w:hAnsi="Arial" w:cs="Arial"/>
                <w:b/>
                <w:bCs/>
                <w:lang w:eastAsia="en-GB"/>
              </w:rPr>
              <w:t>In module question</w:t>
            </w:r>
            <w:bookmarkEnd w:id="13"/>
          </w:p>
        </w:tc>
      </w:tr>
      <w:tr w:rsidR="00BB7801" w:rsidRPr="000B0826" w14:paraId="232FF1E0" w14:textId="77777777" w:rsidTr="0E0B885F">
        <w:trPr>
          <w:trHeight w:val="278"/>
        </w:trPr>
        <w:tc>
          <w:tcPr>
            <w:tcW w:w="14182"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5095C8B" w14:textId="77777777" w:rsidR="00BB7801" w:rsidRPr="000B0826" w:rsidRDefault="00BB7801" w:rsidP="0053339C">
            <w:pPr>
              <w:contextualSpacing/>
              <w:rPr>
                <w:rFonts w:ascii="Arial" w:eastAsia="Calibri" w:hAnsi="Arial" w:cs="Arial"/>
                <w:b/>
                <w:bCs/>
                <w:lang w:eastAsia="en-GB"/>
              </w:rPr>
            </w:pPr>
            <w:r w:rsidRPr="000B0826">
              <w:rPr>
                <w:rFonts w:ascii="Arial" w:eastAsia="Calibri" w:hAnsi="Arial" w:cs="Arial"/>
                <w:b/>
                <w:lang w:eastAsia="en-GB"/>
              </w:rPr>
              <w:t>Text</w:t>
            </w:r>
          </w:p>
        </w:tc>
      </w:tr>
      <w:tr w:rsidR="00BB7801" w:rsidRPr="000B0826" w14:paraId="2A53C975" w14:textId="77777777" w:rsidTr="0E0B885F">
        <w:trPr>
          <w:trHeight w:val="701"/>
        </w:trPr>
        <w:tc>
          <w:tcPr>
            <w:tcW w:w="14182"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D2ACD40" w14:textId="77777777" w:rsidR="007877F5" w:rsidRDefault="007877F5" w:rsidP="007877F5">
            <w:pPr>
              <w:contextualSpacing/>
              <w:rPr>
                <w:rFonts w:ascii="Arial" w:eastAsia="Times New Roman" w:hAnsi="Arial" w:cs="Arial"/>
                <w:bCs/>
              </w:rPr>
            </w:pPr>
            <w:r>
              <w:rPr>
                <w:rFonts w:ascii="Arial" w:eastAsia="Times New Roman" w:hAnsi="Arial" w:cs="Arial"/>
                <w:bCs/>
              </w:rPr>
              <w:t>Match the patient with the best course of treatment.</w:t>
            </w:r>
          </w:p>
          <w:p w14:paraId="3E10D7BB" w14:textId="77777777" w:rsidR="007877F5" w:rsidRDefault="007877F5" w:rsidP="007877F5">
            <w:pPr>
              <w:contextualSpacing/>
              <w:rPr>
                <w:rFonts w:ascii="Arial" w:eastAsia="Times New Roman" w:hAnsi="Arial" w:cs="Arial"/>
                <w:bCs/>
              </w:rPr>
            </w:pPr>
          </w:p>
          <w:p w14:paraId="273105B7" w14:textId="77777777" w:rsidR="007877F5" w:rsidRDefault="007877F5" w:rsidP="007877F5">
            <w:pPr>
              <w:contextualSpacing/>
              <w:rPr>
                <w:rFonts w:ascii="Arial" w:eastAsia="Times New Roman" w:hAnsi="Arial" w:cs="Arial"/>
                <w:bCs/>
              </w:rPr>
            </w:pPr>
          </w:p>
          <w:p w14:paraId="1EB4FCB9" w14:textId="77777777" w:rsidR="007877F5" w:rsidRDefault="007877F5" w:rsidP="007877F5">
            <w:pPr>
              <w:contextualSpacing/>
              <w:rPr>
                <w:rFonts w:ascii="Arial" w:eastAsia="Times New Roman" w:hAnsi="Arial" w:cs="Arial"/>
                <w:bCs/>
              </w:rPr>
            </w:pPr>
          </w:p>
          <w:p w14:paraId="22545D96" w14:textId="77777777" w:rsidR="00BB7801" w:rsidRDefault="00BB7801" w:rsidP="0053339C">
            <w:pPr>
              <w:contextualSpacing/>
              <w:rPr>
                <w:rFonts w:ascii="Arial" w:eastAsia="Times New Roman" w:hAnsi="Arial" w:cs="Arial"/>
                <w:bCs/>
              </w:rPr>
            </w:pPr>
          </w:p>
          <w:tbl>
            <w:tblPr>
              <w:tblpPr w:leftFromText="180" w:rightFromText="180" w:vertAnchor="page" w:horzAnchor="margin" w:tblpY="22"/>
              <w:tblOverlap w:val="never"/>
              <w:tblW w:w="10332" w:type="dxa"/>
              <w:tblLook w:val="01E0" w:firstRow="1" w:lastRow="1" w:firstColumn="1" w:lastColumn="1" w:noHBand="0" w:noVBand="0"/>
            </w:tblPr>
            <w:tblGrid>
              <w:gridCol w:w="3945"/>
              <w:gridCol w:w="2456"/>
              <w:gridCol w:w="3931"/>
            </w:tblGrid>
            <w:tr w:rsidR="007877F5" w:rsidRPr="00C578F0" w14:paraId="48599D36" w14:textId="77777777" w:rsidTr="007877F5">
              <w:trPr>
                <w:trHeight w:val="281"/>
              </w:trPr>
              <w:tc>
                <w:tcPr>
                  <w:tcW w:w="394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7205FA7E" w14:textId="77777777" w:rsidR="007877F5" w:rsidRPr="00C578F0" w:rsidRDefault="007877F5" w:rsidP="007877F5">
                  <w:pPr>
                    <w:contextualSpacing/>
                    <w:rPr>
                      <w:rFonts w:ascii="Arial" w:eastAsia="Calibri" w:hAnsi="Arial" w:cs="Arial"/>
                      <w:b/>
                      <w:lang w:eastAsia="en-GB"/>
                    </w:rPr>
                  </w:pPr>
                  <w:r w:rsidRPr="00C578F0">
                    <w:rPr>
                      <w:rFonts w:ascii="Arial" w:eastAsia="Calibri" w:hAnsi="Arial" w:cs="Arial"/>
                      <w:b/>
                      <w:lang w:eastAsia="en-GB"/>
                    </w:rPr>
                    <w:lastRenderedPageBreak/>
                    <w:t>Answers (correct answer</w:t>
                  </w:r>
                  <w:r>
                    <w:rPr>
                      <w:rFonts w:ascii="Arial" w:eastAsia="Calibri" w:hAnsi="Arial" w:cs="Arial"/>
                      <w:b/>
                      <w:lang w:eastAsia="en-GB"/>
                    </w:rPr>
                    <w:t>s</w:t>
                  </w:r>
                  <w:r w:rsidRPr="00C578F0">
                    <w:rPr>
                      <w:rFonts w:ascii="Arial" w:eastAsia="Calibri" w:hAnsi="Arial" w:cs="Arial"/>
                      <w:b/>
                      <w:lang w:eastAsia="en-GB"/>
                    </w:rPr>
                    <w:t xml:space="preserve"> in green)</w:t>
                  </w:r>
                </w:p>
              </w:tc>
              <w:tc>
                <w:tcPr>
                  <w:tcW w:w="2456"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6A67A417" w14:textId="77777777" w:rsidR="007877F5" w:rsidRPr="00C578F0" w:rsidRDefault="007877F5" w:rsidP="007877F5">
                  <w:pPr>
                    <w:contextualSpacing/>
                    <w:rPr>
                      <w:rFonts w:ascii="Arial" w:eastAsia="Calibri" w:hAnsi="Arial" w:cs="Arial"/>
                      <w:b/>
                      <w:lang w:eastAsia="en-GB"/>
                    </w:rPr>
                  </w:pPr>
                  <w:r>
                    <w:rPr>
                      <w:rFonts w:ascii="Arial" w:eastAsia="Calibri" w:hAnsi="Arial" w:cs="Arial"/>
                      <w:b/>
                      <w:lang w:eastAsia="en-GB"/>
                    </w:rPr>
                    <w:t>Correct answers</w:t>
                  </w:r>
                </w:p>
              </w:tc>
              <w:tc>
                <w:tcPr>
                  <w:tcW w:w="3931"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250EEAFC" w14:textId="77777777" w:rsidR="007877F5" w:rsidRPr="00C578F0" w:rsidRDefault="007877F5" w:rsidP="007877F5">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7877F5" w:rsidRPr="00C578F0" w14:paraId="6647DDD2" w14:textId="77777777" w:rsidTr="007877F5">
              <w:trPr>
                <w:trHeight w:val="281"/>
              </w:trPr>
              <w:tc>
                <w:tcPr>
                  <w:tcW w:w="394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30F10E63" w14:textId="77777777" w:rsidR="007877F5" w:rsidRPr="0072707D" w:rsidRDefault="007877F5" w:rsidP="007877F5">
                  <w:pPr>
                    <w:rPr>
                      <w:rFonts w:ascii="Arial" w:eastAsia="Calibri" w:hAnsi="Arial" w:cs="Arial"/>
                      <w:lang w:eastAsia="en-GB"/>
                    </w:rPr>
                  </w:pPr>
                  <w:r w:rsidRPr="0E0B885F">
                    <w:rPr>
                      <w:rFonts w:ascii="Arial" w:eastAsia="Calibri" w:hAnsi="Arial" w:cs="Arial"/>
                      <w:lang w:eastAsia="en-GB"/>
                    </w:rPr>
                    <w:t>Patient A: Relapsing very severe AA after immunosuppressive therapy, 30 years old, controlled type 1 diabetes, unrelated matched donor available.</w:t>
                  </w:r>
                </w:p>
              </w:tc>
              <w:tc>
                <w:tcPr>
                  <w:tcW w:w="2456" w:type="dxa"/>
                  <w:tcBorders>
                    <w:top w:val="single" w:sz="4" w:space="0" w:color="auto"/>
                    <w:left w:val="single" w:sz="4" w:space="0" w:color="auto"/>
                    <w:bottom w:val="single" w:sz="4" w:space="0" w:color="auto"/>
                    <w:right w:val="single" w:sz="4" w:space="0" w:color="auto"/>
                  </w:tcBorders>
                </w:tcPr>
                <w:p w14:paraId="2AC1C9C7" w14:textId="77777777" w:rsidR="007877F5" w:rsidRPr="0072707D" w:rsidRDefault="007877F5" w:rsidP="007877F5">
                  <w:pPr>
                    <w:contextualSpacing/>
                    <w:rPr>
                      <w:rFonts w:ascii="Arial" w:eastAsia="Calibri" w:hAnsi="Arial" w:cs="Arial"/>
                      <w:bCs/>
                      <w:lang w:eastAsia="en-GB"/>
                    </w:rPr>
                  </w:pPr>
                  <w:r>
                    <w:rPr>
                      <w:rFonts w:ascii="Arial" w:eastAsia="Calibri" w:hAnsi="Arial" w:cs="Arial"/>
                      <w:bCs/>
                      <w:lang w:eastAsia="en-GB"/>
                    </w:rPr>
                    <w:t>Matched unrelated bone marrow transplant.</w:t>
                  </w:r>
                </w:p>
              </w:tc>
              <w:tc>
                <w:tcPr>
                  <w:tcW w:w="3931" w:type="dxa"/>
                  <w:tcBorders>
                    <w:top w:val="single" w:sz="4" w:space="0" w:color="auto"/>
                    <w:left w:val="single" w:sz="4" w:space="0" w:color="auto"/>
                    <w:bottom w:val="single" w:sz="4" w:space="0" w:color="auto"/>
                    <w:right w:val="single" w:sz="4" w:space="0" w:color="auto"/>
                  </w:tcBorders>
                </w:tcPr>
                <w:p w14:paraId="67669AA7" w14:textId="77777777" w:rsidR="007877F5" w:rsidRPr="0072707D" w:rsidRDefault="007877F5" w:rsidP="007877F5">
                  <w:pPr>
                    <w:contextualSpacing/>
                    <w:rPr>
                      <w:rFonts w:ascii="Arial" w:eastAsia="Calibri" w:hAnsi="Arial" w:cs="Arial"/>
                      <w:bCs/>
                      <w:lang w:eastAsia="en-GB"/>
                    </w:rPr>
                  </w:pPr>
                </w:p>
              </w:tc>
            </w:tr>
            <w:tr w:rsidR="007877F5" w:rsidRPr="009E681D" w14:paraId="30C8818D" w14:textId="77777777" w:rsidTr="007877F5">
              <w:trPr>
                <w:trHeight w:val="281"/>
              </w:trPr>
              <w:tc>
                <w:tcPr>
                  <w:tcW w:w="394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E15A35E" w14:textId="77777777" w:rsidR="007877F5" w:rsidRPr="004E364B" w:rsidRDefault="007877F5" w:rsidP="007877F5">
                  <w:pPr>
                    <w:rPr>
                      <w:rFonts w:ascii="Arial" w:eastAsia="Calibri" w:hAnsi="Arial" w:cs="Arial"/>
                      <w:bCs/>
                      <w:lang w:eastAsia="en-GB"/>
                    </w:rPr>
                  </w:pPr>
                  <w:r>
                    <w:rPr>
                      <w:rFonts w:ascii="Arial" w:eastAsia="Calibri" w:hAnsi="Arial" w:cs="Arial"/>
                      <w:bCs/>
                      <w:lang w:eastAsia="en-GB"/>
                    </w:rPr>
                    <w:t xml:space="preserve">Patient B: Severe AA, 12 years old, autism-spectrum disorder (ASD), </w:t>
                  </w:r>
                  <w:r>
                    <w:rPr>
                      <w:rFonts w:ascii="Arial" w:eastAsia="Calibri" w:hAnsi="Arial" w:cs="Arial"/>
                      <w:lang w:eastAsia="en-GB"/>
                    </w:rPr>
                    <w:t>matched sibling donor available.</w:t>
                  </w:r>
                </w:p>
              </w:tc>
              <w:tc>
                <w:tcPr>
                  <w:tcW w:w="2456" w:type="dxa"/>
                  <w:tcBorders>
                    <w:top w:val="single" w:sz="4" w:space="0" w:color="auto"/>
                    <w:left w:val="single" w:sz="4" w:space="0" w:color="auto"/>
                    <w:bottom w:val="single" w:sz="4" w:space="0" w:color="auto"/>
                    <w:right w:val="single" w:sz="4" w:space="0" w:color="auto"/>
                  </w:tcBorders>
                </w:tcPr>
                <w:p w14:paraId="4F29446F" w14:textId="77777777" w:rsidR="007877F5" w:rsidRPr="005A3E7D" w:rsidRDefault="007877F5" w:rsidP="007877F5">
                  <w:pPr>
                    <w:contextualSpacing/>
                    <w:rPr>
                      <w:rFonts w:ascii="Arial" w:eastAsia="Calibri" w:hAnsi="Arial" w:cs="Arial"/>
                      <w:bCs/>
                      <w:lang w:eastAsia="en-GB"/>
                    </w:rPr>
                  </w:pPr>
                  <w:r>
                    <w:rPr>
                      <w:rFonts w:ascii="Arial" w:eastAsia="Calibri" w:hAnsi="Arial" w:cs="Arial"/>
                      <w:bCs/>
                      <w:lang w:eastAsia="en-GB"/>
                    </w:rPr>
                    <w:t>Matched sibling bone marrow transplant.</w:t>
                  </w:r>
                </w:p>
              </w:tc>
              <w:tc>
                <w:tcPr>
                  <w:tcW w:w="3931" w:type="dxa"/>
                  <w:tcBorders>
                    <w:top w:val="single" w:sz="4" w:space="0" w:color="auto"/>
                    <w:left w:val="single" w:sz="4" w:space="0" w:color="auto"/>
                    <w:bottom w:val="single" w:sz="4" w:space="0" w:color="auto"/>
                    <w:right w:val="single" w:sz="4" w:space="0" w:color="auto"/>
                  </w:tcBorders>
                </w:tcPr>
                <w:p w14:paraId="7D3336C1" w14:textId="77777777" w:rsidR="007877F5" w:rsidRPr="0072707D" w:rsidRDefault="007877F5" w:rsidP="007877F5">
                  <w:pPr>
                    <w:contextualSpacing/>
                    <w:rPr>
                      <w:rFonts w:ascii="Arial" w:eastAsia="Calibri" w:hAnsi="Arial" w:cs="Arial"/>
                      <w:bCs/>
                      <w:lang w:eastAsia="en-GB"/>
                    </w:rPr>
                  </w:pPr>
                </w:p>
              </w:tc>
            </w:tr>
            <w:tr w:rsidR="007877F5" w:rsidRPr="009E681D" w14:paraId="2D6A0410" w14:textId="77777777" w:rsidTr="007877F5">
              <w:trPr>
                <w:trHeight w:val="281"/>
              </w:trPr>
              <w:tc>
                <w:tcPr>
                  <w:tcW w:w="394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71EC662" w14:textId="77777777" w:rsidR="007877F5" w:rsidRPr="00FF553D" w:rsidRDefault="007877F5" w:rsidP="007877F5">
                  <w:pPr>
                    <w:contextualSpacing/>
                    <w:rPr>
                      <w:rFonts w:ascii="Arial" w:eastAsia="Calibri" w:hAnsi="Arial" w:cs="Arial"/>
                      <w:bCs/>
                      <w:lang w:eastAsia="en-GB"/>
                    </w:rPr>
                  </w:pPr>
                  <w:r w:rsidRPr="00FF553D">
                    <w:rPr>
                      <w:rFonts w:ascii="Arial" w:eastAsia="Calibri" w:hAnsi="Arial" w:cs="Arial"/>
                      <w:bCs/>
                      <w:lang w:eastAsia="en-GB"/>
                    </w:rPr>
                    <w:t xml:space="preserve">Patient C: Transfusion-dependent non-severe AA, 23 years old, </w:t>
                  </w:r>
                  <w:r w:rsidRPr="00F76C29">
                    <w:rPr>
                      <w:rFonts w:ascii="Arial" w:eastAsia="Calibri" w:hAnsi="Arial" w:cs="Arial"/>
                      <w:bCs/>
                      <w:color w:val="000000" w:themeColor="text1"/>
                      <w:lang w:eastAsia="en-GB"/>
                    </w:rPr>
                    <w:t>matched sibling donor available.</w:t>
                  </w:r>
                </w:p>
              </w:tc>
              <w:tc>
                <w:tcPr>
                  <w:tcW w:w="2456" w:type="dxa"/>
                  <w:tcBorders>
                    <w:top w:val="single" w:sz="4" w:space="0" w:color="auto"/>
                    <w:left w:val="single" w:sz="4" w:space="0" w:color="auto"/>
                    <w:bottom w:val="single" w:sz="4" w:space="0" w:color="auto"/>
                    <w:right w:val="single" w:sz="4" w:space="0" w:color="auto"/>
                  </w:tcBorders>
                </w:tcPr>
                <w:p w14:paraId="12AD4E02" w14:textId="77777777" w:rsidR="007877F5" w:rsidRPr="00FF553D" w:rsidRDefault="007877F5" w:rsidP="007877F5">
                  <w:pPr>
                    <w:contextualSpacing/>
                    <w:rPr>
                      <w:rFonts w:ascii="Arial" w:eastAsia="Calibri" w:hAnsi="Arial" w:cs="Arial"/>
                      <w:bCs/>
                      <w:lang w:eastAsia="en-GB"/>
                    </w:rPr>
                  </w:pPr>
                  <w:r w:rsidRPr="00FF553D">
                    <w:rPr>
                      <w:rFonts w:ascii="Arial" w:eastAsia="Calibri" w:hAnsi="Arial" w:cs="Arial"/>
                      <w:bCs/>
                      <w:lang w:eastAsia="en-GB"/>
                    </w:rPr>
                    <w:t>Matched sibling bone marrow transplant.</w:t>
                  </w:r>
                </w:p>
              </w:tc>
              <w:tc>
                <w:tcPr>
                  <w:tcW w:w="3931" w:type="dxa"/>
                  <w:tcBorders>
                    <w:top w:val="single" w:sz="4" w:space="0" w:color="auto"/>
                    <w:left w:val="single" w:sz="4" w:space="0" w:color="auto"/>
                    <w:bottom w:val="single" w:sz="4" w:space="0" w:color="auto"/>
                    <w:right w:val="single" w:sz="4" w:space="0" w:color="auto"/>
                  </w:tcBorders>
                </w:tcPr>
                <w:p w14:paraId="1D96633E" w14:textId="77777777" w:rsidR="007877F5" w:rsidRPr="002248EE" w:rsidRDefault="007877F5" w:rsidP="007877F5">
                  <w:pPr>
                    <w:contextualSpacing/>
                    <w:rPr>
                      <w:rFonts w:ascii="Arial" w:hAnsi="Arial" w:cs="Arial"/>
                      <w:i/>
                      <w:color w:val="FF0000"/>
                    </w:rPr>
                  </w:pPr>
                </w:p>
              </w:tc>
            </w:tr>
            <w:tr w:rsidR="007877F5" w:rsidRPr="009E681D" w14:paraId="29B16CDE" w14:textId="77777777" w:rsidTr="007877F5">
              <w:trPr>
                <w:trHeight w:val="281"/>
              </w:trPr>
              <w:tc>
                <w:tcPr>
                  <w:tcW w:w="3945"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72A98AD" w14:textId="77777777" w:rsidR="007877F5" w:rsidRPr="00FF553D" w:rsidRDefault="007877F5" w:rsidP="007877F5">
                  <w:pPr>
                    <w:rPr>
                      <w:rFonts w:ascii="Arial" w:eastAsia="Calibri" w:hAnsi="Arial" w:cs="Arial"/>
                      <w:bCs/>
                      <w:lang w:eastAsia="en-GB"/>
                    </w:rPr>
                  </w:pPr>
                  <w:commentRangeStart w:id="14"/>
                  <w:r w:rsidRPr="00FF553D">
                    <w:rPr>
                      <w:rFonts w:ascii="Arial" w:eastAsia="Calibri" w:hAnsi="Arial" w:cs="Arial"/>
                      <w:bCs/>
                      <w:lang w:eastAsia="en-GB"/>
                    </w:rPr>
                    <w:t>Patient D: Transfusion-independent non-severe AA, 89 years old, multi-organ failure. Matched sibling donor available.</w:t>
                  </w:r>
                </w:p>
              </w:tc>
              <w:tc>
                <w:tcPr>
                  <w:tcW w:w="2456" w:type="dxa"/>
                  <w:tcBorders>
                    <w:top w:val="single" w:sz="4" w:space="0" w:color="auto"/>
                    <w:left w:val="single" w:sz="4" w:space="0" w:color="auto"/>
                    <w:bottom w:val="single" w:sz="4" w:space="0" w:color="auto"/>
                    <w:right w:val="single" w:sz="4" w:space="0" w:color="auto"/>
                  </w:tcBorders>
                </w:tcPr>
                <w:p w14:paraId="18300DE6" w14:textId="77777777" w:rsidR="007877F5" w:rsidRPr="00FF553D" w:rsidRDefault="007877F5" w:rsidP="007877F5">
                  <w:pPr>
                    <w:contextualSpacing/>
                    <w:rPr>
                      <w:rFonts w:ascii="Arial" w:eastAsia="Calibri" w:hAnsi="Arial" w:cs="Arial"/>
                      <w:bCs/>
                      <w:lang w:eastAsia="en-GB"/>
                    </w:rPr>
                  </w:pPr>
                  <w:proofErr w:type="spellStart"/>
                  <w:r w:rsidRPr="00FF553D">
                    <w:rPr>
                      <w:rFonts w:ascii="Arial" w:eastAsia="Calibri" w:hAnsi="Arial" w:cs="Arial"/>
                      <w:bCs/>
                      <w:lang w:eastAsia="en-GB"/>
                    </w:rPr>
                    <w:t>Eltrombopag</w:t>
                  </w:r>
                  <w:proofErr w:type="spellEnd"/>
                  <w:r w:rsidRPr="00FF553D">
                    <w:rPr>
                      <w:rFonts w:ascii="Arial" w:eastAsia="Calibri" w:hAnsi="Arial" w:cs="Arial"/>
                      <w:bCs/>
                      <w:lang w:eastAsia="en-GB"/>
                    </w:rPr>
                    <w:t xml:space="preserve"> monotherapy with supportive care</w:t>
                  </w:r>
                  <w:commentRangeEnd w:id="14"/>
                  <w:r w:rsidR="0099491C">
                    <w:rPr>
                      <w:rStyle w:val="CommentReference"/>
                    </w:rPr>
                    <w:commentReference w:id="14"/>
                  </w:r>
                </w:p>
              </w:tc>
              <w:tc>
                <w:tcPr>
                  <w:tcW w:w="3931" w:type="dxa"/>
                  <w:tcBorders>
                    <w:top w:val="single" w:sz="4" w:space="0" w:color="auto"/>
                    <w:left w:val="single" w:sz="4" w:space="0" w:color="auto"/>
                    <w:bottom w:val="single" w:sz="4" w:space="0" w:color="auto"/>
                    <w:right w:val="single" w:sz="4" w:space="0" w:color="auto"/>
                  </w:tcBorders>
                </w:tcPr>
                <w:p w14:paraId="0691FD5C" w14:textId="77777777" w:rsidR="007877F5" w:rsidRPr="0072707D" w:rsidRDefault="007877F5" w:rsidP="007877F5">
                  <w:pPr>
                    <w:contextualSpacing/>
                    <w:rPr>
                      <w:rFonts w:ascii="Arial" w:hAnsi="Arial" w:cs="Arial"/>
                    </w:rPr>
                  </w:pPr>
                </w:p>
              </w:tc>
            </w:tr>
          </w:tbl>
          <w:p w14:paraId="199707E8" w14:textId="77777777" w:rsidR="00BB7801" w:rsidRDefault="00BB7801" w:rsidP="0053339C">
            <w:pPr>
              <w:contextualSpacing/>
              <w:rPr>
                <w:rFonts w:ascii="Arial" w:eastAsia="Times New Roman" w:hAnsi="Arial" w:cs="Arial"/>
                <w:bCs/>
              </w:rPr>
            </w:pPr>
          </w:p>
          <w:p w14:paraId="5216FC8A" w14:textId="77777777" w:rsidR="00BB7801" w:rsidRDefault="00BB7801" w:rsidP="0053339C">
            <w:pPr>
              <w:contextualSpacing/>
              <w:rPr>
                <w:rFonts w:ascii="Arial" w:eastAsia="Times New Roman" w:hAnsi="Arial" w:cs="Arial"/>
                <w:bCs/>
              </w:rPr>
            </w:pPr>
          </w:p>
          <w:p w14:paraId="56E308E2" w14:textId="77777777" w:rsidR="00BB7801" w:rsidRDefault="00BB7801" w:rsidP="0053339C">
            <w:pPr>
              <w:contextualSpacing/>
              <w:rPr>
                <w:rFonts w:ascii="Arial" w:eastAsia="Times New Roman" w:hAnsi="Arial" w:cs="Arial"/>
                <w:bCs/>
              </w:rPr>
            </w:pPr>
          </w:p>
          <w:p w14:paraId="5ED89C44" w14:textId="77777777" w:rsidR="00BB7801" w:rsidRDefault="00BB7801" w:rsidP="0053339C">
            <w:pPr>
              <w:contextualSpacing/>
              <w:rPr>
                <w:rFonts w:ascii="Arial" w:eastAsia="Times New Roman" w:hAnsi="Arial" w:cs="Arial"/>
                <w:bCs/>
              </w:rPr>
            </w:pPr>
          </w:p>
          <w:p w14:paraId="36EFD88F" w14:textId="77777777" w:rsidR="00BB7801" w:rsidRPr="000B0826" w:rsidRDefault="00BB7801" w:rsidP="0053339C">
            <w:pPr>
              <w:contextualSpacing/>
              <w:rPr>
                <w:rFonts w:ascii="Arial" w:eastAsia="Times New Roman" w:hAnsi="Arial" w:cs="Arial"/>
                <w:bCs/>
              </w:rPr>
            </w:pPr>
          </w:p>
        </w:tc>
      </w:tr>
      <w:tr w:rsidR="00BB7801" w:rsidRPr="000B0826" w14:paraId="015FA060" w14:textId="77777777" w:rsidTr="0E0B885F">
        <w:trPr>
          <w:trHeight w:val="278"/>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B64495F" w14:textId="77777777" w:rsidR="00BB7801" w:rsidRPr="000B0826" w:rsidRDefault="00BB7801" w:rsidP="0053339C">
            <w:pPr>
              <w:contextualSpacing/>
              <w:rPr>
                <w:rFonts w:ascii="Arial" w:eastAsia="Calibri" w:hAnsi="Arial" w:cs="Arial"/>
                <w:b/>
                <w:lang w:eastAsia="en-GB"/>
              </w:rPr>
            </w:pPr>
            <w:r w:rsidRPr="000B0826">
              <w:rPr>
                <w:rFonts w:ascii="Arial" w:eastAsia="Calibri" w:hAnsi="Arial" w:cs="Arial"/>
                <w:b/>
                <w:lang w:eastAsia="en-GB"/>
              </w:rPr>
              <w:lastRenderedPageBreak/>
              <w:t xml:space="preserve">Solution </w:t>
            </w:r>
          </w:p>
        </w:tc>
      </w:tr>
      <w:tr w:rsidR="00BB7801" w:rsidRPr="000B0826" w14:paraId="038C2385" w14:textId="77777777" w:rsidTr="0E0B885F">
        <w:trPr>
          <w:trHeight w:val="278"/>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087A548" w14:textId="57D2391F" w:rsidR="00BB7801" w:rsidRDefault="001F6BAB" w:rsidP="00BB7801">
            <w:pPr>
              <w:contextualSpacing/>
              <w:rPr>
                <w:rFonts w:ascii="Arial" w:eastAsia="Calibri" w:hAnsi="Arial" w:cs="Arial"/>
                <w:bCs/>
                <w:lang w:eastAsia="en-GB"/>
              </w:rPr>
            </w:pPr>
            <w:r>
              <w:rPr>
                <w:rFonts w:ascii="Arial" w:eastAsia="Calibri" w:hAnsi="Arial" w:cs="Arial"/>
                <w:bCs/>
                <w:lang w:eastAsia="en-GB"/>
              </w:rPr>
              <w:t xml:space="preserve">Patient A: </w:t>
            </w:r>
            <w:r w:rsidR="00075A93">
              <w:rPr>
                <w:rFonts w:ascii="Arial" w:eastAsia="Calibri" w:hAnsi="Arial" w:cs="Arial"/>
                <w:bCs/>
                <w:lang w:eastAsia="en-GB"/>
              </w:rPr>
              <w:t>This patient is r</w:t>
            </w:r>
            <w:r w:rsidR="00F6484B">
              <w:rPr>
                <w:rFonts w:ascii="Arial" w:eastAsia="Calibri" w:hAnsi="Arial" w:cs="Arial"/>
                <w:bCs/>
                <w:lang w:eastAsia="en-GB"/>
              </w:rPr>
              <w:t>elapsed and at the 30 years old threshold for matched unrelated bone marrow transplant</w:t>
            </w:r>
          </w:p>
          <w:p w14:paraId="76950342" w14:textId="7E80DBF6" w:rsidR="00F6484B" w:rsidRDefault="00F6484B" w:rsidP="00BB7801">
            <w:pPr>
              <w:contextualSpacing/>
              <w:rPr>
                <w:rFonts w:ascii="Arial" w:eastAsia="Calibri" w:hAnsi="Arial" w:cs="Arial"/>
                <w:bCs/>
                <w:lang w:eastAsia="en-GB"/>
              </w:rPr>
            </w:pPr>
            <w:r>
              <w:rPr>
                <w:rFonts w:ascii="Arial" w:eastAsia="Calibri" w:hAnsi="Arial" w:cs="Arial"/>
                <w:bCs/>
                <w:lang w:eastAsia="en-GB"/>
              </w:rPr>
              <w:t xml:space="preserve">Patient B: </w:t>
            </w:r>
            <w:r w:rsidR="00075A93">
              <w:rPr>
                <w:rFonts w:ascii="Arial" w:eastAsia="Calibri" w:hAnsi="Arial" w:cs="Arial"/>
                <w:bCs/>
                <w:lang w:eastAsia="en-GB"/>
              </w:rPr>
              <w:t>This patient is y</w:t>
            </w:r>
            <w:r w:rsidR="00DF4F67">
              <w:rPr>
                <w:rFonts w:ascii="Arial" w:eastAsia="Calibri" w:hAnsi="Arial" w:cs="Arial"/>
                <w:bCs/>
                <w:lang w:eastAsia="en-GB"/>
              </w:rPr>
              <w:t>oung and matched sibling donor available: Matched sibling bone marrow transplant.</w:t>
            </w:r>
          </w:p>
          <w:p w14:paraId="63077993" w14:textId="6C453C4C" w:rsidR="008C1DC7" w:rsidRPr="00F76C29" w:rsidRDefault="007D0565" w:rsidP="008C1DC7">
            <w:pPr>
              <w:contextualSpacing/>
              <w:rPr>
                <w:rFonts w:ascii="Arial" w:eastAsia="Calibri" w:hAnsi="Arial" w:cs="Arial"/>
                <w:bCs/>
                <w:color w:val="000000" w:themeColor="text1"/>
                <w:lang w:eastAsia="en-GB"/>
              </w:rPr>
            </w:pPr>
            <w:r w:rsidRPr="00F76C29">
              <w:rPr>
                <w:rFonts w:ascii="Arial" w:eastAsia="Calibri" w:hAnsi="Arial" w:cs="Arial"/>
                <w:bCs/>
                <w:color w:val="000000" w:themeColor="text1"/>
                <w:lang w:eastAsia="en-GB"/>
              </w:rPr>
              <w:t xml:space="preserve">Patient C: </w:t>
            </w:r>
            <w:r w:rsidR="00075A93" w:rsidRPr="00F76C29">
              <w:rPr>
                <w:rFonts w:ascii="Arial" w:eastAsia="Calibri" w:hAnsi="Arial" w:cs="Arial"/>
                <w:bCs/>
                <w:color w:val="000000" w:themeColor="text1"/>
                <w:lang w:eastAsia="en-GB"/>
              </w:rPr>
              <w:t xml:space="preserve">This patient </w:t>
            </w:r>
            <w:r w:rsidR="008C1DC7" w:rsidRPr="00F76C29">
              <w:rPr>
                <w:rFonts w:ascii="Arial" w:eastAsia="Calibri" w:hAnsi="Arial" w:cs="Arial"/>
                <w:bCs/>
                <w:color w:val="000000" w:themeColor="text1"/>
                <w:lang w:eastAsia="en-GB"/>
              </w:rPr>
              <w:t>has</w:t>
            </w:r>
            <w:r w:rsidR="00075A93" w:rsidRPr="00F76C29">
              <w:rPr>
                <w:rFonts w:ascii="Arial" w:eastAsia="Calibri" w:hAnsi="Arial" w:cs="Arial"/>
                <w:bCs/>
                <w:color w:val="000000" w:themeColor="text1"/>
                <w:lang w:eastAsia="en-GB"/>
              </w:rPr>
              <w:t xml:space="preserve"> </w:t>
            </w:r>
            <w:r w:rsidR="001D4C48" w:rsidRPr="00F76C29">
              <w:rPr>
                <w:rFonts w:ascii="Arial" w:eastAsia="Calibri" w:hAnsi="Arial" w:cs="Arial"/>
                <w:bCs/>
                <w:color w:val="000000" w:themeColor="text1"/>
                <w:lang w:eastAsia="en-GB"/>
              </w:rPr>
              <w:t>t</w:t>
            </w:r>
            <w:r w:rsidRPr="00F76C29">
              <w:rPr>
                <w:rFonts w:ascii="Arial" w:eastAsia="Calibri" w:hAnsi="Arial" w:cs="Arial"/>
                <w:bCs/>
                <w:color w:val="000000" w:themeColor="text1"/>
                <w:lang w:eastAsia="en-GB"/>
              </w:rPr>
              <w:t>ransfusion</w:t>
            </w:r>
            <w:r w:rsidR="008C1DC7" w:rsidRPr="00F76C29">
              <w:rPr>
                <w:rFonts w:ascii="Arial" w:eastAsia="Calibri" w:hAnsi="Arial" w:cs="Arial"/>
                <w:bCs/>
                <w:color w:val="000000" w:themeColor="text1"/>
                <w:lang w:eastAsia="en-GB"/>
              </w:rPr>
              <w:t>-</w:t>
            </w:r>
            <w:r w:rsidRPr="00F76C29">
              <w:rPr>
                <w:rFonts w:ascii="Arial" w:eastAsia="Calibri" w:hAnsi="Arial" w:cs="Arial"/>
                <w:bCs/>
                <w:color w:val="000000" w:themeColor="text1"/>
                <w:lang w:eastAsia="en-GB"/>
              </w:rPr>
              <w:t>dependen</w:t>
            </w:r>
            <w:r w:rsidR="00000846" w:rsidRPr="00F76C29">
              <w:rPr>
                <w:rFonts w:ascii="Arial" w:eastAsia="Calibri" w:hAnsi="Arial" w:cs="Arial"/>
                <w:bCs/>
                <w:color w:val="000000" w:themeColor="text1"/>
                <w:lang w:eastAsia="en-GB"/>
              </w:rPr>
              <w:t xml:space="preserve">t non-severe AA </w:t>
            </w:r>
            <w:r w:rsidR="008C1DC7" w:rsidRPr="00F76C29">
              <w:rPr>
                <w:rFonts w:ascii="Arial" w:eastAsia="Calibri" w:hAnsi="Arial" w:cs="Arial"/>
                <w:bCs/>
                <w:color w:val="000000" w:themeColor="text1"/>
                <w:lang w:eastAsia="en-GB"/>
              </w:rPr>
              <w:t xml:space="preserve">which </w:t>
            </w:r>
            <w:r w:rsidR="00000846" w:rsidRPr="00F76C29">
              <w:rPr>
                <w:rFonts w:ascii="Arial" w:eastAsia="Calibri" w:hAnsi="Arial" w:cs="Arial"/>
                <w:bCs/>
                <w:color w:val="000000" w:themeColor="text1"/>
                <w:lang w:eastAsia="en-GB"/>
              </w:rPr>
              <w:t xml:space="preserve">requires treatment. </w:t>
            </w:r>
            <w:r w:rsidR="008C1DC7" w:rsidRPr="00F76C29">
              <w:rPr>
                <w:rFonts w:ascii="Arial" w:eastAsia="Calibri" w:hAnsi="Arial" w:cs="Arial"/>
                <w:bCs/>
                <w:color w:val="000000" w:themeColor="text1"/>
                <w:lang w:eastAsia="en-GB"/>
              </w:rPr>
              <w:t xml:space="preserve">Bone marrow transplant should be considered </w:t>
            </w:r>
            <w:r w:rsidR="007624DB" w:rsidRPr="00F76C29">
              <w:rPr>
                <w:rFonts w:ascii="Arial" w:eastAsia="Calibri" w:hAnsi="Arial" w:cs="Arial"/>
                <w:bCs/>
                <w:color w:val="000000" w:themeColor="text1"/>
                <w:lang w:eastAsia="en-GB"/>
              </w:rPr>
              <w:t xml:space="preserve">for patients with moderate as well as severe AA, as moderate severity is not a </w:t>
            </w:r>
            <w:r w:rsidR="00B26C12" w:rsidRPr="00F76C29">
              <w:rPr>
                <w:rFonts w:ascii="Arial" w:eastAsia="Calibri" w:hAnsi="Arial" w:cs="Arial"/>
                <w:bCs/>
                <w:color w:val="000000" w:themeColor="text1"/>
                <w:lang w:eastAsia="en-GB"/>
              </w:rPr>
              <w:t>reason to decrease the intensity of treatment.</w:t>
            </w:r>
          </w:p>
          <w:p w14:paraId="0B1D7131" w14:textId="74091FD3" w:rsidR="00BC202C" w:rsidRPr="000B0826" w:rsidRDefault="00BC202C" w:rsidP="008C1DC7">
            <w:pPr>
              <w:contextualSpacing/>
              <w:rPr>
                <w:rFonts w:ascii="Arial" w:eastAsia="Calibri" w:hAnsi="Arial" w:cs="Arial"/>
                <w:bCs/>
                <w:lang w:eastAsia="en-GB"/>
              </w:rPr>
            </w:pPr>
            <w:r>
              <w:rPr>
                <w:rFonts w:ascii="Arial" w:eastAsia="Calibri" w:hAnsi="Arial" w:cs="Arial"/>
                <w:bCs/>
                <w:lang w:eastAsia="en-GB"/>
              </w:rPr>
              <w:t xml:space="preserve">Patient D: </w:t>
            </w:r>
            <w:r w:rsidR="001D4C48">
              <w:rPr>
                <w:rFonts w:ascii="Arial" w:eastAsia="Calibri" w:hAnsi="Arial" w:cs="Arial"/>
                <w:bCs/>
                <w:lang w:eastAsia="en-GB"/>
              </w:rPr>
              <w:t>This patient is t</w:t>
            </w:r>
            <w:r w:rsidR="00BE5591">
              <w:rPr>
                <w:rFonts w:ascii="Arial" w:eastAsia="Calibri" w:hAnsi="Arial" w:cs="Arial"/>
                <w:bCs/>
                <w:lang w:eastAsia="en-GB"/>
              </w:rPr>
              <w:t>ransfusion</w:t>
            </w:r>
            <w:r w:rsidR="00B26C12">
              <w:rPr>
                <w:rFonts w:ascii="Arial" w:eastAsia="Calibri" w:hAnsi="Arial" w:cs="Arial"/>
                <w:bCs/>
                <w:lang w:eastAsia="en-GB"/>
              </w:rPr>
              <w:t>-</w:t>
            </w:r>
            <w:r w:rsidR="00BE5591">
              <w:rPr>
                <w:rFonts w:ascii="Arial" w:eastAsia="Calibri" w:hAnsi="Arial" w:cs="Arial"/>
                <w:bCs/>
                <w:lang w:eastAsia="en-GB"/>
              </w:rPr>
              <w:t xml:space="preserve">independent AA does not require treatment. Follow up in 6 months. </w:t>
            </w:r>
          </w:p>
        </w:tc>
      </w:tr>
    </w:tbl>
    <w:p w14:paraId="587B0DEB" w14:textId="03D1C592" w:rsidR="00BB7801" w:rsidRDefault="00BB7801">
      <w:pPr>
        <w:spacing w:line="278" w:lineRule="auto"/>
        <w:rPr>
          <w:rFonts w:ascii="Arial" w:hAnsi="Arial" w:cs="Arial"/>
        </w:rPr>
      </w:pPr>
    </w:p>
    <w:p w14:paraId="2C6E4373" w14:textId="7D56161B" w:rsidR="006F25A8" w:rsidRPr="00424F72" w:rsidRDefault="006F25A8" w:rsidP="00424F72">
      <w:pPr>
        <w:spacing w:line="278" w:lineRule="auto"/>
        <w:rPr>
          <w:rFonts w:ascii="Arial" w:hAnsi="Arial" w:cs="Arial"/>
        </w:rPr>
      </w:pPr>
    </w:p>
    <w:p w14:paraId="5D67CDB8" w14:textId="77777777" w:rsidR="00AA3820" w:rsidRPr="002248EE" w:rsidRDefault="00AA3820">
      <w:pPr>
        <w:rPr>
          <w:rFonts w:ascii="Arial" w:hAnsi="Arial" w:cs="Arial"/>
          <w:lang w:val="fr-FR"/>
        </w:rPr>
      </w:pPr>
    </w:p>
    <w:p w14:paraId="27973284" w14:textId="77777777" w:rsidR="007F130F" w:rsidRPr="002248EE" w:rsidRDefault="007F130F">
      <w:pPr>
        <w:rPr>
          <w:rFonts w:ascii="Arial" w:hAnsi="Arial" w:cs="Arial"/>
          <w:lang w:val="fr-FR"/>
        </w:rPr>
      </w:pPr>
    </w:p>
    <w:p w14:paraId="4F8693B2" w14:textId="77777777" w:rsidR="007F130F" w:rsidRPr="002248EE" w:rsidRDefault="007F130F">
      <w:pPr>
        <w:rPr>
          <w:rFonts w:ascii="Arial" w:hAnsi="Arial" w:cs="Arial"/>
          <w:lang w:val="fr-FR"/>
        </w:rPr>
      </w:pPr>
    </w:p>
    <w:tbl>
      <w:tblPr>
        <w:tblW w:w="13889" w:type="dxa"/>
        <w:tblLook w:val="01E0" w:firstRow="1" w:lastRow="1" w:firstColumn="1" w:lastColumn="1" w:noHBand="0" w:noVBand="0"/>
      </w:tblPr>
      <w:tblGrid>
        <w:gridCol w:w="6518"/>
        <w:gridCol w:w="7371"/>
      </w:tblGrid>
      <w:tr w:rsidR="00424F72" w:rsidRPr="000B0826" w14:paraId="2CB49758" w14:textId="77777777" w:rsidTr="0053339C">
        <w:trPr>
          <w:trHeight w:val="92"/>
        </w:trPr>
        <w:tc>
          <w:tcPr>
            <w:tcW w:w="651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09232D0" w14:textId="77777777" w:rsidR="00424F72" w:rsidRPr="000B0826" w:rsidRDefault="00424F72" w:rsidP="0053339C">
            <w:pPr>
              <w:contextualSpacing/>
              <w:rPr>
                <w:rFonts w:ascii="Arial" w:eastAsia="Calibri" w:hAnsi="Arial" w:cs="Arial"/>
                <w:b/>
                <w:bCs/>
                <w:lang w:eastAsia="en-GB"/>
              </w:rPr>
            </w:pPr>
            <w:r w:rsidRPr="000B0826">
              <w:rPr>
                <w:rFonts w:ascii="Arial" w:eastAsia="Calibri" w:hAnsi="Arial" w:cs="Arial"/>
                <w:b/>
                <w:bCs/>
                <w:lang w:eastAsia="en-GB"/>
              </w:rPr>
              <w:lastRenderedPageBreak/>
              <w:t xml:space="preserve">Chapter: </w:t>
            </w:r>
            <w:r>
              <w:rPr>
                <w:rFonts w:ascii="Arial" w:eastAsia="Calibri" w:hAnsi="Arial" w:cs="Arial"/>
                <w:b/>
                <w:bCs/>
                <w:lang w:eastAsia="en-GB"/>
              </w:rPr>
              <w:t>Immunosuppressive therapy</w:t>
            </w:r>
          </w:p>
        </w:tc>
        <w:tc>
          <w:tcPr>
            <w:tcW w:w="737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3B40871" w14:textId="77777777" w:rsidR="00424F72" w:rsidRPr="000B0826" w:rsidRDefault="00424F72" w:rsidP="0053339C">
            <w:pPr>
              <w:contextualSpacing/>
              <w:rPr>
                <w:rFonts w:ascii="Arial" w:eastAsia="Calibri" w:hAnsi="Arial" w:cs="Arial"/>
                <w:b/>
                <w:bCs/>
                <w:lang w:eastAsia="en-GB"/>
              </w:rPr>
            </w:pPr>
            <w:r w:rsidRPr="000B0826">
              <w:rPr>
                <w:rFonts w:ascii="Arial" w:eastAsia="Calibri" w:hAnsi="Arial" w:cs="Arial"/>
                <w:b/>
                <w:bCs/>
                <w:lang w:eastAsia="en-GB"/>
              </w:rPr>
              <w:t>Sub-chapter:</w:t>
            </w:r>
            <w:r>
              <w:rPr>
                <w:rFonts w:ascii="Arial" w:eastAsia="Calibri" w:hAnsi="Arial" w:cs="Arial"/>
                <w:b/>
                <w:bCs/>
                <w:lang w:eastAsia="en-GB"/>
              </w:rPr>
              <w:t xml:space="preserve"> </w:t>
            </w:r>
            <w:r w:rsidRPr="00EE6D8F">
              <w:rPr>
                <w:rFonts w:ascii="Arial" w:eastAsia="Calibri" w:hAnsi="Arial" w:cs="Arial"/>
                <w:b/>
                <w:bCs/>
                <w:lang w:eastAsia="en-GB"/>
              </w:rPr>
              <w:t>IST: standard of care and how to improve immunosuppression</w:t>
            </w:r>
          </w:p>
        </w:tc>
      </w:tr>
      <w:tr w:rsidR="00424F72" w:rsidRPr="000B0826" w14:paraId="0F7F8889" w14:textId="77777777" w:rsidTr="0053339C">
        <w:trPr>
          <w:trHeight w:val="88"/>
        </w:trPr>
        <w:tc>
          <w:tcPr>
            <w:tcW w:w="6518"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71EC419" w14:textId="77777777" w:rsidR="00424F72" w:rsidRPr="000B0826" w:rsidRDefault="00424F72"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7371"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255C550" w14:textId="77777777" w:rsidR="00424F72" w:rsidRPr="000B0826" w:rsidRDefault="00424F72"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424F72" w:rsidRPr="000B0826" w14:paraId="6293FFF4" w14:textId="77777777" w:rsidTr="0053339C">
        <w:trPr>
          <w:trHeight w:val="875"/>
        </w:trPr>
        <w:tc>
          <w:tcPr>
            <w:tcW w:w="6518"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3E08D57D"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{Title 1} </w:t>
            </w:r>
            <w:r w:rsidRPr="00EE6D8F">
              <w:rPr>
                <w:rFonts w:ascii="Arial" w:eastAsia="Calibri" w:hAnsi="Arial" w:cs="Arial"/>
                <w:lang w:eastAsia="en-GB"/>
              </w:rPr>
              <w:t xml:space="preserve">IST: </w:t>
            </w:r>
            <w:r>
              <w:rPr>
                <w:rFonts w:ascii="Arial" w:eastAsia="Calibri" w:hAnsi="Arial" w:cs="Arial"/>
                <w:lang w:eastAsia="en-GB"/>
              </w:rPr>
              <w:t>S</w:t>
            </w:r>
            <w:r w:rsidRPr="00EE6D8F">
              <w:rPr>
                <w:rFonts w:ascii="Arial" w:eastAsia="Calibri" w:hAnsi="Arial" w:cs="Arial"/>
                <w:lang w:eastAsia="en-GB"/>
              </w:rPr>
              <w:t>tandard of care and how to improve immunosuppression</w:t>
            </w:r>
          </w:p>
          <w:p w14:paraId="73F30070" w14:textId="77777777" w:rsidR="00424F72" w:rsidRDefault="00424F72" w:rsidP="00424F72">
            <w:pPr>
              <w:widowControl w:val="0"/>
              <w:adjustRightInd w:val="0"/>
              <w:spacing w:before="20" w:after="40" w:line="240" w:lineRule="auto"/>
              <w:textAlignment w:val="baseline"/>
              <w:rPr>
                <w:rFonts w:ascii="Arial" w:eastAsia="Times New Roman" w:hAnsi="Arial" w:cs="Arial"/>
                <w:b/>
              </w:rPr>
            </w:pPr>
            <w:r>
              <w:rPr>
                <w:rFonts w:ascii="Arial" w:eastAsia="Times New Roman" w:hAnsi="Arial" w:cs="Arial"/>
                <w:bCs/>
              </w:rPr>
              <w:t xml:space="preserve">{text 1} For the last 30 years, first-line standard </w:t>
            </w:r>
            <w:r w:rsidRPr="00995074">
              <w:rPr>
                <w:rFonts w:ascii="Arial" w:eastAsia="Times New Roman" w:hAnsi="Arial" w:cs="Arial"/>
                <w:bCs/>
                <w:highlight w:val="yellow"/>
              </w:rPr>
              <w:t>IST</w:t>
            </w:r>
            <w:r>
              <w:rPr>
                <w:rFonts w:ascii="Arial" w:eastAsia="Times New Roman" w:hAnsi="Arial" w:cs="Arial"/>
                <w:bCs/>
              </w:rPr>
              <w:t xml:space="preserve"> for patients with AA has been </w:t>
            </w:r>
            <w:r>
              <w:rPr>
                <w:rFonts w:ascii="Arial" w:eastAsia="Times New Roman" w:hAnsi="Arial" w:cs="Arial"/>
                <w:bCs/>
              </w:rPr>
              <w:br/>
            </w:r>
            <w:r>
              <w:rPr>
                <w:rFonts w:ascii="Arial" w:eastAsia="Times New Roman" w:hAnsi="Arial" w:cs="Arial"/>
                <w:b/>
              </w:rPr>
              <w:br/>
              <w:t xml:space="preserve">horse </w:t>
            </w:r>
            <w:proofErr w:type="spellStart"/>
            <w:r>
              <w:rPr>
                <w:rFonts w:ascii="Arial" w:eastAsia="Times New Roman" w:hAnsi="Arial" w:cs="Arial"/>
                <w:b/>
              </w:rPr>
              <w:t>antithymocyte</w:t>
            </w:r>
            <w:proofErr w:type="spellEnd"/>
            <w:r>
              <w:rPr>
                <w:rFonts w:ascii="Arial" w:eastAsia="Times New Roman" w:hAnsi="Arial" w:cs="Arial"/>
                <w:b/>
              </w:rPr>
              <w:t xml:space="preserve"> globulin (</w:t>
            </w:r>
            <w:proofErr w:type="spellStart"/>
            <w:r>
              <w:rPr>
                <w:rFonts w:ascii="Arial" w:eastAsia="Times New Roman" w:hAnsi="Arial" w:cs="Arial"/>
                <w:b/>
              </w:rPr>
              <w:t>hATG</w:t>
            </w:r>
            <w:proofErr w:type="spellEnd"/>
            <w:r>
              <w:rPr>
                <w:rFonts w:ascii="Arial" w:eastAsia="Times New Roman" w:hAnsi="Arial" w:cs="Arial"/>
                <w:b/>
              </w:rPr>
              <w:t>) + cyclosporine (CSA)</w:t>
            </w:r>
          </w:p>
          <w:p w14:paraId="4C64B555" w14:textId="77777777" w:rsidR="00424F72" w:rsidRDefault="00424F72" w:rsidP="00424F72">
            <w:pPr>
              <w:widowControl w:val="0"/>
              <w:adjustRightInd w:val="0"/>
              <w:spacing w:before="20" w:after="40" w:line="240" w:lineRule="auto"/>
              <w:textAlignment w:val="baseline"/>
              <w:rPr>
                <w:rFonts w:ascii="Arial" w:eastAsia="Times New Roman" w:hAnsi="Arial" w:cs="Arial"/>
                <w:b/>
              </w:rPr>
            </w:pPr>
          </w:p>
          <w:p w14:paraId="4E8D6667" w14:textId="77777777" w:rsidR="00424F72" w:rsidRDefault="00424F72" w:rsidP="00424F72">
            <w:pPr>
              <w:widowControl w:val="0"/>
              <w:adjustRightInd w:val="0"/>
              <w:spacing w:before="20" w:after="40" w:line="240" w:lineRule="auto"/>
              <w:textAlignment w:val="baseline"/>
              <w:rPr>
                <w:rFonts w:ascii="Arial" w:eastAsia="Times New Roman" w:hAnsi="Arial" w:cs="Arial"/>
                <w:b/>
              </w:rPr>
            </w:pPr>
            <w:r w:rsidRPr="006D168D">
              <w:rPr>
                <w:rFonts w:ascii="Arial" w:eastAsia="Times New Roman" w:hAnsi="Arial" w:cs="Arial"/>
                <w:bCs/>
              </w:rPr>
              <w:t>{box 1}</w:t>
            </w:r>
            <w:r>
              <w:rPr>
                <w:rFonts w:ascii="Arial" w:eastAsia="Times New Roman" w:hAnsi="Arial" w:cs="Arial"/>
                <w:b/>
              </w:rPr>
              <w:t xml:space="preserve"> </w:t>
            </w:r>
            <w:proofErr w:type="spellStart"/>
            <w:r w:rsidRPr="00995074">
              <w:rPr>
                <w:rFonts w:ascii="Arial" w:eastAsia="Times New Roman" w:hAnsi="Arial" w:cs="Arial"/>
                <w:bCs/>
                <w:highlight w:val="yellow"/>
              </w:rPr>
              <w:t>hATG</w:t>
            </w:r>
            <w:proofErr w:type="spellEnd"/>
            <w:r w:rsidRPr="00995074">
              <w:rPr>
                <w:rFonts w:ascii="Arial" w:eastAsia="Times New Roman" w:hAnsi="Arial" w:cs="Arial"/>
                <w:bCs/>
                <w:highlight w:val="yellow"/>
              </w:rPr>
              <w:t xml:space="preserve"> </w:t>
            </w:r>
            <w:r>
              <w:rPr>
                <w:rFonts w:ascii="Arial" w:eastAsia="Times New Roman" w:hAnsi="Arial" w:cs="Arial"/>
                <w:bCs/>
                <w:highlight w:val="yellow"/>
              </w:rPr>
              <w:t>and</w:t>
            </w:r>
            <w:r w:rsidRPr="00995074">
              <w:rPr>
                <w:rFonts w:ascii="Arial" w:eastAsia="Times New Roman" w:hAnsi="Arial" w:cs="Arial"/>
                <w:bCs/>
                <w:highlight w:val="yellow"/>
              </w:rPr>
              <w:t xml:space="preserve"> CSA</w:t>
            </w:r>
            <w:r>
              <w:rPr>
                <w:rFonts w:ascii="Arial" w:eastAsia="Times New Roman" w:hAnsi="Arial" w:cs="Arial"/>
                <w:bCs/>
              </w:rPr>
              <w:t xml:space="preserve">-based </w:t>
            </w:r>
            <w:r w:rsidRPr="00B84D4F">
              <w:rPr>
                <w:rFonts w:ascii="Arial" w:eastAsia="Times New Roman" w:hAnsi="Arial" w:cs="Arial"/>
                <w:bCs/>
                <w:highlight w:val="yellow"/>
              </w:rPr>
              <w:t>IST</w:t>
            </w:r>
            <w:r>
              <w:rPr>
                <w:rFonts w:ascii="Arial" w:eastAsia="Times New Roman" w:hAnsi="Arial" w:cs="Arial"/>
                <w:bCs/>
              </w:rPr>
              <w:t xml:space="preserve"> is still</w:t>
            </w:r>
            <w:r w:rsidRPr="006D168D">
              <w:rPr>
                <w:rFonts w:ascii="Arial" w:eastAsia="Times New Roman" w:hAnsi="Arial" w:cs="Arial"/>
                <w:bCs/>
              </w:rPr>
              <w:t xml:space="preserve"> indicated as first-line therapy for patients with </w:t>
            </w:r>
            <w:r w:rsidRPr="00252D7F">
              <w:rPr>
                <w:rFonts w:ascii="Arial" w:eastAsia="Times New Roman" w:hAnsi="Arial" w:cs="Arial"/>
                <w:bCs/>
                <w:highlight w:val="yellow"/>
              </w:rPr>
              <w:t>NSAA</w:t>
            </w:r>
            <w:r w:rsidRPr="00252D7F">
              <w:rPr>
                <w:rFonts w:ascii="Arial" w:eastAsia="Times New Roman" w:hAnsi="Arial" w:cs="Arial"/>
                <w:bCs/>
              </w:rPr>
              <w:t xml:space="preserve"> </w:t>
            </w:r>
            <w:r w:rsidRPr="006D168D">
              <w:rPr>
                <w:rFonts w:ascii="Arial" w:eastAsia="Times New Roman" w:hAnsi="Arial" w:cs="Arial"/>
                <w:bCs/>
              </w:rPr>
              <w:t>who are transfusion-dependent, bleeding or encountering infections</w:t>
            </w:r>
            <w:r>
              <w:rPr>
                <w:rFonts w:ascii="Arial" w:eastAsia="Times New Roman" w:hAnsi="Arial" w:cs="Arial"/>
                <w:bCs/>
              </w:rPr>
              <w:t xml:space="preserve">, as well as </w:t>
            </w:r>
            <w:r w:rsidRPr="00252D7F">
              <w:rPr>
                <w:rFonts w:ascii="Arial" w:eastAsia="Times New Roman" w:hAnsi="Arial" w:cs="Arial"/>
                <w:bCs/>
                <w:highlight w:val="yellow"/>
              </w:rPr>
              <w:t>SAA</w:t>
            </w:r>
            <w:r>
              <w:rPr>
                <w:rFonts w:ascii="Arial" w:eastAsia="Times New Roman" w:hAnsi="Arial" w:cs="Arial"/>
                <w:bCs/>
              </w:rPr>
              <w:t xml:space="preserve"> and </w:t>
            </w:r>
            <w:r w:rsidRPr="006E12EA">
              <w:rPr>
                <w:rFonts w:ascii="Arial" w:eastAsia="Times New Roman" w:hAnsi="Arial" w:cs="Arial"/>
                <w:bCs/>
                <w:highlight w:val="yellow"/>
              </w:rPr>
              <w:t>VSAA</w:t>
            </w:r>
            <w:r>
              <w:rPr>
                <w:rFonts w:ascii="Arial" w:eastAsia="Times New Roman" w:hAnsi="Arial" w:cs="Arial"/>
                <w:bCs/>
              </w:rPr>
              <w:t xml:space="preserve"> who are ineligible for </w:t>
            </w:r>
            <w:r w:rsidRPr="00B01975">
              <w:rPr>
                <w:rFonts w:ascii="Arial" w:eastAsia="Times New Roman" w:hAnsi="Arial" w:cs="Arial"/>
                <w:bCs/>
                <w:highlight w:val="yellow"/>
              </w:rPr>
              <w:t>M</w:t>
            </w:r>
            <w:r>
              <w:rPr>
                <w:rFonts w:ascii="Arial" w:eastAsia="Times New Roman" w:hAnsi="Arial" w:cs="Arial"/>
                <w:bCs/>
                <w:highlight w:val="yellow"/>
              </w:rPr>
              <w:t>S</w:t>
            </w:r>
            <w:r w:rsidRPr="00B01975">
              <w:rPr>
                <w:rFonts w:ascii="Arial" w:eastAsia="Times New Roman" w:hAnsi="Arial" w:cs="Arial"/>
                <w:bCs/>
                <w:highlight w:val="yellow"/>
              </w:rPr>
              <w:t>D BM HSCT</w:t>
            </w:r>
            <w:r>
              <w:rPr>
                <w:rFonts w:ascii="Arial" w:eastAsia="Times New Roman" w:hAnsi="Arial" w:cs="Arial"/>
                <w:bCs/>
              </w:rPr>
              <w:t>.</w:t>
            </w:r>
          </w:p>
          <w:p w14:paraId="219E662B" w14:textId="77777777" w:rsidR="00424F72" w:rsidRDefault="00424F72" w:rsidP="00424F72">
            <w:pPr>
              <w:widowControl w:val="0"/>
              <w:adjustRightInd w:val="0"/>
              <w:spacing w:before="20" w:after="40" w:line="240" w:lineRule="auto"/>
              <w:textAlignment w:val="baseline"/>
              <w:rPr>
                <w:rFonts w:ascii="Arial" w:eastAsia="Times New Roman" w:hAnsi="Arial" w:cs="Arial"/>
                <w:b/>
              </w:rPr>
            </w:pPr>
          </w:p>
          <w:p w14:paraId="54C256E9"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{text 2} </w:t>
            </w:r>
            <w:r w:rsidRPr="005B7425">
              <w:rPr>
                <w:rFonts w:ascii="Arial" w:eastAsia="Times New Roman" w:hAnsi="Arial" w:cs="Arial"/>
                <w:bCs/>
              </w:rPr>
              <w:t xml:space="preserve">Numerous studies have explored potential enhancements and modifications to the standard </w:t>
            </w:r>
            <w:proofErr w:type="spellStart"/>
            <w:r w:rsidRPr="007D2093">
              <w:rPr>
                <w:rFonts w:ascii="Arial" w:eastAsia="Times New Roman" w:hAnsi="Arial" w:cs="Arial"/>
                <w:bCs/>
                <w:highlight w:val="yellow"/>
              </w:rPr>
              <w:t>hATG</w:t>
            </w:r>
            <w:proofErr w:type="spellEnd"/>
            <w:r w:rsidRPr="005B7425">
              <w:rPr>
                <w:rFonts w:ascii="Arial" w:eastAsia="Times New Roman" w:hAnsi="Arial" w:cs="Arial"/>
                <w:bCs/>
              </w:rPr>
              <w:t xml:space="preserve"> + </w:t>
            </w:r>
            <w:r w:rsidRPr="007D2093">
              <w:rPr>
                <w:rFonts w:ascii="Arial" w:eastAsia="Times New Roman" w:hAnsi="Arial" w:cs="Arial"/>
                <w:bCs/>
                <w:highlight w:val="yellow"/>
              </w:rPr>
              <w:t>CSA</w:t>
            </w:r>
            <w:r w:rsidRPr="005B7425">
              <w:rPr>
                <w:rFonts w:ascii="Arial" w:eastAsia="Times New Roman" w:hAnsi="Arial" w:cs="Arial"/>
                <w:bCs/>
              </w:rPr>
              <w:t xml:space="preserve"> regimen</w:t>
            </w:r>
            <w:r>
              <w:rPr>
                <w:rFonts w:ascii="Arial" w:eastAsia="Times New Roman" w:hAnsi="Arial" w:cs="Arial"/>
                <w:bCs/>
              </w:rPr>
              <w:t xml:space="preserve"> </w:t>
            </w:r>
            <w:r w:rsidRPr="005B7425">
              <w:rPr>
                <w:rFonts w:ascii="Arial" w:eastAsia="Times New Roman" w:hAnsi="Arial" w:cs="Arial"/>
                <w:bCs/>
              </w:rPr>
              <w:t>with limited success.</w:t>
            </w:r>
          </w:p>
          <w:p w14:paraId="3E8D19F0"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p>
          <w:p w14:paraId="4628D83D"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{Title 2} Thrombopoietin (TPO) receptor agonists</w:t>
            </w:r>
          </w:p>
          <w:p w14:paraId="27FC8403"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p>
          <w:p w14:paraId="1D61377E"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{text 3} </w:t>
            </w:r>
            <w:r w:rsidRPr="00A158DE">
              <w:rPr>
                <w:rFonts w:ascii="Arial" w:eastAsia="Times New Roman" w:hAnsi="Arial" w:cs="Arial"/>
                <w:bCs/>
              </w:rPr>
              <w:t xml:space="preserve">Following the publication of the pivotal </w:t>
            </w:r>
            <w:r w:rsidRPr="00A158DE">
              <w:rPr>
                <w:rFonts w:ascii="Arial" w:eastAsia="Times New Roman" w:hAnsi="Arial" w:cs="Arial"/>
                <w:b/>
                <w:bCs/>
              </w:rPr>
              <w:t>RACE clinical trial</w:t>
            </w:r>
            <w:r w:rsidRPr="00A158DE">
              <w:rPr>
                <w:rFonts w:ascii="Arial" w:eastAsia="Times New Roman" w:hAnsi="Arial" w:cs="Arial"/>
                <w:bCs/>
              </w:rPr>
              <w:t xml:space="preserve">, amongst other trials, </w:t>
            </w:r>
            <w:proofErr w:type="spellStart"/>
            <w:r w:rsidRPr="00A158DE">
              <w:rPr>
                <w:rFonts w:ascii="Arial" w:eastAsia="Times New Roman" w:hAnsi="Arial" w:cs="Arial"/>
                <w:b/>
                <w:bCs/>
              </w:rPr>
              <w:t>eltrombopag</w:t>
            </w:r>
            <w:proofErr w:type="spellEnd"/>
            <w:r w:rsidRPr="00A158DE">
              <w:rPr>
                <w:rFonts w:ascii="Arial" w:eastAsia="Times New Roman" w:hAnsi="Arial" w:cs="Arial"/>
                <w:b/>
                <w:bCs/>
              </w:rPr>
              <w:t xml:space="preserve"> </w:t>
            </w:r>
            <w:r w:rsidRPr="00A158DE">
              <w:rPr>
                <w:rFonts w:ascii="Arial" w:eastAsia="Times New Roman" w:hAnsi="Arial" w:cs="Arial"/>
                <w:bCs/>
              </w:rPr>
              <w:t xml:space="preserve">has been added to the standard of care first-line </w:t>
            </w:r>
            <w:r w:rsidRPr="007D2093">
              <w:rPr>
                <w:rFonts w:ascii="Arial" w:eastAsia="Times New Roman" w:hAnsi="Arial" w:cs="Arial"/>
                <w:bCs/>
                <w:highlight w:val="yellow"/>
              </w:rPr>
              <w:t>IST</w:t>
            </w:r>
            <w:r w:rsidRPr="00A158DE">
              <w:rPr>
                <w:rFonts w:ascii="Arial" w:eastAsia="Times New Roman" w:hAnsi="Arial" w:cs="Arial"/>
                <w:bCs/>
              </w:rPr>
              <w:t xml:space="preserve"> regimen in the latest </w:t>
            </w:r>
            <w:r w:rsidRPr="007D2093">
              <w:rPr>
                <w:rFonts w:ascii="Arial" w:eastAsia="Times New Roman" w:hAnsi="Arial" w:cs="Arial"/>
                <w:bCs/>
                <w:highlight w:val="yellow"/>
              </w:rPr>
              <w:t>BSH</w:t>
            </w:r>
            <w:r w:rsidRPr="00A158DE">
              <w:rPr>
                <w:rFonts w:ascii="Arial" w:eastAsia="Times New Roman" w:hAnsi="Arial" w:cs="Arial"/>
                <w:bCs/>
              </w:rPr>
              <w:t xml:space="preserve"> guidelines.</w:t>
            </w:r>
          </w:p>
          <w:p w14:paraId="359A8C6E"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p>
          <w:p w14:paraId="050A1F85"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{Element 1: </w:t>
            </w:r>
            <w:proofErr w:type="spellStart"/>
            <w:r>
              <w:rPr>
                <w:rFonts w:ascii="Arial" w:eastAsia="Times New Roman" w:hAnsi="Arial" w:cs="Arial"/>
                <w:bCs/>
              </w:rPr>
              <w:t>Eltrombopag</w:t>
            </w:r>
            <w:proofErr w:type="spellEnd"/>
            <w:r>
              <w:rPr>
                <w:rFonts w:ascii="Arial" w:eastAsia="Times New Roman" w:hAnsi="Arial" w:cs="Arial"/>
                <w:bCs/>
              </w:rPr>
              <w:t xml:space="preserve">} </w:t>
            </w:r>
          </w:p>
          <w:p w14:paraId="7067F6B3" w14:textId="77777777" w:rsidR="00424F72" w:rsidRDefault="00424F72" w:rsidP="00424F72">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 xml:space="preserve">The </w:t>
            </w:r>
            <w:r w:rsidRPr="007D2093">
              <w:rPr>
                <w:rFonts w:ascii="Arial" w:eastAsia="Times New Roman" w:hAnsi="Arial" w:cs="Arial"/>
                <w:bCs/>
                <w:highlight w:val="yellow"/>
              </w:rPr>
              <w:t>TPO</w:t>
            </w:r>
            <w:r>
              <w:rPr>
                <w:rFonts w:ascii="Arial" w:eastAsia="Times New Roman" w:hAnsi="Arial" w:cs="Arial"/>
                <w:bCs/>
              </w:rPr>
              <w:t xml:space="preserve">-receptor agonist, </w:t>
            </w:r>
            <w:proofErr w:type="spellStart"/>
            <w:r>
              <w:rPr>
                <w:rFonts w:ascii="Arial" w:eastAsia="Times New Roman" w:hAnsi="Arial" w:cs="Arial"/>
                <w:bCs/>
              </w:rPr>
              <w:t>eltrombopag</w:t>
            </w:r>
            <w:proofErr w:type="spellEnd"/>
            <w:r>
              <w:rPr>
                <w:rFonts w:ascii="Arial" w:eastAsia="Times New Roman" w:hAnsi="Arial" w:cs="Arial"/>
                <w:bCs/>
              </w:rPr>
              <w:t>, improves hematologic response rates and patient outcomes in:</w:t>
            </w:r>
          </w:p>
          <w:p w14:paraId="5F701282" w14:textId="77777777" w:rsidR="00424F72" w:rsidRDefault="00424F72" w:rsidP="00424F72">
            <w:pPr>
              <w:pStyle w:val="ListParagraph"/>
              <w:widowControl w:val="0"/>
              <w:numPr>
                <w:ilvl w:val="0"/>
                <w:numId w:val="8"/>
              </w:numPr>
              <w:adjustRightInd w:val="0"/>
              <w:spacing w:before="20" w:after="40" w:line="240" w:lineRule="auto"/>
              <w:ind w:left="1440"/>
              <w:textAlignment w:val="baseline"/>
              <w:rPr>
                <w:rFonts w:ascii="Arial" w:eastAsia="Times New Roman" w:hAnsi="Arial" w:cs="Arial"/>
                <w:bCs/>
              </w:rPr>
            </w:pPr>
            <w:r>
              <w:rPr>
                <w:rFonts w:ascii="Arial" w:eastAsia="Times New Roman" w:hAnsi="Arial" w:cs="Arial"/>
                <w:bCs/>
              </w:rPr>
              <w:t>F</w:t>
            </w:r>
            <w:r w:rsidRPr="00B30D05">
              <w:rPr>
                <w:rFonts w:ascii="Arial" w:eastAsia="Times New Roman" w:hAnsi="Arial" w:cs="Arial"/>
                <w:bCs/>
              </w:rPr>
              <w:t xml:space="preserve">irst-line </w:t>
            </w:r>
            <w:r w:rsidRPr="007D2093">
              <w:rPr>
                <w:rFonts w:ascii="Arial" w:eastAsia="Times New Roman" w:hAnsi="Arial" w:cs="Arial"/>
                <w:bCs/>
                <w:highlight w:val="yellow"/>
              </w:rPr>
              <w:t>IST</w:t>
            </w:r>
            <w:r w:rsidRPr="00B30D05">
              <w:rPr>
                <w:rFonts w:ascii="Arial" w:eastAsia="Times New Roman" w:hAnsi="Arial" w:cs="Arial"/>
                <w:bCs/>
              </w:rPr>
              <w:t xml:space="preserve"> for </w:t>
            </w:r>
            <w:r w:rsidRPr="007D2093">
              <w:rPr>
                <w:rFonts w:ascii="Arial" w:eastAsia="Times New Roman" w:hAnsi="Arial" w:cs="Arial"/>
                <w:bCs/>
                <w:highlight w:val="yellow"/>
              </w:rPr>
              <w:t>SAA/VSAA</w:t>
            </w:r>
            <w:r w:rsidRPr="00B30D05">
              <w:rPr>
                <w:rFonts w:ascii="Arial" w:eastAsia="Times New Roman" w:hAnsi="Arial" w:cs="Arial"/>
                <w:bCs/>
              </w:rPr>
              <w:t xml:space="preserve"> patients ineligible for </w:t>
            </w:r>
            <w:r w:rsidRPr="00E51F09">
              <w:rPr>
                <w:rFonts w:ascii="Arial" w:eastAsia="Times New Roman" w:hAnsi="Arial" w:cs="Arial"/>
                <w:bCs/>
                <w:highlight w:val="yellow"/>
              </w:rPr>
              <w:t>HSCT</w:t>
            </w:r>
          </w:p>
          <w:p w14:paraId="6982EB34" w14:textId="77777777" w:rsidR="00424F72" w:rsidRPr="00B30D05" w:rsidRDefault="00424F72" w:rsidP="00424F72">
            <w:pPr>
              <w:pStyle w:val="ListParagraph"/>
              <w:widowControl w:val="0"/>
              <w:numPr>
                <w:ilvl w:val="0"/>
                <w:numId w:val="8"/>
              </w:numPr>
              <w:adjustRightInd w:val="0"/>
              <w:spacing w:before="20" w:after="40" w:line="240" w:lineRule="auto"/>
              <w:ind w:left="1440"/>
              <w:textAlignment w:val="baseline"/>
              <w:rPr>
                <w:rFonts w:ascii="Arial" w:eastAsia="Times New Roman" w:hAnsi="Arial" w:cs="Arial"/>
                <w:bCs/>
              </w:rPr>
            </w:pPr>
            <w:r w:rsidRPr="00E51F09">
              <w:rPr>
                <w:rFonts w:ascii="Arial" w:eastAsia="Times New Roman" w:hAnsi="Arial" w:cs="Arial"/>
                <w:bCs/>
                <w:highlight w:val="yellow"/>
              </w:rPr>
              <w:t>IST</w:t>
            </w:r>
            <w:r w:rsidRPr="00B30D05">
              <w:rPr>
                <w:rFonts w:ascii="Arial" w:eastAsia="Times New Roman" w:hAnsi="Arial" w:cs="Arial"/>
                <w:bCs/>
              </w:rPr>
              <w:t xml:space="preserve"> of refractory/relapsed patients</w:t>
            </w:r>
          </w:p>
          <w:p w14:paraId="5E860BE5" w14:textId="77777777" w:rsidR="00424F72" w:rsidRDefault="00424F72" w:rsidP="00424F72">
            <w:pPr>
              <w:widowControl w:val="0"/>
              <w:adjustRightInd w:val="0"/>
              <w:spacing w:before="20" w:after="40" w:line="240" w:lineRule="auto"/>
              <w:ind w:left="720"/>
              <w:textAlignment w:val="baseline"/>
              <w:rPr>
                <w:rFonts w:ascii="Arial" w:eastAsia="Times New Roman" w:hAnsi="Arial" w:cs="Arial"/>
                <w:b/>
                <w:bCs/>
              </w:rPr>
            </w:pPr>
          </w:p>
          <w:p w14:paraId="57834082" w14:textId="77777777" w:rsidR="00424F72" w:rsidRPr="00BC0F18" w:rsidRDefault="00424F72" w:rsidP="00424F72">
            <w:pPr>
              <w:widowControl w:val="0"/>
              <w:adjustRightInd w:val="0"/>
              <w:spacing w:before="20" w:after="40" w:line="240" w:lineRule="auto"/>
              <w:ind w:left="720"/>
              <w:textAlignment w:val="baseline"/>
              <w:rPr>
                <w:rFonts w:ascii="Arial" w:eastAsia="Times New Roman" w:hAnsi="Arial" w:cs="Arial"/>
                <w:bCs/>
              </w:rPr>
            </w:pPr>
            <w:proofErr w:type="spellStart"/>
            <w:r>
              <w:rPr>
                <w:rFonts w:ascii="Arial" w:eastAsia="Times New Roman" w:hAnsi="Arial" w:cs="Arial"/>
                <w:b/>
                <w:bCs/>
              </w:rPr>
              <w:t>E</w:t>
            </w:r>
            <w:r w:rsidRPr="00BC0F18">
              <w:rPr>
                <w:rFonts w:ascii="Arial" w:eastAsia="Times New Roman" w:hAnsi="Arial" w:cs="Arial"/>
                <w:b/>
                <w:bCs/>
              </w:rPr>
              <w:t>ltrombopag</w:t>
            </w:r>
            <w:proofErr w:type="spellEnd"/>
            <w:r w:rsidRPr="00BC0F18">
              <w:rPr>
                <w:rFonts w:ascii="Arial" w:eastAsia="Times New Roman" w:hAnsi="Arial" w:cs="Arial"/>
                <w:b/>
                <w:bCs/>
              </w:rPr>
              <w:t xml:space="preserve"> </w:t>
            </w:r>
            <w:r>
              <w:rPr>
                <w:rFonts w:ascii="Arial" w:eastAsia="Times New Roman" w:hAnsi="Arial" w:cs="Arial"/>
                <w:bCs/>
              </w:rPr>
              <w:t xml:space="preserve">is now approved by several global regulatory bodies (including </w:t>
            </w:r>
            <w:r w:rsidRPr="0025716D">
              <w:rPr>
                <w:rFonts w:ascii="Arial" w:eastAsia="Times New Roman" w:hAnsi="Arial" w:cs="Arial"/>
                <w:bCs/>
                <w:highlight w:val="yellow"/>
              </w:rPr>
              <w:t>US FDA</w:t>
            </w:r>
            <w:r>
              <w:rPr>
                <w:rFonts w:ascii="Arial" w:eastAsia="Times New Roman" w:hAnsi="Arial" w:cs="Arial"/>
                <w:bCs/>
              </w:rPr>
              <w:t xml:space="preserve">) and is included in the latest </w:t>
            </w:r>
            <w:r w:rsidRPr="002E6C10">
              <w:rPr>
                <w:rFonts w:ascii="Arial" w:eastAsia="Times New Roman" w:hAnsi="Arial" w:cs="Arial"/>
                <w:bCs/>
                <w:highlight w:val="yellow"/>
              </w:rPr>
              <w:t>BSH</w:t>
            </w:r>
            <w:r>
              <w:rPr>
                <w:rFonts w:ascii="Arial" w:eastAsia="Times New Roman" w:hAnsi="Arial" w:cs="Arial"/>
                <w:bCs/>
              </w:rPr>
              <w:t xml:space="preserve"> guidelines, to be used in combination with </w:t>
            </w:r>
            <w:proofErr w:type="spellStart"/>
            <w:r w:rsidRPr="002E6C10">
              <w:rPr>
                <w:rFonts w:ascii="Arial" w:eastAsia="Times New Roman" w:hAnsi="Arial" w:cs="Arial"/>
                <w:bCs/>
                <w:highlight w:val="yellow"/>
              </w:rPr>
              <w:t>hATG</w:t>
            </w:r>
            <w:proofErr w:type="spellEnd"/>
            <w:r w:rsidRPr="002E6C10">
              <w:rPr>
                <w:rFonts w:ascii="Arial" w:eastAsia="Times New Roman" w:hAnsi="Arial" w:cs="Arial"/>
                <w:bCs/>
                <w:highlight w:val="yellow"/>
              </w:rPr>
              <w:t xml:space="preserve"> + CSA</w:t>
            </w:r>
          </w:p>
          <w:p w14:paraId="614E9FC7"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p>
          <w:p w14:paraId="20548C5B"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{Element 2: RACE trial}</w:t>
            </w:r>
          </w:p>
          <w:p w14:paraId="66994A96" w14:textId="77777777" w:rsidR="00424F72" w:rsidRDefault="00424F72" w:rsidP="00424F72">
            <w:pPr>
              <w:widowControl w:val="0"/>
              <w:adjustRightInd w:val="0"/>
              <w:spacing w:before="20" w:after="40" w:line="240" w:lineRule="auto"/>
              <w:ind w:left="720"/>
              <w:textAlignment w:val="baseline"/>
              <w:rPr>
                <w:rFonts w:ascii="Arial" w:eastAsia="Times New Roman" w:hAnsi="Arial" w:cs="Arial"/>
                <w:bCs/>
              </w:rPr>
            </w:pPr>
            <w:r>
              <w:rPr>
                <w:rFonts w:ascii="Arial" w:eastAsia="Times New Roman" w:hAnsi="Arial" w:cs="Arial"/>
                <w:bCs/>
              </w:rPr>
              <w:t xml:space="preserve">The pivotal RACE trial was an investigator-driven, </w:t>
            </w:r>
            <w:r w:rsidRPr="00CB2609">
              <w:rPr>
                <w:rFonts w:ascii="Arial" w:eastAsia="Times New Roman" w:hAnsi="Arial" w:cs="Arial"/>
                <w:bCs/>
                <w:highlight w:val="yellow"/>
              </w:rPr>
              <w:t>OL</w:t>
            </w:r>
            <w:r>
              <w:rPr>
                <w:rFonts w:ascii="Arial" w:eastAsia="Times New Roman" w:hAnsi="Arial" w:cs="Arial"/>
                <w:bCs/>
              </w:rPr>
              <w:t xml:space="preserve">, </w:t>
            </w:r>
            <w:r w:rsidRPr="00CB2609">
              <w:rPr>
                <w:rFonts w:ascii="Arial" w:eastAsia="Times New Roman" w:hAnsi="Arial" w:cs="Arial"/>
                <w:bCs/>
                <w:highlight w:val="yellow"/>
              </w:rPr>
              <w:t>Ph3</w:t>
            </w:r>
            <w:r>
              <w:rPr>
                <w:rFonts w:ascii="Arial" w:eastAsia="Times New Roman" w:hAnsi="Arial" w:cs="Arial"/>
                <w:bCs/>
              </w:rPr>
              <w:t xml:space="preserve"> </w:t>
            </w:r>
            <w:r w:rsidRPr="00CB2609">
              <w:rPr>
                <w:rFonts w:ascii="Arial" w:eastAsia="Times New Roman" w:hAnsi="Arial" w:cs="Arial"/>
                <w:bCs/>
                <w:highlight w:val="yellow"/>
              </w:rPr>
              <w:t>RCT</w:t>
            </w:r>
            <w:r>
              <w:rPr>
                <w:rFonts w:ascii="Arial" w:eastAsia="Times New Roman" w:hAnsi="Arial" w:cs="Arial"/>
                <w:bCs/>
              </w:rPr>
              <w:t xml:space="preserve"> which saw significant improvements in treatment response when </w:t>
            </w:r>
            <w:proofErr w:type="spellStart"/>
            <w:r>
              <w:rPr>
                <w:rFonts w:ascii="Arial" w:eastAsia="Times New Roman" w:hAnsi="Arial" w:cs="Arial"/>
                <w:bCs/>
              </w:rPr>
              <w:t>eltrombopag</w:t>
            </w:r>
            <w:proofErr w:type="spellEnd"/>
            <w:r>
              <w:rPr>
                <w:rFonts w:ascii="Arial" w:eastAsia="Times New Roman" w:hAnsi="Arial" w:cs="Arial"/>
                <w:bCs/>
              </w:rPr>
              <w:t xml:space="preserve"> was added to a standard </w:t>
            </w:r>
            <w:r w:rsidRPr="00A04AB0">
              <w:rPr>
                <w:rFonts w:ascii="Arial" w:eastAsia="Times New Roman" w:hAnsi="Arial" w:cs="Arial"/>
                <w:bCs/>
                <w:highlight w:val="yellow"/>
              </w:rPr>
              <w:t>IST</w:t>
            </w:r>
            <w:r>
              <w:rPr>
                <w:rFonts w:ascii="Arial" w:eastAsia="Times New Roman" w:hAnsi="Arial" w:cs="Arial"/>
                <w:bCs/>
              </w:rPr>
              <w:t xml:space="preserve"> regimen of </w:t>
            </w:r>
            <w:proofErr w:type="spellStart"/>
            <w:r w:rsidRPr="00A04AB0">
              <w:rPr>
                <w:rFonts w:ascii="Arial" w:eastAsia="Times New Roman" w:hAnsi="Arial" w:cs="Arial"/>
                <w:bCs/>
                <w:highlight w:val="yellow"/>
              </w:rPr>
              <w:t>hATG</w:t>
            </w:r>
            <w:proofErr w:type="spellEnd"/>
            <w:r>
              <w:rPr>
                <w:rFonts w:ascii="Arial" w:eastAsia="Times New Roman" w:hAnsi="Arial" w:cs="Arial"/>
                <w:bCs/>
              </w:rPr>
              <w:t xml:space="preserve"> + </w:t>
            </w:r>
            <w:r w:rsidRPr="00A04AB0">
              <w:rPr>
                <w:rFonts w:ascii="Arial" w:eastAsia="Times New Roman" w:hAnsi="Arial" w:cs="Arial"/>
                <w:bCs/>
                <w:highlight w:val="yellow"/>
              </w:rPr>
              <w:t>CSA</w:t>
            </w:r>
            <w:r>
              <w:rPr>
                <w:rFonts w:ascii="Arial" w:eastAsia="Times New Roman" w:hAnsi="Arial" w:cs="Arial"/>
                <w:bCs/>
              </w:rPr>
              <w:t xml:space="preserve"> in patients with </w:t>
            </w:r>
            <w:r w:rsidRPr="00502931">
              <w:rPr>
                <w:rFonts w:ascii="Arial" w:eastAsia="Times New Roman" w:hAnsi="Arial" w:cs="Arial"/>
                <w:bCs/>
                <w:highlight w:val="yellow"/>
              </w:rPr>
              <w:t>SAA</w:t>
            </w:r>
            <w:r>
              <w:rPr>
                <w:rFonts w:ascii="Arial" w:eastAsia="Times New Roman" w:hAnsi="Arial" w:cs="Arial"/>
                <w:bCs/>
              </w:rPr>
              <w:t>.</w:t>
            </w:r>
          </w:p>
          <w:p w14:paraId="21CF39EE"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p>
          <w:p w14:paraId="25EE2658"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p>
          <w:p w14:paraId="3C41D15D" w14:textId="77777777" w:rsidR="00424F72" w:rsidRDefault="00424F72" w:rsidP="00424F72">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{Element 3: </w:t>
            </w:r>
            <w:proofErr w:type="spellStart"/>
            <w:r>
              <w:rPr>
                <w:rFonts w:ascii="Arial" w:eastAsia="Times New Roman" w:hAnsi="Arial" w:cs="Arial"/>
                <w:bCs/>
              </w:rPr>
              <w:t>Romiplostin</w:t>
            </w:r>
            <w:proofErr w:type="spellEnd"/>
            <w:r>
              <w:rPr>
                <w:rFonts w:ascii="Arial" w:eastAsia="Times New Roman" w:hAnsi="Arial" w:cs="Arial"/>
                <w:bCs/>
              </w:rPr>
              <w:t>}</w:t>
            </w:r>
          </w:p>
          <w:p w14:paraId="29B152DD" w14:textId="4409BCFE" w:rsidR="00424F72" w:rsidRPr="008551DC" w:rsidRDefault="00424F72" w:rsidP="00424F72">
            <w:pPr>
              <w:widowControl w:val="0"/>
              <w:adjustRightInd w:val="0"/>
              <w:spacing w:before="20" w:after="40" w:line="240" w:lineRule="auto"/>
              <w:ind w:left="720"/>
              <w:textAlignment w:val="baseline"/>
              <w:rPr>
                <w:rFonts w:ascii="Arial" w:eastAsia="Times New Roman" w:hAnsi="Arial" w:cs="Arial"/>
              </w:rPr>
            </w:pPr>
            <w:proofErr w:type="spellStart"/>
            <w:r w:rsidRPr="0E0B885F">
              <w:rPr>
                <w:rFonts w:ascii="Arial" w:eastAsia="Times New Roman" w:hAnsi="Arial" w:cs="Arial"/>
              </w:rPr>
              <w:t>Romiplostin</w:t>
            </w:r>
            <w:proofErr w:type="spellEnd"/>
            <w:r w:rsidRPr="0E0B885F">
              <w:rPr>
                <w:rFonts w:ascii="Arial" w:eastAsia="Times New Roman" w:hAnsi="Arial" w:cs="Arial"/>
              </w:rPr>
              <w:t xml:space="preserve"> is a </w:t>
            </w:r>
            <w:r w:rsidRPr="0E0B885F">
              <w:rPr>
                <w:rFonts w:ascii="Arial" w:eastAsia="Times New Roman" w:hAnsi="Arial" w:cs="Arial"/>
                <w:b/>
                <w:bCs/>
              </w:rPr>
              <w:t xml:space="preserve">second-generation </w:t>
            </w:r>
            <w:r w:rsidRPr="0E0B885F">
              <w:rPr>
                <w:rFonts w:ascii="Arial" w:eastAsia="Times New Roman" w:hAnsi="Arial" w:cs="Arial"/>
                <w:b/>
                <w:bCs/>
                <w:highlight w:val="yellow"/>
              </w:rPr>
              <w:t>TPO</w:t>
            </w:r>
            <w:r w:rsidRPr="0E0B885F">
              <w:rPr>
                <w:rFonts w:ascii="Arial" w:eastAsia="Times New Roman" w:hAnsi="Arial" w:cs="Arial"/>
                <w:b/>
                <w:bCs/>
              </w:rPr>
              <w:t>-agonist</w:t>
            </w:r>
            <w:r w:rsidRPr="0E0B885F">
              <w:rPr>
                <w:rFonts w:ascii="Arial" w:eastAsia="Times New Roman" w:hAnsi="Arial" w:cs="Arial"/>
              </w:rPr>
              <w:t xml:space="preserve"> which has shown efficacy in high doses in refractory AA. It is not approved or routinely used in </w:t>
            </w:r>
            <w:r>
              <w:rPr>
                <w:rFonts w:ascii="Arial" w:eastAsia="Times New Roman" w:hAnsi="Arial" w:cs="Arial"/>
              </w:rPr>
              <w:t>the US / Europe due to high dose requirements</w:t>
            </w:r>
            <w:r w:rsidRPr="0E0B885F">
              <w:rPr>
                <w:rFonts w:ascii="Arial" w:eastAsia="Times New Roman" w:hAnsi="Arial" w:cs="Arial"/>
              </w:rPr>
              <w:t>, but it has recently gained approval in Japan and Korea.</w:t>
            </w:r>
          </w:p>
        </w:tc>
        <w:tc>
          <w:tcPr>
            <w:tcW w:w="7371"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4A43ECE" w14:textId="77777777" w:rsidR="00424F72" w:rsidRDefault="00424F72" w:rsidP="00424F72">
            <w:pPr>
              <w:contextualSpacing/>
              <w:rPr>
                <w:rFonts w:ascii="Arial" w:hAnsi="Arial" w:cs="Arial"/>
                <w:noProof/>
                <w14:ligatures w14:val="standardContextual"/>
              </w:rPr>
            </w:pPr>
            <w:r w:rsidRPr="000B0826">
              <w:rPr>
                <w:rFonts w:ascii="Arial" w:hAnsi="Arial" w:cs="Arial"/>
                <w:noProof/>
                <w14:ligatures w14:val="standardContextual"/>
              </w:rPr>
              <w:lastRenderedPageBreak/>
              <w:t>[</w:t>
            </w:r>
            <w:r>
              <w:rPr>
                <w:rFonts w:ascii="Arial" w:hAnsi="Arial" w:cs="Arial"/>
                <w:noProof/>
                <w14:ligatures w14:val="standardContextual"/>
              </w:rPr>
              <w:t>Alterations to IST</w:t>
            </w:r>
            <w:r w:rsidRPr="000B0826">
              <w:rPr>
                <w:rFonts w:ascii="Arial" w:hAnsi="Arial" w:cs="Arial"/>
                <w:noProof/>
                <w14:ligatures w14:val="standardContextual"/>
              </w:rPr>
              <w:t>]</w:t>
            </w:r>
          </w:p>
          <w:p w14:paraId="6C0A3934" w14:textId="77777777" w:rsidR="00424F72" w:rsidRPr="000B0826" w:rsidRDefault="00424F72" w:rsidP="00424F72">
            <w:pPr>
              <w:contextualSpacing/>
              <w:rPr>
                <w:rFonts w:ascii="Arial" w:hAnsi="Arial" w:cs="Arial"/>
                <w:noProof/>
                <w14:ligatures w14:val="standardContextual"/>
              </w:rPr>
            </w:pPr>
            <w:commentRangeStart w:id="15"/>
            <w:r>
              <w:rPr>
                <w:rFonts w:ascii="Arial" w:hAnsi="Arial" w:cs="Arial"/>
                <w:noProof/>
                <w14:ligatures w14:val="standardContextual"/>
              </w:rPr>
              <w:drawing>
                <wp:inline distT="0" distB="0" distL="0" distR="0" wp14:anchorId="66A945AB" wp14:editId="49F0CC83">
                  <wp:extent cx="3366914" cy="1895475"/>
                  <wp:effectExtent l="0" t="0" r="5080" b="0"/>
                  <wp:docPr id="347761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70055" cy="1897243"/>
                          </a:xfrm>
                          <a:prstGeom prst="rect">
                            <a:avLst/>
                          </a:prstGeom>
                          <a:noFill/>
                          <a:ln>
                            <a:noFill/>
                          </a:ln>
                        </pic:spPr>
                      </pic:pic>
                    </a:graphicData>
                  </a:graphic>
                </wp:inline>
              </w:drawing>
            </w:r>
            <w:commentRangeEnd w:id="15"/>
            <w:r w:rsidR="00924794">
              <w:rPr>
                <w:rStyle w:val="CommentReference"/>
              </w:rPr>
              <w:commentReference w:id="15"/>
            </w:r>
          </w:p>
          <w:p w14:paraId="5F416DF5" w14:textId="77777777" w:rsidR="00424F72" w:rsidRPr="00B8027B" w:rsidRDefault="00424F72" w:rsidP="00424F72">
            <w:pPr>
              <w:contextualSpacing/>
              <w:rPr>
                <w:rFonts w:ascii="Arial" w:eastAsia="Calibri" w:hAnsi="Arial" w:cs="Arial"/>
                <w:lang w:eastAsia="en-GB"/>
              </w:rPr>
            </w:pPr>
            <w:r w:rsidRPr="000B0826">
              <w:rPr>
                <w:rFonts w:ascii="Arial" w:eastAsia="Calibri" w:hAnsi="Arial" w:cs="Arial"/>
                <w:b/>
                <w:bCs/>
                <w:lang w:eastAsia="en-GB"/>
              </w:rPr>
              <w:t>{Caption}</w:t>
            </w:r>
            <w:r>
              <w:rPr>
                <w:rFonts w:ascii="Arial" w:eastAsia="Calibri" w:hAnsi="Arial" w:cs="Arial"/>
                <w:b/>
                <w:bCs/>
                <w:lang w:eastAsia="en-GB"/>
              </w:rPr>
              <w:t xml:space="preserve"> </w:t>
            </w:r>
            <w:r w:rsidRPr="00471D81">
              <w:rPr>
                <w:rFonts w:ascii="Arial" w:eastAsia="Calibri" w:hAnsi="Arial" w:cs="Arial"/>
                <w:b/>
                <w:bCs/>
                <w:lang w:eastAsia="en-GB"/>
              </w:rPr>
              <w:t>E</w:t>
            </w:r>
            <w:r w:rsidRPr="00471D81">
              <w:rPr>
                <w:rFonts w:ascii="Arial" w:eastAsia="Times New Roman" w:hAnsi="Arial" w:cs="Arial"/>
                <w:b/>
                <w:bCs/>
              </w:rPr>
              <w:t>nhancements and modifications</w:t>
            </w:r>
            <w:r>
              <w:rPr>
                <w:rFonts w:ascii="Arial" w:eastAsia="Calibri" w:hAnsi="Arial" w:cs="Arial"/>
                <w:b/>
                <w:bCs/>
                <w:lang w:eastAsia="en-GB"/>
              </w:rPr>
              <w:t xml:space="preserve"> to the standard of care </w:t>
            </w:r>
            <w:r w:rsidRPr="00252D7F">
              <w:rPr>
                <w:rFonts w:ascii="Arial" w:eastAsia="Calibri" w:hAnsi="Arial" w:cs="Arial"/>
                <w:b/>
                <w:bCs/>
                <w:highlight w:val="yellow"/>
                <w:lang w:eastAsia="en-GB"/>
              </w:rPr>
              <w:t>IST</w:t>
            </w:r>
            <w:r>
              <w:rPr>
                <w:rFonts w:ascii="Arial" w:eastAsia="Calibri" w:hAnsi="Arial" w:cs="Arial"/>
                <w:b/>
                <w:bCs/>
                <w:lang w:eastAsia="en-GB"/>
              </w:rPr>
              <w:t xml:space="preserve"> regimen have had little success. </w:t>
            </w:r>
            <w:r>
              <w:rPr>
                <w:rFonts w:ascii="Arial" w:eastAsia="Calibri" w:hAnsi="Arial" w:cs="Arial"/>
                <w:lang w:eastAsia="en-GB"/>
              </w:rPr>
              <w:t xml:space="preserve">Studies in which hormonal (androgens) and corticosteroid modifications, replacement of </w:t>
            </w:r>
            <w:r w:rsidRPr="00997EB0">
              <w:rPr>
                <w:rFonts w:ascii="Arial" w:eastAsia="Calibri" w:hAnsi="Arial" w:cs="Arial"/>
                <w:highlight w:val="yellow"/>
                <w:lang w:eastAsia="en-GB"/>
              </w:rPr>
              <w:t>ATG</w:t>
            </w:r>
            <w:r>
              <w:rPr>
                <w:rFonts w:ascii="Arial" w:eastAsia="Calibri" w:hAnsi="Arial" w:cs="Arial"/>
                <w:lang w:eastAsia="en-GB"/>
              </w:rPr>
              <w:t xml:space="preserve"> with varying doses of </w:t>
            </w:r>
            <w:r w:rsidRPr="00997EB0">
              <w:rPr>
                <w:rFonts w:ascii="Arial" w:eastAsia="Calibri" w:hAnsi="Arial" w:cs="Arial"/>
                <w:highlight w:val="yellow"/>
                <w:lang w:eastAsia="en-GB"/>
              </w:rPr>
              <w:t>Cy</w:t>
            </w:r>
            <w:r>
              <w:rPr>
                <w:rFonts w:ascii="Arial" w:eastAsia="Calibri" w:hAnsi="Arial" w:cs="Arial"/>
                <w:lang w:eastAsia="en-GB"/>
              </w:rPr>
              <w:t xml:space="preserve">, addition of other immunosuppressive agents and addition of </w:t>
            </w:r>
            <w:r w:rsidRPr="00997EB0">
              <w:rPr>
                <w:rFonts w:ascii="Arial" w:eastAsia="Calibri" w:hAnsi="Arial" w:cs="Arial"/>
                <w:highlight w:val="yellow"/>
                <w:lang w:eastAsia="en-GB"/>
              </w:rPr>
              <w:t>G-CSF</w:t>
            </w:r>
            <w:r>
              <w:rPr>
                <w:rFonts w:ascii="Arial" w:eastAsia="Calibri" w:hAnsi="Arial" w:cs="Arial"/>
                <w:lang w:eastAsia="en-GB"/>
              </w:rPr>
              <w:t xml:space="preserve">, have shown increased toxicities and little to no improvements in response and survival rates. ATG, </w:t>
            </w:r>
            <w:proofErr w:type="spellStart"/>
            <w:r>
              <w:rPr>
                <w:rFonts w:ascii="Arial" w:eastAsia="Calibri" w:hAnsi="Arial" w:cs="Arial"/>
                <w:lang w:eastAsia="en-GB"/>
              </w:rPr>
              <w:t>antithymocyte</w:t>
            </w:r>
            <w:proofErr w:type="spellEnd"/>
            <w:r>
              <w:rPr>
                <w:rFonts w:ascii="Arial" w:eastAsia="Calibri" w:hAnsi="Arial" w:cs="Arial"/>
                <w:lang w:eastAsia="en-GB"/>
              </w:rPr>
              <w:t xml:space="preserve"> globulin; </w:t>
            </w:r>
            <w:proofErr w:type="spellStart"/>
            <w:r>
              <w:rPr>
                <w:rFonts w:ascii="Arial" w:eastAsia="Calibri" w:hAnsi="Arial" w:cs="Arial"/>
                <w:lang w:eastAsia="en-GB"/>
              </w:rPr>
              <w:t>CsA</w:t>
            </w:r>
            <w:proofErr w:type="spellEnd"/>
            <w:r>
              <w:rPr>
                <w:rFonts w:ascii="Arial" w:eastAsia="Calibri" w:hAnsi="Arial" w:cs="Arial"/>
                <w:lang w:eastAsia="en-GB"/>
              </w:rPr>
              <w:t xml:space="preserve">, Cyclosporine; Cy, cyclophosphamide; G-CSF, </w:t>
            </w:r>
            <w:r w:rsidRPr="00700E31">
              <w:rPr>
                <w:rFonts w:ascii="Arial" w:eastAsia="Calibri" w:hAnsi="Arial" w:cs="Arial"/>
                <w:lang w:eastAsia="en-GB"/>
              </w:rPr>
              <w:t>granulocyte colony-stimulating factor</w:t>
            </w:r>
            <w:r>
              <w:rPr>
                <w:rFonts w:ascii="Arial" w:eastAsia="Calibri" w:hAnsi="Arial" w:cs="Arial"/>
                <w:lang w:eastAsia="en-GB"/>
              </w:rPr>
              <w:t>.</w:t>
            </w:r>
          </w:p>
          <w:p w14:paraId="6C2449C3" w14:textId="77777777" w:rsidR="00424F72" w:rsidRDefault="00424F72" w:rsidP="00424F72">
            <w:pPr>
              <w:contextualSpacing/>
              <w:rPr>
                <w:rFonts w:ascii="Arial" w:eastAsia="Calibri" w:hAnsi="Arial" w:cs="Arial"/>
                <w:lang w:eastAsia="en-GB"/>
              </w:rPr>
            </w:pPr>
          </w:p>
          <w:p w14:paraId="472E9E0C" w14:textId="77777777" w:rsidR="00424F72" w:rsidRPr="00625749" w:rsidRDefault="00424F72" w:rsidP="00424F72">
            <w:pPr>
              <w:contextualSpacing/>
              <w:rPr>
                <w:rFonts w:ascii="Arial" w:hAnsi="Arial" w:cs="Arial"/>
                <w:noProof/>
                <w14:ligatures w14:val="standardContextual"/>
              </w:rPr>
            </w:pPr>
            <w:r w:rsidRPr="00625749">
              <w:rPr>
                <w:rFonts w:ascii="Arial" w:hAnsi="Arial" w:cs="Arial"/>
                <w:noProof/>
                <w14:ligatures w14:val="standardContextual"/>
              </w:rPr>
              <w:t>[Treatment_guidelines_</w:t>
            </w:r>
            <w:r>
              <w:rPr>
                <w:rFonts w:ascii="Arial" w:hAnsi="Arial" w:cs="Arial"/>
                <w:noProof/>
                <w14:ligatures w14:val="standardContextual"/>
              </w:rPr>
              <w:t>eltrombopag</w:t>
            </w:r>
            <w:r w:rsidRPr="00625749">
              <w:rPr>
                <w:rFonts w:ascii="Arial" w:hAnsi="Arial" w:cs="Arial"/>
                <w:noProof/>
                <w14:ligatures w14:val="standardContextual"/>
              </w:rPr>
              <w:t>]</w:t>
            </w:r>
          </w:p>
          <w:p w14:paraId="627214E3" w14:textId="77777777" w:rsidR="00424F72" w:rsidRDefault="00424F72" w:rsidP="00424F72">
            <w:pPr>
              <w:contextualSpacing/>
              <w:rPr>
                <w:rFonts w:ascii="Arial" w:eastAsia="Calibri" w:hAnsi="Arial" w:cs="Arial"/>
                <w:lang w:eastAsia="en-GB"/>
              </w:rPr>
            </w:pPr>
          </w:p>
          <w:p w14:paraId="4D984332" w14:textId="77777777" w:rsidR="00424F72" w:rsidRDefault="00424F72" w:rsidP="00424F72">
            <w:pPr>
              <w:contextualSpacing/>
              <w:rPr>
                <w:rFonts w:ascii="Arial" w:eastAsia="Calibri" w:hAnsi="Arial" w:cs="Arial"/>
                <w:lang w:eastAsia="en-GB"/>
              </w:rPr>
            </w:pPr>
            <w:r>
              <w:rPr>
                <w:rFonts w:ascii="Arial" w:eastAsia="Calibri" w:hAnsi="Arial" w:cs="Arial"/>
                <w:noProof/>
                <w:lang w:eastAsia="en-GB"/>
              </w:rPr>
              <w:lastRenderedPageBreak/>
              <w:drawing>
                <wp:inline distT="0" distB="0" distL="0" distR="0" wp14:anchorId="3E1638BA" wp14:editId="0772609B">
                  <wp:extent cx="3170874" cy="1785110"/>
                  <wp:effectExtent l="0" t="0" r="0" b="5715"/>
                  <wp:docPr id="122815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76742" cy="1788413"/>
                          </a:xfrm>
                          <a:prstGeom prst="rect">
                            <a:avLst/>
                          </a:prstGeom>
                          <a:noFill/>
                          <a:ln>
                            <a:noFill/>
                          </a:ln>
                        </pic:spPr>
                      </pic:pic>
                    </a:graphicData>
                  </a:graphic>
                </wp:inline>
              </w:drawing>
            </w:r>
          </w:p>
          <w:p w14:paraId="6556C33B" w14:textId="77777777" w:rsidR="00424F72" w:rsidRDefault="00424F72" w:rsidP="00424F72">
            <w:pPr>
              <w:contextualSpacing/>
              <w:rPr>
                <w:rFonts w:ascii="Arial" w:eastAsia="Calibri" w:hAnsi="Arial" w:cs="Arial"/>
                <w:lang w:eastAsia="en-GB"/>
              </w:rPr>
            </w:pPr>
            <w:r>
              <w:rPr>
                <w:rFonts w:ascii="Arial" w:eastAsia="Calibri" w:hAnsi="Arial" w:cs="Arial"/>
                <w:b/>
                <w:bCs/>
                <w:lang w:eastAsia="en-GB"/>
              </w:rPr>
              <w:t xml:space="preserve">{caption} </w:t>
            </w:r>
            <w:proofErr w:type="spellStart"/>
            <w:r>
              <w:rPr>
                <w:rFonts w:ascii="Arial" w:eastAsia="Calibri" w:hAnsi="Arial" w:cs="Arial"/>
                <w:b/>
                <w:bCs/>
                <w:lang w:eastAsia="en-GB"/>
              </w:rPr>
              <w:t>Eltrombopag</w:t>
            </w:r>
            <w:proofErr w:type="spellEnd"/>
            <w:r>
              <w:rPr>
                <w:rFonts w:ascii="Arial" w:eastAsia="Calibri" w:hAnsi="Arial" w:cs="Arial"/>
                <w:b/>
                <w:bCs/>
                <w:lang w:eastAsia="en-GB"/>
              </w:rPr>
              <w:t xml:space="preserve"> has been added to the standard of care first line I</w:t>
            </w:r>
            <w:r w:rsidRPr="005D60C7">
              <w:rPr>
                <w:rFonts w:ascii="Arial" w:eastAsia="Calibri" w:hAnsi="Arial" w:cs="Arial"/>
                <w:b/>
                <w:bCs/>
                <w:highlight w:val="yellow"/>
                <w:lang w:eastAsia="en-GB"/>
              </w:rPr>
              <w:t>ST</w:t>
            </w:r>
            <w:r>
              <w:rPr>
                <w:rFonts w:ascii="Arial" w:eastAsia="Calibri" w:hAnsi="Arial" w:cs="Arial"/>
                <w:b/>
                <w:bCs/>
                <w:lang w:eastAsia="en-GB"/>
              </w:rPr>
              <w:t xml:space="preserve"> regimen. </w:t>
            </w:r>
            <w:r w:rsidRPr="00625749">
              <w:rPr>
                <w:rFonts w:ascii="Arial" w:eastAsia="Calibri" w:hAnsi="Arial" w:cs="Arial"/>
                <w:lang w:eastAsia="en-GB"/>
              </w:rPr>
              <w:t xml:space="preserve">HSCT, hematopoietic stem cell transplant; Cy, cyclophosphamide; ATG, </w:t>
            </w:r>
            <w:proofErr w:type="spellStart"/>
            <w:r w:rsidRPr="00625749">
              <w:rPr>
                <w:rFonts w:ascii="Arial" w:eastAsia="Calibri" w:hAnsi="Arial" w:cs="Arial"/>
                <w:lang w:eastAsia="en-GB"/>
              </w:rPr>
              <w:t>antithymocyte</w:t>
            </w:r>
            <w:proofErr w:type="spellEnd"/>
            <w:r w:rsidRPr="00625749">
              <w:rPr>
                <w:rFonts w:ascii="Arial" w:eastAsia="Calibri" w:hAnsi="Arial" w:cs="Arial"/>
                <w:lang w:eastAsia="en-GB"/>
              </w:rPr>
              <w:t xml:space="preserve"> globulin; CSA, cyclosporine; MTX, methotrexate; </w:t>
            </w:r>
            <w:proofErr w:type="spellStart"/>
            <w:r w:rsidRPr="00625749">
              <w:rPr>
                <w:rFonts w:ascii="Arial" w:eastAsia="Calibri" w:hAnsi="Arial" w:cs="Arial"/>
                <w:lang w:eastAsia="en-GB"/>
              </w:rPr>
              <w:t>hATG</w:t>
            </w:r>
            <w:proofErr w:type="spellEnd"/>
            <w:r w:rsidRPr="00625749">
              <w:rPr>
                <w:rFonts w:ascii="Arial" w:eastAsia="Calibri" w:hAnsi="Arial" w:cs="Arial"/>
                <w:lang w:eastAsia="en-GB"/>
              </w:rPr>
              <w:t>, horse ATG; UD, unrelated donor; BMT bone marrow transplant; IST, immunosuppressive therapy.</w:t>
            </w:r>
          </w:p>
          <w:p w14:paraId="4C8CA81E" w14:textId="77777777" w:rsidR="00424F72" w:rsidRPr="00E849F4" w:rsidRDefault="00424F72" w:rsidP="00424F72">
            <w:pPr>
              <w:contextualSpacing/>
              <w:rPr>
                <w:rFonts w:ascii="Arial" w:eastAsia="Calibri" w:hAnsi="Arial" w:cs="Arial"/>
                <w:b/>
                <w:bCs/>
                <w:lang w:eastAsia="en-GB"/>
              </w:rPr>
            </w:pPr>
          </w:p>
          <w:p w14:paraId="4B1A6023" w14:textId="77777777" w:rsidR="00424F72" w:rsidRDefault="00424F72" w:rsidP="00424F72">
            <w:pPr>
              <w:contextualSpacing/>
              <w:rPr>
                <w:rFonts w:ascii="Arial" w:eastAsia="Calibri" w:hAnsi="Arial" w:cs="Arial"/>
                <w:lang w:eastAsia="en-GB"/>
              </w:rPr>
            </w:pPr>
            <w:r>
              <w:rPr>
                <w:rFonts w:ascii="Arial" w:eastAsia="Calibri" w:hAnsi="Arial" w:cs="Arial"/>
                <w:lang w:eastAsia="en-GB"/>
              </w:rPr>
              <w:t>[</w:t>
            </w:r>
            <w:commentRangeStart w:id="16"/>
            <w:r>
              <w:rPr>
                <w:rFonts w:ascii="Arial" w:eastAsia="Calibri" w:hAnsi="Arial" w:cs="Arial"/>
                <w:lang w:eastAsia="en-GB"/>
              </w:rPr>
              <w:t>RACE results chart]</w:t>
            </w:r>
            <w:commentRangeEnd w:id="16"/>
            <w:r>
              <w:rPr>
                <w:rStyle w:val="CommentReference"/>
              </w:rPr>
              <w:commentReference w:id="16"/>
            </w:r>
          </w:p>
          <w:p w14:paraId="4DE7055E" w14:textId="77777777" w:rsidR="00424F72" w:rsidRDefault="00424F72" w:rsidP="00424F72">
            <w:pPr>
              <w:contextualSpacing/>
              <w:rPr>
                <w:rFonts w:ascii="Arial" w:eastAsia="Calibri" w:hAnsi="Arial" w:cs="Arial"/>
                <w:lang w:eastAsia="en-GB"/>
              </w:rPr>
            </w:pPr>
            <w:commentRangeStart w:id="17"/>
            <w:r>
              <w:rPr>
                <w:rFonts w:ascii="Arial" w:eastAsia="Calibri" w:hAnsi="Arial" w:cs="Arial"/>
                <w:noProof/>
                <w:lang w:eastAsia="en-GB"/>
              </w:rPr>
              <w:drawing>
                <wp:inline distT="0" distB="0" distL="0" distR="0" wp14:anchorId="71F70886" wp14:editId="2FF5E581">
                  <wp:extent cx="4456613" cy="2508943"/>
                  <wp:effectExtent l="0" t="0" r="1270" b="5715"/>
                  <wp:docPr id="813046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62052" cy="2512005"/>
                          </a:xfrm>
                          <a:prstGeom prst="rect">
                            <a:avLst/>
                          </a:prstGeom>
                          <a:noFill/>
                          <a:ln>
                            <a:noFill/>
                          </a:ln>
                        </pic:spPr>
                      </pic:pic>
                    </a:graphicData>
                  </a:graphic>
                </wp:inline>
              </w:drawing>
            </w:r>
            <w:commentRangeEnd w:id="17"/>
            <w:r w:rsidR="000846CF">
              <w:rPr>
                <w:rStyle w:val="CommentReference"/>
              </w:rPr>
              <w:commentReference w:id="17"/>
            </w:r>
          </w:p>
          <w:p w14:paraId="4B85AEE9" w14:textId="32C5BB25" w:rsidR="00424F72" w:rsidRPr="007468CF" w:rsidRDefault="00424F72" w:rsidP="00424F72">
            <w:pPr>
              <w:contextualSpacing/>
              <w:rPr>
                <w:rFonts w:ascii="Arial" w:eastAsia="Calibri" w:hAnsi="Arial" w:cs="Arial"/>
                <w:lang w:eastAsia="en-GB"/>
              </w:rPr>
            </w:pPr>
            <w:r>
              <w:rPr>
                <w:rFonts w:ascii="Arial" w:eastAsia="Calibri" w:hAnsi="Arial" w:cs="Arial"/>
                <w:lang w:eastAsia="en-GB"/>
              </w:rPr>
              <w:lastRenderedPageBreak/>
              <w:t xml:space="preserve">{Caption} </w:t>
            </w:r>
            <w:r w:rsidRPr="00761A34">
              <w:rPr>
                <w:rFonts w:ascii="Arial" w:eastAsia="Calibri" w:hAnsi="Arial" w:cs="Arial"/>
                <w:b/>
                <w:bCs/>
                <w:lang w:eastAsia="en-GB"/>
              </w:rPr>
              <w:t>Key efficacy endpoints from the RACE trial.</w:t>
            </w:r>
            <w:r>
              <w:rPr>
                <w:rFonts w:ascii="Arial" w:eastAsia="Calibri" w:hAnsi="Arial" w:cs="Arial"/>
                <w:b/>
                <w:bCs/>
                <w:lang w:eastAsia="en-GB"/>
              </w:rPr>
              <w:t xml:space="preserve"> </w:t>
            </w:r>
            <w:r>
              <w:rPr>
                <w:rFonts w:ascii="Arial" w:eastAsia="Calibri" w:hAnsi="Arial" w:cs="Arial"/>
                <w:lang w:eastAsia="en-GB"/>
              </w:rPr>
              <w:t xml:space="preserve"> </w:t>
            </w:r>
            <w:r w:rsidRPr="004A35D9">
              <w:rPr>
                <w:rFonts w:ascii="Arial" w:eastAsia="Calibri" w:hAnsi="Arial" w:cs="Arial"/>
                <w:lang w:eastAsia="en-GB"/>
              </w:rPr>
              <w:t xml:space="preserve">Improved </w:t>
            </w:r>
            <w:r>
              <w:rPr>
                <w:rFonts w:ascii="Arial" w:eastAsia="Calibri" w:hAnsi="Arial" w:cs="Arial"/>
                <w:lang w:eastAsia="en-GB"/>
              </w:rPr>
              <w:t>h</w:t>
            </w:r>
            <w:r w:rsidRPr="004A35D9">
              <w:rPr>
                <w:rFonts w:ascii="Arial" w:eastAsia="Calibri" w:hAnsi="Arial" w:cs="Arial"/>
                <w:lang w:eastAsia="en-GB"/>
              </w:rPr>
              <w:t xml:space="preserve">ematologic </w:t>
            </w:r>
            <w:r>
              <w:rPr>
                <w:rFonts w:ascii="Arial" w:eastAsia="Calibri" w:hAnsi="Arial" w:cs="Arial"/>
                <w:lang w:eastAsia="en-GB"/>
              </w:rPr>
              <w:t>r</w:t>
            </w:r>
            <w:r w:rsidRPr="004A35D9">
              <w:rPr>
                <w:rFonts w:ascii="Arial" w:eastAsia="Calibri" w:hAnsi="Arial" w:cs="Arial"/>
                <w:lang w:eastAsia="en-GB"/>
              </w:rPr>
              <w:t>esponse: The complete response</w:t>
            </w:r>
            <w:r>
              <w:rPr>
                <w:rFonts w:ascii="Arial" w:eastAsia="Calibri" w:hAnsi="Arial" w:cs="Arial"/>
                <w:lang w:eastAsia="en-GB"/>
              </w:rPr>
              <w:t xml:space="preserve"> (CR)</w:t>
            </w:r>
            <w:r w:rsidRPr="004A35D9">
              <w:rPr>
                <w:rFonts w:ascii="Arial" w:eastAsia="Calibri" w:hAnsi="Arial" w:cs="Arial"/>
                <w:lang w:eastAsia="en-GB"/>
              </w:rPr>
              <w:t xml:space="preserve"> rate at 3 months was higher with </w:t>
            </w:r>
            <w:proofErr w:type="spellStart"/>
            <w:r w:rsidRPr="004A35D9">
              <w:rPr>
                <w:rFonts w:ascii="Arial" w:eastAsia="Calibri" w:hAnsi="Arial" w:cs="Arial"/>
                <w:lang w:eastAsia="en-GB"/>
              </w:rPr>
              <w:t>eltrombopag</w:t>
            </w:r>
            <w:proofErr w:type="spellEnd"/>
            <w:r w:rsidRPr="004A35D9">
              <w:rPr>
                <w:rFonts w:ascii="Arial" w:eastAsia="Calibri" w:hAnsi="Arial" w:cs="Arial"/>
                <w:lang w:eastAsia="en-GB"/>
              </w:rPr>
              <w:t xml:space="preserve"> (22%) compared to standard IST alone (10%), and the overall response</w:t>
            </w:r>
            <w:r>
              <w:rPr>
                <w:rFonts w:ascii="Arial" w:eastAsia="Calibri" w:hAnsi="Arial" w:cs="Arial"/>
                <w:lang w:eastAsia="en-GB"/>
              </w:rPr>
              <w:t xml:space="preserve"> (OR)</w:t>
            </w:r>
            <w:r w:rsidRPr="004A35D9">
              <w:rPr>
                <w:rFonts w:ascii="Arial" w:eastAsia="Calibri" w:hAnsi="Arial" w:cs="Arial"/>
                <w:lang w:eastAsia="en-GB"/>
              </w:rPr>
              <w:t xml:space="preserve"> rate at 6 months was 68% versus 41%, respectively.</w:t>
            </w:r>
            <w:r>
              <w:rPr>
                <w:rFonts w:ascii="Arial" w:eastAsia="Calibri" w:hAnsi="Arial" w:cs="Arial"/>
                <w:lang w:eastAsia="en-GB"/>
              </w:rPr>
              <w:t xml:space="preserve"> </w:t>
            </w:r>
            <w:r w:rsidRPr="004A35D9">
              <w:rPr>
                <w:rFonts w:ascii="Arial" w:eastAsia="Calibri" w:hAnsi="Arial" w:cs="Arial"/>
                <w:lang w:eastAsia="en-GB"/>
              </w:rPr>
              <w:t xml:space="preserve">Faster </w:t>
            </w:r>
            <w:r>
              <w:rPr>
                <w:rFonts w:ascii="Arial" w:eastAsia="Calibri" w:hAnsi="Arial" w:cs="Arial"/>
                <w:lang w:eastAsia="en-GB"/>
              </w:rPr>
              <w:t>t</w:t>
            </w:r>
            <w:r w:rsidRPr="004A35D9">
              <w:rPr>
                <w:rFonts w:ascii="Arial" w:eastAsia="Calibri" w:hAnsi="Arial" w:cs="Arial"/>
                <w:lang w:eastAsia="en-GB"/>
              </w:rPr>
              <w:t xml:space="preserve">ime to </w:t>
            </w:r>
            <w:r>
              <w:rPr>
                <w:rFonts w:ascii="Arial" w:eastAsia="Calibri" w:hAnsi="Arial" w:cs="Arial"/>
                <w:lang w:eastAsia="en-GB"/>
              </w:rPr>
              <w:t>r</w:t>
            </w:r>
            <w:r w:rsidRPr="004A35D9">
              <w:rPr>
                <w:rFonts w:ascii="Arial" w:eastAsia="Calibri" w:hAnsi="Arial" w:cs="Arial"/>
                <w:lang w:eastAsia="en-GB"/>
              </w:rPr>
              <w:t xml:space="preserve">esponse: Median time to first response was significantly shorter with </w:t>
            </w:r>
            <w:proofErr w:type="spellStart"/>
            <w:r w:rsidRPr="004A35D9">
              <w:rPr>
                <w:rFonts w:ascii="Arial" w:eastAsia="Calibri" w:hAnsi="Arial" w:cs="Arial"/>
                <w:lang w:eastAsia="en-GB"/>
              </w:rPr>
              <w:t>eltrombopag</w:t>
            </w:r>
            <w:proofErr w:type="spellEnd"/>
            <w:r w:rsidRPr="004A35D9">
              <w:rPr>
                <w:rFonts w:ascii="Arial" w:eastAsia="Calibri" w:hAnsi="Arial" w:cs="Arial"/>
                <w:lang w:eastAsia="en-GB"/>
              </w:rPr>
              <w:t xml:space="preserve"> (3.0 months) compared to IST alone (8.8 months).</w:t>
            </w:r>
            <w:r>
              <w:rPr>
                <w:rFonts w:ascii="Arial" w:eastAsia="Calibri" w:hAnsi="Arial" w:cs="Arial"/>
                <w:lang w:eastAsia="en-GB"/>
              </w:rPr>
              <w:t xml:space="preserve"> IST, immunosuppressive therapy.</w:t>
            </w:r>
          </w:p>
        </w:tc>
      </w:tr>
      <w:tr w:rsidR="00424F72" w:rsidRPr="000B0826" w14:paraId="3C89F641"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2CF0F47" w14:textId="77777777" w:rsidR="00424F72" w:rsidRDefault="00424F72" w:rsidP="00424F72">
            <w:pPr>
              <w:contextualSpacing/>
              <w:rPr>
                <w:rFonts w:ascii="Arial" w:eastAsia="Times New Roman" w:hAnsi="Arial" w:cs="Arial"/>
                <w:bCs/>
              </w:rPr>
            </w:pPr>
            <w:r w:rsidRPr="000B0826">
              <w:rPr>
                <w:rFonts w:ascii="Arial" w:eastAsia="Calibri" w:hAnsi="Arial" w:cs="Arial"/>
                <w:b/>
                <w:lang w:eastAsia="en-GB"/>
              </w:rPr>
              <w:lastRenderedPageBreak/>
              <w:t>Visual details</w:t>
            </w:r>
          </w:p>
        </w:tc>
      </w:tr>
      <w:tr w:rsidR="00424F72" w:rsidRPr="000B0826" w14:paraId="6ECA138F"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3B8DED4" w14:textId="77777777" w:rsidR="00424F72" w:rsidRDefault="00424F72" w:rsidP="00424F72">
            <w:pPr>
              <w:contextualSpacing/>
              <w:rPr>
                <w:rFonts w:ascii="Arial" w:eastAsia="Times New Roman" w:hAnsi="Arial" w:cs="Arial"/>
                <w:bCs/>
              </w:rPr>
            </w:pPr>
            <w:r>
              <w:rPr>
                <w:rFonts w:ascii="Arial" w:eastAsia="Times New Roman" w:hAnsi="Arial" w:cs="Arial"/>
                <w:bCs/>
              </w:rPr>
              <w:t>{Title 1} Heading 3</w:t>
            </w:r>
          </w:p>
          <w:p w14:paraId="36491BDF" w14:textId="77777777" w:rsidR="00424F72" w:rsidRDefault="00424F72" w:rsidP="00424F72">
            <w:pPr>
              <w:contextualSpacing/>
              <w:rPr>
                <w:rFonts w:ascii="Arial" w:eastAsia="Times New Roman" w:hAnsi="Arial" w:cs="Arial"/>
                <w:bCs/>
              </w:rPr>
            </w:pPr>
            <w:r>
              <w:rPr>
                <w:rFonts w:ascii="Arial" w:eastAsia="Times New Roman" w:hAnsi="Arial" w:cs="Arial"/>
                <w:bCs/>
              </w:rPr>
              <w:t>{text 1} paragraph, note bold words</w:t>
            </w:r>
          </w:p>
          <w:p w14:paraId="2DBEFDF9" w14:textId="77777777" w:rsidR="00424F72" w:rsidRDefault="00424F72" w:rsidP="00424F72">
            <w:pPr>
              <w:contextualSpacing/>
              <w:rPr>
                <w:rFonts w:ascii="Arial" w:eastAsia="Times New Roman" w:hAnsi="Arial" w:cs="Arial"/>
                <w:bCs/>
              </w:rPr>
            </w:pPr>
            <w:r>
              <w:rPr>
                <w:rFonts w:ascii="Arial" w:eastAsia="Times New Roman" w:hAnsi="Arial" w:cs="Arial"/>
                <w:bCs/>
              </w:rPr>
              <w:t>{box 1} added underneath</w:t>
            </w:r>
          </w:p>
          <w:p w14:paraId="132209A2" w14:textId="77777777" w:rsidR="00424F72" w:rsidRDefault="00424F72" w:rsidP="00424F72">
            <w:pPr>
              <w:contextualSpacing/>
              <w:rPr>
                <w:rFonts w:ascii="Arial" w:eastAsia="Times New Roman" w:hAnsi="Arial" w:cs="Arial"/>
                <w:bCs/>
              </w:rPr>
            </w:pPr>
            <w:r>
              <w:rPr>
                <w:rFonts w:ascii="Arial" w:eastAsia="Times New Roman" w:hAnsi="Arial" w:cs="Arial"/>
                <w:bCs/>
              </w:rPr>
              <w:t>Add {separator} underneath.</w:t>
            </w:r>
          </w:p>
          <w:p w14:paraId="1BD84CF7" w14:textId="77777777" w:rsidR="00424F72" w:rsidRPr="00313DCD" w:rsidRDefault="00424F72" w:rsidP="00424F72">
            <w:pPr>
              <w:contextualSpacing/>
              <w:rPr>
                <w:rFonts w:ascii="Arial" w:hAnsi="Arial" w:cs="Arial"/>
                <w:noProof/>
                <w14:ligatures w14:val="standardContextual"/>
              </w:rPr>
            </w:pPr>
            <w:r>
              <w:rPr>
                <w:rFonts w:ascii="Arial" w:eastAsia="Times New Roman" w:hAnsi="Arial" w:cs="Arial"/>
                <w:bCs/>
              </w:rPr>
              <w:t xml:space="preserve">Add {text 2} with {layered image} next to it. </w:t>
            </w:r>
            <w:r w:rsidRPr="00C2070A">
              <w:rPr>
                <w:rFonts w:ascii="Arial" w:eastAsia="Times New Roman" w:hAnsi="Arial" w:cs="Arial"/>
                <w:bCs/>
                <w:highlight w:val="green"/>
              </w:rPr>
              <w:t>Sequential images of [</w:t>
            </w:r>
            <w:r w:rsidRPr="00C2070A">
              <w:rPr>
                <w:rFonts w:ascii="Arial" w:hAnsi="Arial" w:cs="Arial"/>
                <w:noProof/>
                <w:highlight w:val="green"/>
                <w14:ligatures w14:val="standardContextual"/>
              </w:rPr>
              <w:t>Alterations to IST] to be shown as medium</w:t>
            </w:r>
            <w:r>
              <w:rPr>
                <w:rFonts w:ascii="Arial" w:hAnsi="Arial" w:cs="Arial"/>
                <w:noProof/>
                <w14:ligatures w14:val="standardContextual"/>
              </w:rPr>
              <w:t xml:space="preserve">, ensure caption can be seen and if possible enlargeable. </w:t>
            </w:r>
          </w:p>
          <w:p w14:paraId="540D73A6" w14:textId="77777777" w:rsidR="00424F72" w:rsidRDefault="00424F72" w:rsidP="00424F72">
            <w:pPr>
              <w:contextualSpacing/>
              <w:rPr>
                <w:rFonts w:ascii="Arial" w:eastAsia="Times New Roman" w:hAnsi="Arial" w:cs="Arial"/>
                <w:bCs/>
              </w:rPr>
            </w:pPr>
            <w:r>
              <w:rPr>
                <w:rFonts w:ascii="Arial" w:eastAsia="Times New Roman" w:hAnsi="Arial" w:cs="Arial"/>
                <w:bCs/>
              </w:rPr>
              <w:t>Add {separator}</w:t>
            </w:r>
          </w:p>
          <w:p w14:paraId="231A91EE" w14:textId="77777777" w:rsidR="00424F72" w:rsidRDefault="00424F72" w:rsidP="00424F72">
            <w:pPr>
              <w:contextualSpacing/>
              <w:rPr>
                <w:rFonts w:ascii="Arial" w:eastAsia="Times New Roman" w:hAnsi="Arial" w:cs="Arial"/>
                <w:bCs/>
              </w:rPr>
            </w:pPr>
            <w:r>
              <w:rPr>
                <w:rFonts w:ascii="Arial" w:eastAsia="Times New Roman" w:hAnsi="Arial" w:cs="Arial"/>
                <w:bCs/>
              </w:rPr>
              <w:t>{Title 2} as header 3, with {text 3} as paragraph beneath, note bold words.</w:t>
            </w:r>
          </w:p>
          <w:p w14:paraId="4D5D1D25" w14:textId="77777777" w:rsidR="00424F72" w:rsidRDefault="00424F72" w:rsidP="00424F72">
            <w:pPr>
              <w:contextualSpacing/>
              <w:rPr>
                <w:rFonts w:ascii="Arial" w:eastAsia="Times New Roman" w:hAnsi="Arial" w:cs="Arial"/>
                <w:bCs/>
              </w:rPr>
            </w:pPr>
            <w:r>
              <w:rPr>
                <w:rFonts w:ascii="Arial" w:eastAsia="Times New Roman" w:hAnsi="Arial" w:cs="Arial"/>
                <w:bCs/>
              </w:rPr>
              <w:t xml:space="preserve">{Element 1} text as paragraph, then unordered list, then paragraph, note bold words. Add {Element 1 box} underneath with variant 5 (solid outline). Text center aligned and </w:t>
            </w:r>
            <w:proofErr w:type="gramStart"/>
            <w:r>
              <w:rPr>
                <w:rFonts w:ascii="Arial" w:eastAsia="Times New Roman" w:hAnsi="Arial" w:cs="Arial"/>
                <w:bCs/>
              </w:rPr>
              <w:t>note</w:t>
            </w:r>
            <w:proofErr w:type="gramEnd"/>
            <w:r>
              <w:rPr>
                <w:rFonts w:ascii="Arial" w:eastAsia="Times New Roman" w:hAnsi="Arial" w:cs="Arial"/>
                <w:bCs/>
              </w:rPr>
              <w:t xml:space="preserve"> bold words here as well.</w:t>
            </w:r>
          </w:p>
          <w:p w14:paraId="0833EB70" w14:textId="77777777" w:rsidR="00424F72" w:rsidRDefault="00424F72" w:rsidP="00424F72">
            <w:pPr>
              <w:contextualSpacing/>
              <w:rPr>
                <w:rFonts w:ascii="Arial" w:eastAsia="Times New Roman" w:hAnsi="Arial" w:cs="Arial"/>
                <w:bCs/>
              </w:rPr>
            </w:pPr>
            <w:r>
              <w:rPr>
                <w:rFonts w:ascii="Arial" w:eastAsia="Times New Roman" w:hAnsi="Arial" w:cs="Arial"/>
                <w:bCs/>
              </w:rPr>
              <w:t>{Element 2} Text to the left, insert {medium} to the right with [RACE results chart]. Ensure it is enlargeable, and caption is easily seen.</w:t>
            </w:r>
          </w:p>
          <w:p w14:paraId="4ADBD6BE" w14:textId="77777777" w:rsidR="00424F72" w:rsidRPr="000B0826" w:rsidRDefault="00424F72" w:rsidP="00424F72">
            <w:pPr>
              <w:contextualSpacing/>
              <w:rPr>
                <w:rFonts w:ascii="Arial" w:eastAsia="Times New Roman" w:hAnsi="Arial" w:cs="Arial"/>
                <w:bCs/>
              </w:rPr>
            </w:pPr>
            <w:r>
              <w:rPr>
                <w:rFonts w:ascii="Arial" w:eastAsia="Times New Roman" w:hAnsi="Arial" w:cs="Arial"/>
                <w:bCs/>
              </w:rPr>
              <w:t xml:space="preserve">{Element 3} </w:t>
            </w:r>
            <w:proofErr w:type="spellStart"/>
            <w:r>
              <w:rPr>
                <w:rFonts w:ascii="Arial" w:eastAsia="Times New Roman" w:hAnsi="Arial" w:cs="Arial"/>
                <w:bCs/>
              </w:rPr>
              <w:t>parargraph</w:t>
            </w:r>
            <w:proofErr w:type="spellEnd"/>
            <w:r>
              <w:rPr>
                <w:rFonts w:ascii="Arial" w:eastAsia="Times New Roman" w:hAnsi="Arial" w:cs="Arial"/>
                <w:bCs/>
              </w:rPr>
              <w:t>, note bold words</w:t>
            </w:r>
          </w:p>
        </w:tc>
      </w:tr>
      <w:tr w:rsidR="00424F72" w:rsidRPr="000B0826" w14:paraId="68B8D79B" w14:textId="77777777" w:rsidTr="0053339C">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95D3B4D" w14:textId="77777777" w:rsidR="00424F72" w:rsidRPr="000B0826" w:rsidRDefault="00424F72" w:rsidP="00424F72">
            <w:pPr>
              <w:contextualSpacing/>
              <w:rPr>
                <w:rFonts w:ascii="Arial" w:eastAsia="Calibri" w:hAnsi="Arial" w:cs="Arial"/>
                <w:b/>
                <w:lang w:eastAsia="en-GB"/>
              </w:rPr>
            </w:pPr>
            <w:r w:rsidRPr="000B0826">
              <w:rPr>
                <w:rFonts w:ascii="Arial" w:eastAsia="Calibri" w:hAnsi="Arial" w:cs="Arial"/>
                <w:b/>
                <w:lang w:eastAsia="en-GB"/>
              </w:rPr>
              <w:t>Interactivity/buttons</w:t>
            </w:r>
          </w:p>
        </w:tc>
      </w:tr>
      <w:tr w:rsidR="00424F72" w:rsidRPr="000B0826" w14:paraId="3E389994"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6343EF6" w14:textId="77777777" w:rsidR="00424F72" w:rsidRDefault="00424F72" w:rsidP="00424F72">
            <w:pPr>
              <w:contextualSpacing/>
              <w:rPr>
                <w:rFonts w:ascii="Arial" w:eastAsia="Calibri" w:hAnsi="Arial" w:cs="Arial"/>
                <w:bCs/>
                <w:lang w:eastAsia="en-GB"/>
              </w:rPr>
            </w:pPr>
            <w:r>
              <w:rPr>
                <w:rFonts w:ascii="Arial" w:eastAsia="Calibri" w:hAnsi="Arial" w:cs="Arial"/>
                <w:bCs/>
                <w:lang w:eastAsia="en-GB"/>
              </w:rPr>
              <w:t>{Layered image}</w:t>
            </w:r>
          </w:p>
          <w:p w14:paraId="6D601B30" w14:textId="77777777" w:rsidR="00424F72" w:rsidRDefault="00424F72" w:rsidP="00424F72">
            <w:pPr>
              <w:contextualSpacing/>
              <w:rPr>
                <w:rFonts w:ascii="Arial" w:eastAsia="Calibri" w:hAnsi="Arial" w:cs="Arial"/>
                <w:bCs/>
                <w:lang w:eastAsia="en-GB"/>
              </w:rPr>
            </w:pPr>
            <w:r>
              <w:rPr>
                <w:rFonts w:ascii="Arial" w:eastAsia="Calibri" w:hAnsi="Arial" w:cs="Arial"/>
                <w:bCs/>
                <w:lang w:eastAsia="en-GB"/>
              </w:rPr>
              <w:t>{Elements 1-3} {Tabs}</w:t>
            </w:r>
          </w:p>
          <w:p w14:paraId="1AFFE6A4" w14:textId="77777777" w:rsidR="00424F72" w:rsidRDefault="00424F72" w:rsidP="00424F72">
            <w:pPr>
              <w:contextualSpacing/>
              <w:rPr>
                <w:rFonts w:ascii="Arial" w:eastAsia="Calibri" w:hAnsi="Arial" w:cs="Arial"/>
                <w:bCs/>
                <w:lang w:eastAsia="en-GB"/>
              </w:rPr>
            </w:pPr>
            <w:r>
              <w:rPr>
                <w:rFonts w:ascii="Arial" w:eastAsia="Calibri" w:hAnsi="Arial" w:cs="Arial"/>
                <w:bCs/>
                <w:lang w:eastAsia="en-GB"/>
              </w:rPr>
              <w:t>Add references button in bottom left corner.</w:t>
            </w:r>
          </w:p>
          <w:p w14:paraId="663FF220" w14:textId="77777777" w:rsidR="00424F72" w:rsidRPr="008E67AF" w:rsidRDefault="00424F72" w:rsidP="00424F72">
            <w:r>
              <w:rPr>
                <w:rFonts w:ascii="Arial" w:eastAsia="Calibri" w:hAnsi="Arial" w:cs="Arial"/>
                <w:bCs/>
                <w:lang w:eastAsia="en-GB"/>
              </w:rPr>
              <w:t xml:space="preserve">Add glossary entries for </w:t>
            </w:r>
            <w:r w:rsidRPr="001F6DEB">
              <w:rPr>
                <w:rFonts w:ascii="Arial" w:hAnsi="Arial" w:cs="Arial"/>
                <w:highlight w:val="yellow"/>
              </w:rPr>
              <w:t xml:space="preserve">IST, </w:t>
            </w:r>
            <w:proofErr w:type="spellStart"/>
            <w:r w:rsidRPr="001F6DEB">
              <w:rPr>
                <w:rFonts w:ascii="Arial" w:hAnsi="Arial" w:cs="Arial"/>
                <w:highlight w:val="yellow"/>
              </w:rPr>
              <w:t>hATG</w:t>
            </w:r>
            <w:proofErr w:type="spellEnd"/>
            <w:r w:rsidRPr="001F6DEB">
              <w:rPr>
                <w:rFonts w:ascii="Arial" w:hAnsi="Arial" w:cs="Arial"/>
                <w:highlight w:val="yellow"/>
              </w:rPr>
              <w:t>, CSA, NSAA, BSH, TPO, Cy, G-CSF, ATG, SAA, VSAA, HSCT, US FDA, BM, RCT, OL, Ph3</w:t>
            </w:r>
            <w:r>
              <w:rPr>
                <w:rFonts w:ascii="Arial" w:hAnsi="Arial" w:cs="Arial"/>
              </w:rPr>
              <w:t xml:space="preserve">, </w:t>
            </w:r>
            <w:r w:rsidRPr="00B5712A">
              <w:rPr>
                <w:rFonts w:ascii="Arial" w:hAnsi="Arial" w:cs="Arial"/>
                <w:highlight w:val="yellow"/>
              </w:rPr>
              <w:t>M</w:t>
            </w:r>
            <w:r>
              <w:rPr>
                <w:rFonts w:ascii="Arial" w:hAnsi="Arial" w:cs="Arial"/>
                <w:highlight w:val="yellow"/>
              </w:rPr>
              <w:t>S</w:t>
            </w:r>
            <w:r w:rsidRPr="00B5712A">
              <w:rPr>
                <w:rFonts w:ascii="Arial" w:hAnsi="Arial" w:cs="Arial"/>
                <w:highlight w:val="yellow"/>
              </w:rPr>
              <w:t>D</w:t>
            </w:r>
          </w:p>
        </w:tc>
      </w:tr>
      <w:tr w:rsidR="00424F72" w:rsidRPr="000B0826" w14:paraId="7612E38B"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C68A872" w14:textId="77777777" w:rsidR="00424F72" w:rsidRPr="000B0826" w:rsidRDefault="00424F72" w:rsidP="00424F72">
            <w:pPr>
              <w:contextualSpacing/>
              <w:rPr>
                <w:rFonts w:ascii="Arial" w:eastAsia="Calibri" w:hAnsi="Arial" w:cs="Arial"/>
                <w:b/>
                <w:lang w:eastAsia="en-GB"/>
              </w:rPr>
            </w:pPr>
            <w:r w:rsidRPr="000B0826">
              <w:rPr>
                <w:rFonts w:ascii="Arial" w:eastAsia="Calibri" w:hAnsi="Arial" w:cs="Arial"/>
                <w:b/>
                <w:lang w:eastAsia="en-GB"/>
              </w:rPr>
              <w:t xml:space="preserve">References </w:t>
            </w:r>
          </w:p>
        </w:tc>
      </w:tr>
      <w:tr w:rsidR="00424F72" w:rsidRPr="000B0826" w14:paraId="597B5CFD"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4DB04C4C" w14:textId="77777777" w:rsidR="00424F72" w:rsidRDefault="00424F72" w:rsidP="00424F72">
            <w:pPr>
              <w:pStyle w:val="ListParagraph"/>
              <w:numPr>
                <w:ilvl w:val="0"/>
                <w:numId w:val="7"/>
              </w:numPr>
              <w:rPr>
                <w:rFonts w:ascii="Arial" w:eastAsia="Calibri" w:hAnsi="Arial" w:cs="Arial"/>
                <w:bCs/>
                <w:lang w:eastAsia="en-GB"/>
              </w:rPr>
            </w:pPr>
            <w:hyperlink r:id="rId41" w:history="1">
              <w:r w:rsidRPr="007A2115">
                <w:rPr>
                  <w:rStyle w:val="Hyperlink"/>
                  <w:rFonts w:ascii="Arial" w:eastAsia="Calibri" w:hAnsi="Arial" w:cs="Arial"/>
                  <w:bCs/>
                  <w:lang w:eastAsia="en-GB"/>
                </w:rPr>
                <w:t xml:space="preserve">Champlin RE, et al. </w:t>
              </w:r>
              <w:r w:rsidRPr="007A2115">
                <w:rPr>
                  <w:rStyle w:val="Hyperlink"/>
                  <w:rFonts w:ascii="Arial" w:eastAsia="Calibri" w:hAnsi="Arial" w:cs="Arial"/>
                  <w:bCs/>
                  <w:i/>
                  <w:iCs/>
                  <w:lang w:eastAsia="en-GB"/>
                </w:rPr>
                <w:t>Blood</w:t>
              </w:r>
              <w:r w:rsidRPr="007A2115">
                <w:rPr>
                  <w:rStyle w:val="Hyperlink"/>
                  <w:rFonts w:ascii="Arial" w:eastAsia="Calibri" w:hAnsi="Arial" w:cs="Arial"/>
                  <w:bCs/>
                  <w:lang w:eastAsia="en-GB"/>
                </w:rPr>
                <w:t xml:space="preserve"> 1985;66:184–188.</w:t>
              </w:r>
            </w:hyperlink>
            <w:r w:rsidRPr="00BA05E4">
              <w:rPr>
                <w:rFonts w:ascii="Arial" w:eastAsia="Calibri" w:hAnsi="Arial" w:cs="Arial"/>
                <w:bCs/>
                <w:lang w:eastAsia="en-GB"/>
              </w:rPr>
              <w:t xml:space="preserve"> </w:t>
            </w:r>
          </w:p>
          <w:p w14:paraId="7F6BE2BC" w14:textId="77777777" w:rsidR="00424F72" w:rsidRDefault="00424F72" w:rsidP="00424F72">
            <w:pPr>
              <w:pStyle w:val="ListParagraph"/>
              <w:numPr>
                <w:ilvl w:val="0"/>
                <w:numId w:val="7"/>
              </w:numPr>
              <w:rPr>
                <w:rFonts w:ascii="Arial" w:eastAsia="Calibri" w:hAnsi="Arial" w:cs="Arial"/>
                <w:bCs/>
                <w:lang w:eastAsia="en-GB"/>
              </w:rPr>
            </w:pPr>
            <w:hyperlink r:id="rId42" w:history="1">
              <w:r w:rsidRPr="006A1A22">
                <w:rPr>
                  <w:rStyle w:val="Hyperlink"/>
                  <w:rFonts w:ascii="Arial" w:eastAsia="Calibri" w:hAnsi="Arial" w:cs="Arial"/>
                  <w:bCs/>
                  <w:lang w:eastAsia="en-GB"/>
                </w:rPr>
                <w:t xml:space="preserve">Marmont AM, et al. </w:t>
              </w:r>
              <w:r w:rsidRPr="006A1A22">
                <w:rPr>
                  <w:rStyle w:val="Hyperlink"/>
                  <w:rFonts w:ascii="Arial" w:eastAsia="Calibri" w:hAnsi="Arial" w:cs="Arial"/>
                  <w:bCs/>
                  <w:i/>
                  <w:iCs/>
                  <w:lang w:eastAsia="en-GB"/>
                </w:rPr>
                <w:t>Prog Clin Biol Res</w:t>
              </w:r>
              <w:r w:rsidRPr="006A1A22">
                <w:rPr>
                  <w:rStyle w:val="Hyperlink"/>
                  <w:rFonts w:ascii="Arial" w:eastAsia="Calibri" w:hAnsi="Arial" w:cs="Arial"/>
                  <w:bCs/>
                  <w:lang w:eastAsia="en-GB"/>
                </w:rPr>
                <w:t xml:space="preserve"> 1984;148:271–</w:t>
              </w:r>
              <w:r>
                <w:rPr>
                  <w:rStyle w:val="Hyperlink"/>
                  <w:rFonts w:ascii="Arial" w:eastAsia="Calibri" w:hAnsi="Arial" w:cs="Arial"/>
                  <w:bCs/>
                  <w:lang w:eastAsia="en-GB"/>
                </w:rPr>
                <w:t>2</w:t>
              </w:r>
              <w:r w:rsidRPr="006A1A22">
                <w:rPr>
                  <w:rStyle w:val="Hyperlink"/>
                  <w:rFonts w:ascii="Arial" w:eastAsia="Calibri" w:hAnsi="Arial" w:cs="Arial"/>
                  <w:bCs/>
                  <w:lang w:eastAsia="en-GB"/>
                </w:rPr>
                <w:t>87.</w:t>
              </w:r>
            </w:hyperlink>
            <w:r w:rsidRPr="00BA05E4">
              <w:rPr>
                <w:rFonts w:ascii="Arial" w:eastAsia="Calibri" w:hAnsi="Arial" w:cs="Arial"/>
                <w:bCs/>
                <w:lang w:eastAsia="en-GB"/>
              </w:rPr>
              <w:t xml:space="preserve"> </w:t>
            </w:r>
          </w:p>
          <w:p w14:paraId="68E65269" w14:textId="77777777" w:rsidR="00424F72" w:rsidRDefault="00424F72" w:rsidP="00424F72">
            <w:pPr>
              <w:pStyle w:val="ListParagraph"/>
              <w:numPr>
                <w:ilvl w:val="0"/>
                <w:numId w:val="7"/>
              </w:numPr>
              <w:rPr>
                <w:rFonts w:ascii="Arial" w:eastAsia="Calibri" w:hAnsi="Arial" w:cs="Arial"/>
                <w:bCs/>
                <w:lang w:eastAsia="en-GB"/>
              </w:rPr>
            </w:pPr>
            <w:hyperlink r:id="rId43" w:history="1">
              <w:r w:rsidRPr="002224AC">
                <w:rPr>
                  <w:rStyle w:val="Hyperlink"/>
                  <w:rFonts w:ascii="Arial" w:eastAsia="Calibri" w:hAnsi="Arial" w:cs="Arial"/>
                  <w:bCs/>
                  <w:lang w:eastAsia="en-GB"/>
                </w:rPr>
                <w:t xml:space="preserve">Tisdale JF, et al. </w:t>
              </w:r>
              <w:r w:rsidRPr="002224AC">
                <w:rPr>
                  <w:rStyle w:val="Hyperlink"/>
                  <w:rFonts w:ascii="Arial" w:eastAsia="Calibri" w:hAnsi="Arial" w:cs="Arial"/>
                  <w:bCs/>
                  <w:i/>
                  <w:iCs/>
                  <w:lang w:eastAsia="en-GB"/>
                </w:rPr>
                <w:t>Lancet</w:t>
              </w:r>
              <w:r w:rsidRPr="002224AC">
                <w:rPr>
                  <w:rStyle w:val="Hyperlink"/>
                  <w:rFonts w:ascii="Arial" w:eastAsia="Calibri" w:hAnsi="Arial" w:cs="Arial"/>
                  <w:bCs/>
                  <w:lang w:eastAsia="en-GB"/>
                </w:rPr>
                <w:t xml:space="preserve"> 2000;356:1554–1559.</w:t>
              </w:r>
            </w:hyperlink>
          </w:p>
          <w:p w14:paraId="66F479C2" w14:textId="77777777" w:rsidR="00424F72" w:rsidRDefault="00424F72" w:rsidP="00424F72">
            <w:pPr>
              <w:pStyle w:val="ListParagraph"/>
              <w:numPr>
                <w:ilvl w:val="0"/>
                <w:numId w:val="7"/>
              </w:numPr>
              <w:rPr>
                <w:rFonts w:ascii="Arial" w:eastAsia="Calibri" w:hAnsi="Arial" w:cs="Arial"/>
                <w:bCs/>
                <w:lang w:eastAsia="en-GB"/>
              </w:rPr>
            </w:pPr>
            <w:hyperlink r:id="rId44" w:history="1">
              <w:r w:rsidRPr="008006E8">
                <w:rPr>
                  <w:rStyle w:val="Hyperlink"/>
                  <w:rFonts w:ascii="Arial" w:eastAsia="Calibri" w:hAnsi="Arial" w:cs="Arial"/>
                  <w:bCs/>
                  <w:lang w:eastAsia="en-GB"/>
                </w:rPr>
                <w:t xml:space="preserve">Tisdale JF, et al. </w:t>
              </w:r>
              <w:r w:rsidRPr="008006E8">
                <w:rPr>
                  <w:rStyle w:val="Hyperlink"/>
                  <w:rFonts w:ascii="Arial" w:eastAsia="Calibri" w:hAnsi="Arial" w:cs="Arial"/>
                  <w:bCs/>
                  <w:i/>
                  <w:iCs/>
                  <w:lang w:eastAsia="en-GB"/>
                </w:rPr>
                <w:t>Blood</w:t>
              </w:r>
              <w:r w:rsidRPr="008006E8">
                <w:rPr>
                  <w:rStyle w:val="Hyperlink"/>
                  <w:rFonts w:ascii="Arial" w:eastAsia="Calibri" w:hAnsi="Arial" w:cs="Arial"/>
                  <w:bCs/>
                  <w:lang w:eastAsia="en-GB"/>
                </w:rPr>
                <w:t xml:space="preserve"> 2002;100:4668–4670.</w:t>
              </w:r>
            </w:hyperlink>
            <w:r w:rsidRPr="00BA05E4">
              <w:rPr>
                <w:rFonts w:ascii="Arial" w:eastAsia="Calibri" w:hAnsi="Arial" w:cs="Arial"/>
                <w:bCs/>
                <w:lang w:eastAsia="en-GB"/>
              </w:rPr>
              <w:t xml:space="preserve"> </w:t>
            </w:r>
          </w:p>
          <w:p w14:paraId="4BEFEBBB" w14:textId="77777777" w:rsidR="00424F72" w:rsidRDefault="00424F72" w:rsidP="00424F72">
            <w:pPr>
              <w:pStyle w:val="ListParagraph"/>
              <w:numPr>
                <w:ilvl w:val="0"/>
                <w:numId w:val="7"/>
              </w:numPr>
              <w:rPr>
                <w:rFonts w:ascii="Arial" w:eastAsia="Calibri" w:hAnsi="Arial" w:cs="Arial"/>
                <w:bCs/>
                <w:lang w:eastAsia="en-GB"/>
              </w:rPr>
            </w:pPr>
            <w:hyperlink r:id="rId45" w:history="1">
              <w:r w:rsidRPr="00B31BB6">
                <w:rPr>
                  <w:rStyle w:val="Hyperlink"/>
                  <w:rFonts w:ascii="Arial" w:eastAsia="Calibri" w:hAnsi="Arial" w:cs="Arial"/>
                  <w:bCs/>
                  <w:lang w:eastAsia="en-GB"/>
                </w:rPr>
                <w:t xml:space="preserve">Scheinberg P, et al. </w:t>
              </w:r>
              <w:r w:rsidRPr="00B31BB6">
                <w:rPr>
                  <w:rStyle w:val="Hyperlink"/>
                  <w:rFonts w:ascii="Arial" w:eastAsia="Calibri" w:hAnsi="Arial" w:cs="Arial"/>
                  <w:bCs/>
                  <w:i/>
                  <w:iCs/>
                  <w:lang w:eastAsia="en-GB"/>
                </w:rPr>
                <w:t>Blood</w:t>
              </w:r>
              <w:r w:rsidRPr="00B31BB6">
                <w:rPr>
                  <w:rStyle w:val="Hyperlink"/>
                  <w:rFonts w:ascii="Arial" w:eastAsia="Calibri" w:hAnsi="Arial" w:cs="Arial"/>
                  <w:bCs/>
                  <w:lang w:eastAsia="en-GB"/>
                </w:rPr>
                <w:t xml:space="preserve"> 2014;124:2820–2823.</w:t>
              </w:r>
            </w:hyperlink>
            <w:r w:rsidRPr="00BA05E4">
              <w:rPr>
                <w:rFonts w:ascii="Arial" w:eastAsia="Calibri" w:hAnsi="Arial" w:cs="Arial"/>
                <w:bCs/>
                <w:lang w:eastAsia="en-GB"/>
              </w:rPr>
              <w:t xml:space="preserve"> </w:t>
            </w:r>
          </w:p>
          <w:p w14:paraId="4E33401F" w14:textId="77777777" w:rsidR="00424F72" w:rsidRDefault="00424F72" w:rsidP="00424F72">
            <w:pPr>
              <w:pStyle w:val="ListParagraph"/>
              <w:numPr>
                <w:ilvl w:val="0"/>
                <w:numId w:val="7"/>
              </w:numPr>
              <w:rPr>
                <w:rFonts w:ascii="Arial" w:eastAsia="Calibri" w:hAnsi="Arial" w:cs="Arial"/>
                <w:bCs/>
                <w:lang w:eastAsia="en-GB"/>
              </w:rPr>
            </w:pPr>
            <w:hyperlink r:id="rId46" w:history="1">
              <w:r w:rsidRPr="003F58C0">
                <w:rPr>
                  <w:rStyle w:val="Hyperlink"/>
                  <w:rFonts w:ascii="Arial" w:eastAsia="Calibri" w:hAnsi="Arial" w:cs="Arial"/>
                  <w:bCs/>
                  <w:lang w:eastAsia="en-GB"/>
                </w:rPr>
                <w:t xml:space="preserve">Scheinberg P, et al. </w:t>
              </w:r>
              <w:r w:rsidRPr="003F58C0">
                <w:rPr>
                  <w:rStyle w:val="Hyperlink"/>
                  <w:rFonts w:ascii="Arial" w:eastAsia="Calibri" w:hAnsi="Arial" w:cs="Arial"/>
                  <w:bCs/>
                  <w:i/>
                  <w:iCs/>
                  <w:lang w:eastAsia="en-GB"/>
                </w:rPr>
                <w:t>Br J Haematol</w:t>
              </w:r>
              <w:r w:rsidRPr="003F58C0">
                <w:rPr>
                  <w:rStyle w:val="Hyperlink"/>
                  <w:rFonts w:ascii="Arial" w:eastAsia="Calibri" w:hAnsi="Arial" w:cs="Arial"/>
                  <w:bCs/>
                  <w:lang w:eastAsia="en-GB"/>
                </w:rPr>
                <w:t xml:space="preserve"> 2006;133:606–611.</w:t>
              </w:r>
            </w:hyperlink>
          </w:p>
          <w:p w14:paraId="1F2FC147" w14:textId="77777777" w:rsidR="00424F72" w:rsidRDefault="00424F72" w:rsidP="00424F72">
            <w:pPr>
              <w:pStyle w:val="ListParagraph"/>
              <w:numPr>
                <w:ilvl w:val="0"/>
                <w:numId w:val="7"/>
              </w:numPr>
              <w:rPr>
                <w:rFonts w:ascii="Arial" w:eastAsia="Calibri" w:hAnsi="Arial" w:cs="Arial"/>
                <w:bCs/>
                <w:lang w:eastAsia="en-GB"/>
              </w:rPr>
            </w:pPr>
            <w:hyperlink r:id="rId47" w:history="1">
              <w:r w:rsidRPr="00C61DB9">
                <w:rPr>
                  <w:rStyle w:val="Hyperlink"/>
                  <w:rFonts w:ascii="Arial" w:eastAsia="Calibri" w:hAnsi="Arial" w:cs="Arial"/>
                  <w:bCs/>
                  <w:lang w:eastAsia="en-GB"/>
                </w:rPr>
                <w:t xml:space="preserve">Scheinberg P, et al. </w:t>
              </w:r>
              <w:r w:rsidRPr="00C61DB9">
                <w:rPr>
                  <w:rStyle w:val="Hyperlink"/>
                  <w:rFonts w:ascii="Arial" w:eastAsia="Calibri" w:hAnsi="Arial" w:cs="Arial"/>
                  <w:bCs/>
                  <w:i/>
                  <w:iCs/>
                  <w:lang w:eastAsia="en-GB"/>
                </w:rPr>
                <w:t>Haematologica</w:t>
              </w:r>
              <w:r w:rsidRPr="00C61DB9">
                <w:rPr>
                  <w:rStyle w:val="Hyperlink"/>
                  <w:rFonts w:ascii="Arial" w:eastAsia="Calibri" w:hAnsi="Arial" w:cs="Arial"/>
                  <w:bCs/>
                  <w:lang w:eastAsia="en-GB"/>
                </w:rPr>
                <w:t xml:space="preserve"> 2009;94:348–354. </w:t>
              </w:r>
            </w:hyperlink>
            <w:r w:rsidRPr="00BA05E4">
              <w:rPr>
                <w:rFonts w:ascii="Arial" w:eastAsia="Calibri" w:hAnsi="Arial" w:cs="Arial"/>
                <w:bCs/>
                <w:lang w:eastAsia="en-GB"/>
              </w:rPr>
              <w:t xml:space="preserve"> </w:t>
            </w:r>
          </w:p>
          <w:p w14:paraId="0616765F" w14:textId="77777777" w:rsidR="00424F72" w:rsidRPr="00240368" w:rsidRDefault="00424F72" w:rsidP="00424F72">
            <w:pPr>
              <w:pStyle w:val="ListParagraph"/>
              <w:numPr>
                <w:ilvl w:val="0"/>
                <w:numId w:val="7"/>
              </w:numPr>
              <w:rPr>
                <w:rStyle w:val="Hyperlink"/>
                <w:rFonts w:ascii="Arial" w:eastAsia="Calibri" w:hAnsi="Arial" w:cs="Arial"/>
                <w:bCs/>
                <w:color w:val="auto"/>
                <w:u w:val="none"/>
                <w:lang w:eastAsia="en-GB"/>
              </w:rPr>
            </w:pPr>
            <w:hyperlink r:id="rId48" w:history="1">
              <w:r w:rsidRPr="007C1256">
                <w:rPr>
                  <w:rStyle w:val="Hyperlink"/>
                  <w:rFonts w:ascii="Arial" w:eastAsia="Calibri" w:hAnsi="Arial" w:cs="Arial"/>
                  <w:bCs/>
                  <w:lang w:eastAsia="en-GB"/>
                </w:rPr>
                <w:t xml:space="preserve">Locasciulli A, et al. </w:t>
              </w:r>
              <w:r w:rsidRPr="007C1256">
                <w:rPr>
                  <w:rStyle w:val="Hyperlink"/>
                  <w:rFonts w:ascii="Arial" w:eastAsia="Calibri" w:hAnsi="Arial" w:cs="Arial"/>
                  <w:bCs/>
                  <w:i/>
                  <w:iCs/>
                  <w:lang w:eastAsia="en-GB"/>
                </w:rPr>
                <w:t>Haematologica</w:t>
              </w:r>
              <w:r w:rsidRPr="007C1256">
                <w:rPr>
                  <w:rStyle w:val="Hyperlink"/>
                  <w:rFonts w:ascii="Arial" w:eastAsia="Calibri" w:hAnsi="Arial" w:cs="Arial"/>
                  <w:bCs/>
                  <w:lang w:eastAsia="en-GB"/>
                </w:rPr>
                <w:t xml:space="preserve"> 2004;89:1054–1061.</w:t>
              </w:r>
            </w:hyperlink>
          </w:p>
          <w:p w14:paraId="26C7C91E" w14:textId="77777777" w:rsidR="00424F72" w:rsidRPr="003D4A3F" w:rsidRDefault="00424F72" w:rsidP="00424F72">
            <w:pPr>
              <w:pStyle w:val="ListParagraph"/>
              <w:numPr>
                <w:ilvl w:val="0"/>
                <w:numId w:val="7"/>
              </w:numPr>
              <w:rPr>
                <w:rFonts w:ascii="Arial" w:eastAsia="Calibri" w:hAnsi="Arial" w:cs="Arial"/>
                <w:bCs/>
                <w:lang w:eastAsia="en-GB"/>
              </w:rPr>
            </w:pPr>
            <w:commentRangeStart w:id="18"/>
            <w:r w:rsidRPr="003D4A3F">
              <w:rPr>
                <w:rStyle w:val="Hyperlink"/>
                <w:rFonts w:ascii="Arial" w:eastAsia="Calibri" w:hAnsi="Arial" w:cs="Arial"/>
                <w:lang w:eastAsia="en-GB"/>
              </w:rPr>
              <w:t xml:space="preserve">Bussel JB, et al. </w:t>
            </w:r>
            <w:r w:rsidRPr="003D4A3F">
              <w:rPr>
                <w:rStyle w:val="Hyperlink"/>
                <w:rFonts w:ascii="Arial" w:eastAsia="Calibri" w:hAnsi="Arial" w:cs="Arial"/>
                <w:i/>
                <w:iCs/>
                <w:lang w:eastAsia="en-GB"/>
              </w:rPr>
              <w:t>Drug Des Devel Ther.</w:t>
            </w:r>
            <w:r w:rsidRPr="003D4A3F">
              <w:rPr>
                <w:rStyle w:val="Hyperlink"/>
                <w:rFonts w:ascii="Arial" w:eastAsia="Calibri" w:hAnsi="Arial" w:cs="Arial"/>
                <w:lang w:eastAsia="en-GB"/>
              </w:rPr>
              <w:t xml:space="preserve"> </w:t>
            </w:r>
            <w:proofErr w:type="gramStart"/>
            <w:r w:rsidRPr="003D4A3F">
              <w:rPr>
                <w:rStyle w:val="Hyperlink"/>
                <w:rFonts w:ascii="Arial" w:eastAsia="Calibri" w:hAnsi="Arial" w:cs="Arial"/>
                <w:lang w:eastAsia="en-GB"/>
              </w:rPr>
              <w:t>2021;15:2243</w:t>
            </w:r>
            <w:proofErr w:type="gramEnd"/>
            <w:r w:rsidRPr="003D4A3F">
              <w:rPr>
                <w:rStyle w:val="Hyperlink"/>
                <w:rFonts w:ascii="Arial" w:eastAsia="Calibri" w:hAnsi="Arial" w:cs="Arial"/>
                <w:lang w:eastAsia="en-GB"/>
              </w:rPr>
              <w:t>–2268</w:t>
            </w:r>
            <w:commentRangeEnd w:id="18"/>
            <w:r>
              <w:rPr>
                <w:rStyle w:val="CommentReference"/>
              </w:rPr>
              <w:commentReference w:id="18"/>
            </w:r>
          </w:p>
        </w:tc>
      </w:tr>
      <w:tr w:rsidR="00424F72" w:rsidRPr="000B0826" w14:paraId="7E288C5C"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CAB2E9F" w14:textId="77777777" w:rsidR="00424F72" w:rsidRPr="000B0826" w:rsidRDefault="00424F72" w:rsidP="00424F72">
            <w:pPr>
              <w:contextualSpacing/>
              <w:rPr>
                <w:rFonts w:ascii="Arial" w:eastAsia="Calibri" w:hAnsi="Arial" w:cs="Arial"/>
                <w:b/>
                <w:lang w:eastAsia="en-GB"/>
              </w:rPr>
            </w:pPr>
            <w:r w:rsidRPr="000B0826">
              <w:rPr>
                <w:rFonts w:ascii="Arial" w:eastAsia="Calibri" w:hAnsi="Arial" w:cs="Arial"/>
                <w:b/>
                <w:lang w:eastAsia="en-GB"/>
              </w:rPr>
              <w:lastRenderedPageBreak/>
              <w:t>Notes/Settings</w:t>
            </w:r>
          </w:p>
        </w:tc>
      </w:tr>
      <w:tr w:rsidR="00424F72" w:rsidRPr="000B0826" w14:paraId="5C9D5741" w14:textId="77777777" w:rsidTr="0053339C">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749D9656" w14:textId="77777777" w:rsidR="00424F72" w:rsidRPr="000B0826" w:rsidRDefault="00424F72" w:rsidP="00424F72">
            <w:pPr>
              <w:spacing w:after="0" w:line="240" w:lineRule="auto"/>
              <w:rPr>
                <w:rFonts w:ascii="Arial" w:hAnsi="Arial" w:cs="Arial"/>
              </w:rPr>
            </w:pPr>
            <w:r w:rsidRPr="000B0826">
              <w:rPr>
                <w:rFonts w:ascii="Arial" w:hAnsi="Arial" w:cs="Arial"/>
              </w:rPr>
              <w:t>Do not show learning objective or chapter number.</w:t>
            </w:r>
          </w:p>
        </w:tc>
      </w:tr>
    </w:tbl>
    <w:p w14:paraId="4DFE4FF5" w14:textId="0B1B7588" w:rsidR="00554E6A" w:rsidRDefault="00554E6A">
      <w:pPr>
        <w:spacing w:line="278" w:lineRule="auto"/>
        <w:rPr>
          <w:rFonts w:ascii="Arial" w:hAnsi="Arial" w:cs="Arial"/>
        </w:rPr>
      </w:pPr>
    </w:p>
    <w:p w14:paraId="753243E0" w14:textId="77777777" w:rsidR="001A4C44" w:rsidRDefault="001A4C44">
      <w:pPr>
        <w:spacing w:line="278" w:lineRule="auto"/>
        <w:rPr>
          <w:rFonts w:ascii="Arial" w:hAnsi="Arial" w:cs="Arial"/>
        </w:rPr>
      </w:pPr>
    </w:p>
    <w:tbl>
      <w:tblPr>
        <w:tblW w:w="13889" w:type="dxa"/>
        <w:tblLook w:val="01E0" w:firstRow="1" w:lastRow="1" w:firstColumn="1" w:lastColumn="1" w:noHBand="0" w:noVBand="0"/>
      </w:tblPr>
      <w:tblGrid>
        <w:gridCol w:w="5100"/>
        <w:gridCol w:w="8789"/>
      </w:tblGrid>
      <w:tr w:rsidR="001A4C44" w:rsidRPr="000B0826" w14:paraId="63D04266" w14:textId="77777777" w:rsidTr="0053339C">
        <w:trPr>
          <w:trHeight w:val="92"/>
        </w:trPr>
        <w:tc>
          <w:tcPr>
            <w:tcW w:w="5100" w:type="dxa"/>
            <w:tcBorders>
              <w:top w:val="single" w:sz="2" w:space="0" w:color="808080"/>
              <w:left w:val="single" w:sz="2" w:space="0" w:color="808080"/>
              <w:bottom w:val="single" w:sz="2" w:space="0" w:color="808080"/>
              <w:right w:val="single" w:sz="2" w:space="0" w:color="808080"/>
            </w:tcBorders>
            <w:shd w:val="clear" w:color="auto" w:fill="E6E6E6"/>
          </w:tcPr>
          <w:p w14:paraId="2ADD3CA9" w14:textId="77777777" w:rsidR="001A4C44" w:rsidRPr="000B0826" w:rsidRDefault="001A4C44" w:rsidP="0053339C">
            <w:pPr>
              <w:contextualSpacing/>
              <w:rPr>
                <w:rFonts w:ascii="Arial" w:eastAsia="Calibri" w:hAnsi="Arial" w:cs="Arial"/>
                <w:b/>
                <w:bCs/>
                <w:lang w:eastAsia="en-GB"/>
              </w:rPr>
            </w:pPr>
            <w:r w:rsidRPr="000B0826">
              <w:rPr>
                <w:rFonts w:ascii="Arial" w:eastAsia="Calibri" w:hAnsi="Arial" w:cs="Arial"/>
                <w:b/>
                <w:bCs/>
                <w:lang w:eastAsia="en-GB"/>
              </w:rPr>
              <w:t xml:space="preserve">Chapter: </w:t>
            </w:r>
            <w:r>
              <w:rPr>
                <w:rFonts w:ascii="Arial" w:eastAsia="Calibri" w:hAnsi="Arial" w:cs="Arial"/>
                <w:b/>
                <w:bCs/>
                <w:lang w:eastAsia="en-GB"/>
              </w:rPr>
              <w:t>Treating refractory patients</w:t>
            </w:r>
          </w:p>
        </w:tc>
        <w:tc>
          <w:tcPr>
            <w:tcW w:w="8789" w:type="dxa"/>
            <w:tcBorders>
              <w:top w:val="single" w:sz="2" w:space="0" w:color="808080"/>
              <w:left w:val="single" w:sz="2" w:space="0" w:color="808080"/>
              <w:bottom w:val="single" w:sz="2" w:space="0" w:color="808080"/>
              <w:right w:val="single" w:sz="2" w:space="0" w:color="808080"/>
            </w:tcBorders>
            <w:shd w:val="clear" w:color="auto" w:fill="E6E6E6"/>
          </w:tcPr>
          <w:p w14:paraId="046CFA70" w14:textId="77777777" w:rsidR="001A4C44" w:rsidRPr="000B0826" w:rsidRDefault="001A4C44" w:rsidP="0053339C">
            <w:pPr>
              <w:contextualSpacing/>
              <w:rPr>
                <w:rFonts w:ascii="Arial" w:eastAsia="Calibri" w:hAnsi="Arial" w:cs="Arial"/>
                <w:b/>
                <w:bCs/>
                <w:lang w:eastAsia="en-GB"/>
              </w:rPr>
            </w:pPr>
            <w:r w:rsidRPr="000B0826">
              <w:rPr>
                <w:rFonts w:ascii="Arial" w:eastAsia="Calibri" w:hAnsi="Arial" w:cs="Arial"/>
                <w:b/>
                <w:bCs/>
                <w:lang w:eastAsia="en-GB"/>
              </w:rPr>
              <w:t xml:space="preserve">Sub-chapter: </w:t>
            </w:r>
            <w:r>
              <w:rPr>
                <w:rFonts w:ascii="Arial" w:eastAsia="Calibri" w:hAnsi="Arial" w:cs="Arial"/>
                <w:b/>
                <w:bCs/>
                <w:lang w:eastAsia="en-GB"/>
              </w:rPr>
              <w:t>Treating refractory patients</w:t>
            </w:r>
          </w:p>
        </w:tc>
      </w:tr>
      <w:tr w:rsidR="001A4C44" w:rsidRPr="000B0826" w14:paraId="65206296" w14:textId="77777777" w:rsidTr="0053339C">
        <w:trPr>
          <w:trHeight w:val="88"/>
        </w:trPr>
        <w:tc>
          <w:tcPr>
            <w:tcW w:w="5100" w:type="dxa"/>
            <w:tcBorders>
              <w:left w:val="single" w:sz="2" w:space="0" w:color="808080"/>
              <w:bottom w:val="single" w:sz="2" w:space="0" w:color="808080"/>
              <w:right w:val="single" w:sz="2" w:space="0" w:color="808080"/>
            </w:tcBorders>
            <w:shd w:val="clear" w:color="auto" w:fill="E6E6E6"/>
          </w:tcPr>
          <w:p w14:paraId="4790273C" w14:textId="77777777" w:rsidR="001A4C44" w:rsidRPr="000B0826" w:rsidRDefault="001A4C44"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8789" w:type="dxa"/>
            <w:tcBorders>
              <w:top w:val="single" w:sz="2" w:space="0" w:color="808080"/>
              <w:left w:val="single" w:sz="2" w:space="0" w:color="808080"/>
              <w:bottom w:val="single" w:sz="2" w:space="0" w:color="808080"/>
              <w:right w:val="single" w:sz="2" w:space="0" w:color="808080"/>
            </w:tcBorders>
            <w:shd w:val="clear" w:color="auto" w:fill="E6E6E6"/>
          </w:tcPr>
          <w:p w14:paraId="003DFD05" w14:textId="77777777" w:rsidR="001A4C44" w:rsidRPr="000B0826" w:rsidRDefault="001A4C44"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760BD6" w:rsidRPr="000B0826" w14:paraId="4481C1D8" w14:textId="77777777" w:rsidTr="0053339C">
        <w:trPr>
          <w:trHeight w:val="875"/>
        </w:trPr>
        <w:tc>
          <w:tcPr>
            <w:tcW w:w="5100" w:type="dxa"/>
            <w:tcBorders>
              <w:top w:val="single" w:sz="2" w:space="0" w:color="808080"/>
              <w:left w:val="single" w:sz="2" w:space="0" w:color="808080"/>
              <w:right w:val="single" w:sz="2" w:space="0" w:color="808080"/>
            </w:tcBorders>
          </w:tcPr>
          <w:p w14:paraId="5DF3DA1B" w14:textId="77777777" w:rsidR="00760BD6" w:rsidRDefault="00760BD6" w:rsidP="00760BD6">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{Title} </w:t>
            </w:r>
            <w:r w:rsidRPr="00012B5A">
              <w:rPr>
                <w:rFonts w:ascii="Arial" w:eastAsia="Calibri" w:hAnsi="Arial" w:cs="Arial"/>
                <w:lang w:eastAsia="en-GB"/>
              </w:rPr>
              <w:t>Treating refractory patients</w:t>
            </w:r>
          </w:p>
          <w:p w14:paraId="6F0338FD" w14:textId="77777777" w:rsidR="00760BD6" w:rsidRDefault="00760BD6" w:rsidP="00760BD6">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{text} </w:t>
            </w:r>
            <w:proofErr w:type="gramStart"/>
            <w:r w:rsidRPr="008B3908">
              <w:rPr>
                <w:rFonts w:ascii="Arial" w:eastAsia="Times New Roman" w:hAnsi="Arial" w:cs="Arial"/>
                <w:bCs/>
              </w:rPr>
              <w:t>In</w:t>
            </w:r>
            <w:proofErr w:type="gramEnd"/>
            <w:r w:rsidRPr="008B3908">
              <w:rPr>
                <w:rFonts w:ascii="Arial" w:eastAsia="Times New Roman" w:hAnsi="Arial" w:cs="Arial"/>
                <w:bCs/>
              </w:rPr>
              <w:t xml:space="preserve"> the absence of an </w:t>
            </w:r>
            <w:r w:rsidRPr="00894B34">
              <w:rPr>
                <w:rFonts w:ascii="Arial" w:eastAsia="Times New Roman" w:hAnsi="Arial" w:cs="Arial"/>
                <w:bCs/>
                <w:highlight w:val="yellow"/>
              </w:rPr>
              <w:t>MSD</w:t>
            </w:r>
            <w:r w:rsidRPr="008B3908">
              <w:rPr>
                <w:rFonts w:ascii="Arial" w:eastAsia="Times New Roman" w:hAnsi="Arial" w:cs="Arial"/>
                <w:bCs/>
              </w:rPr>
              <w:t xml:space="preserve">, the best treatment for acquired </w:t>
            </w:r>
            <w:r>
              <w:rPr>
                <w:rFonts w:ascii="Arial" w:eastAsia="Times New Roman" w:hAnsi="Arial" w:cs="Arial"/>
                <w:bCs/>
              </w:rPr>
              <w:t>AA</w:t>
            </w:r>
            <w:r w:rsidRPr="008B3908">
              <w:rPr>
                <w:rFonts w:ascii="Arial" w:eastAsia="Times New Roman" w:hAnsi="Arial" w:cs="Arial"/>
                <w:bCs/>
              </w:rPr>
              <w:t xml:space="preserve"> patients refractory to </w:t>
            </w:r>
            <w:r w:rsidRPr="00894B34">
              <w:rPr>
                <w:rFonts w:ascii="Arial" w:eastAsia="Times New Roman" w:hAnsi="Arial" w:cs="Arial"/>
                <w:bCs/>
                <w:highlight w:val="yellow"/>
              </w:rPr>
              <w:t>IST</w:t>
            </w:r>
            <w:r w:rsidRPr="008B3908">
              <w:rPr>
                <w:rFonts w:ascii="Arial" w:eastAsia="Times New Roman" w:hAnsi="Arial" w:cs="Arial"/>
                <w:bCs/>
              </w:rPr>
              <w:t xml:space="preserve"> is unclea</w:t>
            </w:r>
            <w:r>
              <w:rPr>
                <w:rFonts w:ascii="Arial" w:eastAsia="Times New Roman" w:hAnsi="Arial" w:cs="Arial"/>
                <w:bCs/>
              </w:rPr>
              <w:t>r:</w:t>
            </w:r>
          </w:p>
          <w:p w14:paraId="69AE336D" w14:textId="77777777" w:rsidR="00760BD6" w:rsidRDefault="00760BD6" w:rsidP="00760BD6">
            <w:pPr>
              <w:pStyle w:val="ListParagraph"/>
              <w:widowControl w:val="0"/>
              <w:numPr>
                <w:ilvl w:val="0"/>
                <w:numId w:val="11"/>
              </w:numPr>
              <w:adjustRightInd w:val="0"/>
              <w:spacing w:before="20" w:after="40" w:line="240" w:lineRule="auto"/>
              <w:textAlignment w:val="baseline"/>
              <w:rPr>
                <w:rFonts w:ascii="Arial" w:eastAsia="Times New Roman" w:hAnsi="Arial" w:cs="Arial"/>
                <w:bCs/>
              </w:rPr>
            </w:pPr>
            <w:r w:rsidRPr="001E2E62">
              <w:rPr>
                <w:rFonts w:ascii="Arial" w:eastAsia="Times New Roman" w:hAnsi="Arial" w:cs="Arial"/>
                <w:bCs/>
              </w:rPr>
              <w:t xml:space="preserve">Alternative donor transplants can be considered in pediatric and young patients (&lt;20 years old) with refractory AA. </w:t>
            </w:r>
          </w:p>
          <w:p w14:paraId="5AF7BDA1" w14:textId="77777777" w:rsidR="00760BD6" w:rsidRPr="00E37A80" w:rsidRDefault="00760BD6" w:rsidP="00760BD6">
            <w:pPr>
              <w:pStyle w:val="ListParagraph"/>
              <w:widowControl w:val="0"/>
              <w:numPr>
                <w:ilvl w:val="0"/>
                <w:numId w:val="11"/>
              </w:numPr>
              <w:adjustRightInd w:val="0"/>
              <w:spacing w:before="20" w:after="40" w:line="240" w:lineRule="auto"/>
              <w:textAlignment w:val="baseline"/>
              <w:rPr>
                <w:rFonts w:ascii="Arial" w:eastAsia="Times New Roman" w:hAnsi="Arial" w:cs="Arial"/>
                <w:bCs/>
              </w:rPr>
            </w:pPr>
            <w:r w:rsidRPr="00E37A80">
              <w:rPr>
                <w:rFonts w:ascii="Arial" w:eastAsia="Times New Roman" w:hAnsi="Arial" w:cs="Arial"/>
                <w:bCs/>
              </w:rPr>
              <w:t xml:space="preserve">Supportive care </w:t>
            </w:r>
            <w:r>
              <w:rPr>
                <w:rFonts w:ascii="Arial" w:eastAsia="Times New Roman" w:hAnsi="Arial" w:cs="Arial"/>
                <w:bCs/>
              </w:rPr>
              <w:t>can still provide significant benefit in non-responders to IST</w:t>
            </w:r>
          </w:p>
          <w:p w14:paraId="6D32ABF1" w14:textId="77777777" w:rsidR="00760BD6" w:rsidRDefault="00760BD6" w:rsidP="00760BD6">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{Element 1: Cord blood transplantation}</w:t>
            </w:r>
          </w:p>
          <w:p w14:paraId="4BFB3051" w14:textId="77777777" w:rsidR="00760BD6" w:rsidRPr="00602249" w:rsidRDefault="00760BD6" w:rsidP="00760BD6">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{Title} </w:t>
            </w:r>
            <w:r w:rsidRPr="00602249">
              <w:rPr>
                <w:rFonts w:ascii="Arial" w:eastAsia="Times New Roman" w:hAnsi="Arial" w:cs="Arial"/>
                <w:bCs/>
              </w:rPr>
              <w:t>Unrelated cord blood transplantation (CBT)</w:t>
            </w:r>
          </w:p>
          <w:p w14:paraId="7E795F53" w14:textId="77777777" w:rsidR="00760BD6" w:rsidRPr="00A2007E" w:rsidRDefault="00760BD6" w:rsidP="00760BD6">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 xml:space="preserve">{text} </w:t>
            </w:r>
            <w:r w:rsidRPr="006C3D17">
              <w:rPr>
                <w:rFonts w:ascii="Arial" w:eastAsia="Times New Roman" w:hAnsi="Arial" w:cs="Arial"/>
                <w:bCs/>
              </w:rPr>
              <w:t xml:space="preserve">Improved outcomes have established </w:t>
            </w:r>
            <w:r>
              <w:rPr>
                <w:rFonts w:ascii="Arial" w:eastAsia="Times New Roman" w:hAnsi="Arial" w:cs="Arial"/>
                <w:bCs/>
              </w:rPr>
              <w:t xml:space="preserve">unrelated </w:t>
            </w:r>
            <w:r w:rsidRPr="00DA4687">
              <w:rPr>
                <w:rFonts w:ascii="Arial" w:eastAsia="Times New Roman" w:hAnsi="Arial" w:cs="Arial"/>
                <w:bCs/>
                <w:highlight w:val="yellow"/>
              </w:rPr>
              <w:t>CBT</w:t>
            </w:r>
            <w:r>
              <w:rPr>
                <w:rFonts w:ascii="Arial" w:eastAsia="Times New Roman" w:hAnsi="Arial" w:cs="Arial"/>
                <w:b/>
              </w:rPr>
              <w:t xml:space="preserve"> </w:t>
            </w:r>
            <w:r w:rsidRPr="006C3D17">
              <w:rPr>
                <w:rFonts w:ascii="Arial" w:eastAsia="Times New Roman" w:hAnsi="Arial" w:cs="Arial"/>
                <w:bCs/>
              </w:rPr>
              <w:t xml:space="preserve">as a viable option for refractory </w:t>
            </w:r>
            <w:r>
              <w:rPr>
                <w:rFonts w:ascii="Arial" w:eastAsia="Times New Roman" w:hAnsi="Arial" w:cs="Arial"/>
                <w:bCs/>
              </w:rPr>
              <w:t>AA</w:t>
            </w:r>
            <w:r w:rsidRPr="006C3D17">
              <w:rPr>
                <w:rFonts w:ascii="Arial" w:eastAsia="Times New Roman" w:hAnsi="Arial" w:cs="Arial"/>
                <w:bCs/>
              </w:rPr>
              <w:t xml:space="preserve"> patients lacking a matched </w:t>
            </w:r>
            <w:r w:rsidRPr="00F13BDD">
              <w:rPr>
                <w:rFonts w:ascii="Arial" w:eastAsia="Times New Roman" w:hAnsi="Arial" w:cs="Arial"/>
                <w:bCs/>
                <w:highlight w:val="yellow"/>
              </w:rPr>
              <w:t>BM</w:t>
            </w:r>
            <w:r w:rsidRPr="006C3D17">
              <w:rPr>
                <w:rFonts w:ascii="Arial" w:eastAsia="Times New Roman" w:hAnsi="Arial" w:cs="Arial"/>
                <w:bCs/>
              </w:rPr>
              <w:t xml:space="preserve"> donor, with </w:t>
            </w:r>
            <w:r>
              <w:rPr>
                <w:rFonts w:ascii="Arial" w:eastAsia="Times New Roman" w:hAnsi="Arial" w:cs="Arial"/>
                <w:bCs/>
              </w:rPr>
              <w:t xml:space="preserve">a </w:t>
            </w:r>
            <w:r w:rsidRPr="008E5BE8">
              <w:rPr>
                <w:rFonts w:ascii="Arial" w:eastAsia="Times New Roman" w:hAnsi="Arial" w:cs="Arial"/>
                <w:bCs/>
                <w:highlight w:val="yellow"/>
              </w:rPr>
              <w:t>Ph2</w:t>
            </w:r>
            <w:r>
              <w:rPr>
                <w:rFonts w:ascii="Arial" w:eastAsia="Times New Roman" w:hAnsi="Arial" w:cs="Arial"/>
                <w:bCs/>
              </w:rPr>
              <w:t xml:space="preserve"> study presenting </w:t>
            </w:r>
            <w:r w:rsidRPr="006C3D17">
              <w:rPr>
                <w:rFonts w:ascii="Arial" w:eastAsia="Times New Roman" w:hAnsi="Arial" w:cs="Arial"/>
                <w:bCs/>
              </w:rPr>
              <w:t xml:space="preserve">an </w:t>
            </w:r>
            <w:r w:rsidRPr="00F13BDD">
              <w:rPr>
                <w:rFonts w:ascii="Arial" w:eastAsia="Times New Roman" w:hAnsi="Arial" w:cs="Arial"/>
                <w:b/>
                <w:highlight w:val="yellow"/>
              </w:rPr>
              <w:t>OS</w:t>
            </w:r>
            <w:r w:rsidRPr="00027D50">
              <w:rPr>
                <w:rFonts w:ascii="Arial" w:eastAsia="Times New Roman" w:hAnsi="Arial" w:cs="Arial"/>
                <w:b/>
              </w:rPr>
              <w:t xml:space="preserve"> of 82% at 3 years</w:t>
            </w:r>
            <w:r w:rsidRPr="006C3D17">
              <w:rPr>
                <w:rFonts w:ascii="Arial" w:eastAsia="Times New Roman" w:hAnsi="Arial" w:cs="Arial"/>
                <w:bCs/>
              </w:rPr>
              <w:t>.</w:t>
            </w:r>
          </w:p>
          <w:p w14:paraId="114AF36F" w14:textId="77777777" w:rsidR="00760BD6" w:rsidRDefault="00760BD6" w:rsidP="00760BD6">
            <w:pPr>
              <w:widowControl w:val="0"/>
              <w:adjustRightInd w:val="0"/>
              <w:spacing w:before="20" w:after="40" w:line="240" w:lineRule="auto"/>
              <w:textAlignment w:val="baseline"/>
            </w:pPr>
          </w:p>
          <w:p w14:paraId="03699B9B" w14:textId="77777777" w:rsidR="00760BD6" w:rsidRPr="00D25608" w:rsidRDefault="00760BD6" w:rsidP="00760BD6">
            <w:pPr>
              <w:widowControl w:val="0"/>
              <w:adjustRightInd w:val="0"/>
              <w:spacing w:before="20" w:after="40" w:line="240" w:lineRule="auto"/>
              <w:textAlignment w:val="baseline"/>
              <w:rPr>
                <w:rFonts w:ascii="Arial" w:hAnsi="Arial" w:cs="Arial"/>
              </w:rPr>
            </w:pPr>
            <w:r w:rsidRPr="00D25608">
              <w:rPr>
                <w:rFonts w:ascii="Arial" w:hAnsi="Arial" w:cs="Arial"/>
              </w:rPr>
              <w:t xml:space="preserve">{Element 2: Haplo-identical transplantation and </w:t>
            </w:r>
            <w:proofErr w:type="spellStart"/>
            <w:r w:rsidRPr="00D25608">
              <w:rPr>
                <w:rFonts w:ascii="Arial" w:hAnsi="Arial" w:cs="Arial"/>
              </w:rPr>
              <w:t>PTCy</w:t>
            </w:r>
            <w:proofErr w:type="spellEnd"/>
            <w:r w:rsidRPr="00D25608">
              <w:rPr>
                <w:rFonts w:ascii="Arial" w:hAnsi="Arial" w:cs="Arial"/>
              </w:rPr>
              <w:t>)</w:t>
            </w:r>
          </w:p>
          <w:p w14:paraId="05833838" w14:textId="77777777" w:rsidR="00760BD6" w:rsidRPr="00D25608" w:rsidRDefault="00760BD6" w:rsidP="00760BD6">
            <w:pPr>
              <w:widowControl w:val="0"/>
              <w:adjustRightInd w:val="0"/>
              <w:spacing w:before="20" w:after="40" w:line="240" w:lineRule="auto"/>
              <w:textAlignment w:val="baseline"/>
              <w:rPr>
                <w:rFonts w:ascii="Arial" w:hAnsi="Arial" w:cs="Arial"/>
              </w:rPr>
            </w:pPr>
            <w:r w:rsidRPr="00D25608">
              <w:rPr>
                <w:rFonts w:ascii="Arial" w:hAnsi="Arial" w:cs="Arial"/>
              </w:rPr>
              <w:t xml:space="preserve">{Title} Haplo-identical transplantation and </w:t>
            </w:r>
            <w:r>
              <w:rPr>
                <w:rFonts w:ascii="Arial" w:hAnsi="Arial" w:cs="Arial"/>
              </w:rPr>
              <w:t>posttransplant cyclophosphamide (</w:t>
            </w:r>
            <w:proofErr w:type="spellStart"/>
            <w:r>
              <w:rPr>
                <w:rFonts w:ascii="Arial" w:hAnsi="Arial" w:cs="Arial"/>
              </w:rPr>
              <w:t>PTCy</w:t>
            </w:r>
            <w:proofErr w:type="spellEnd"/>
            <w:r>
              <w:rPr>
                <w:rFonts w:ascii="Arial" w:hAnsi="Arial" w:cs="Arial"/>
              </w:rPr>
              <w:t>)</w:t>
            </w:r>
          </w:p>
          <w:p w14:paraId="16106495" w14:textId="77777777" w:rsidR="00760BD6" w:rsidRDefault="00760BD6" w:rsidP="00760BD6">
            <w:pPr>
              <w:widowControl w:val="0"/>
              <w:adjustRightInd w:val="0"/>
              <w:spacing w:before="20" w:after="40" w:line="240" w:lineRule="auto"/>
              <w:textAlignment w:val="baseline"/>
              <w:rPr>
                <w:rFonts w:ascii="Arial" w:hAnsi="Arial" w:cs="Arial"/>
                <w:b/>
                <w:bCs/>
              </w:rPr>
            </w:pPr>
            <w:r w:rsidRPr="00D25608">
              <w:rPr>
                <w:rFonts w:ascii="Arial" w:hAnsi="Arial" w:cs="Arial"/>
              </w:rPr>
              <w:lastRenderedPageBreak/>
              <w:t xml:space="preserve">{text} Results from an </w:t>
            </w:r>
            <w:r w:rsidRPr="00DA4687">
              <w:rPr>
                <w:rFonts w:ascii="Arial" w:hAnsi="Arial" w:cs="Arial"/>
                <w:highlight w:val="yellow"/>
              </w:rPr>
              <w:t>EBMT</w:t>
            </w:r>
            <w:r w:rsidRPr="00D25608">
              <w:rPr>
                <w:rFonts w:ascii="Arial" w:hAnsi="Arial" w:cs="Arial"/>
              </w:rPr>
              <w:t xml:space="preserve"> report saw encouraging outcomes for patients who underwent haplo-identical transplantation and </w:t>
            </w:r>
            <w:proofErr w:type="spellStart"/>
            <w:r w:rsidRPr="00D74BCE">
              <w:rPr>
                <w:rFonts w:ascii="Arial" w:hAnsi="Arial" w:cs="Arial"/>
                <w:highlight w:val="yellow"/>
              </w:rPr>
              <w:t>PTCy</w:t>
            </w:r>
            <w:proofErr w:type="spellEnd"/>
            <w:r w:rsidRPr="00D25608">
              <w:rPr>
                <w:rFonts w:ascii="Arial" w:hAnsi="Arial" w:cs="Arial"/>
              </w:rPr>
              <w:t xml:space="preserve">, with an </w:t>
            </w:r>
            <w:r>
              <w:rPr>
                <w:rFonts w:ascii="Arial" w:hAnsi="Arial" w:cs="Arial"/>
                <w:b/>
                <w:bCs/>
              </w:rPr>
              <w:t>OS</w:t>
            </w:r>
            <w:r w:rsidRPr="00220CD6">
              <w:rPr>
                <w:rFonts w:ascii="Arial" w:hAnsi="Arial" w:cs="Arial"/>
                <w:b/>
                <w:bCs/>
              </w:rPr>
              <w:t xml:space="preserve"> of 74% at 2 years.</w:t>
            </w:r>
          </w:p>
          <w:p w14:paraId="0DEF705D" w14:textId="77777777" w:rsidR="00760BD6" w:rsidRPr="00453BA6" w:rsidRDefault="00760BD6" w:rsidP="00760BD6">
            <w:pPr>
              <w:widowControl w:val="0"/>
              <w:adjustRightInd w:val="0"/>
              <w:spacing w:before="20" w:after="40" w:line="240" w:lineRule="auto"/>
              <w:textAlignment w:val="baseline"/>
              <w:rPr>
                <w:rFonts w:ascii="Arial" w:hAnsi="Arial" w:cs="Arial"/>
                <w:b/>
                <w:bCs/>
              </w:rPr>
            </w:pPr>
          </w:p>
          <w:p w14:paraId="35B65728" w14:textId="77777777" w:rsidR="00760BD6" w:rsidRPr="00F76C29" w:rsidRDefault="00760BD6" w:rsidP="00760BD6">
            <w:pPr>
              <w:widowControl w:val="0"/>
              <w:adjustRightInd w:val="0"/>
              <w:spacing w:before="20" w:after="40" w:line="240" w:lineRule="auto"/>
              <w:textAlignment w:val="baseline"/>
              <w:rPr>
                <w:rFonts w:ascii="Arial" w:hAnsi="Arial" w:cs="Arial"/>
                <w:color w:val="000000" w:themeColor="text1"/>
              </w:rPr>
            </w:pPr>
            <w:commentRangeStart w:id="19"/>
            <w:r w:rsidRPr="00F76C29">
              <w:rPr>
                <w:rFonts w:ascii="Arial" w:hAnsi="Arial" w:cs="Arial"/>
                <w:color w:val="000000" w:themeColor="text1"/>
              </w:rPr>
              <w:t>{Element 3: Supportive care}</w:t>
            </w:r>
            <w:r w:rsidRPr="00F76C29">
              <w:rPr>
                <w:rFonts w:ascii="Arial" w:hAnsi="Arial" w:cs="Arial"/>
                <w:color w:val="000000" w:themeColor="text1"/>
              </w:rPr>
              <w:br/>
              <w:t>{Title} Supportive care for non-responders to IST</w:t>
            </w:r>
          </w:p>
          <w:p w14:paraId="2F3A7C4A" w14:textId="77777777" w:rsidR="00760BD6" w:rsidRPr="00F76C29" w:rsidRDefault="00760BD6" w:rsidP="00760BD6">
            <w:pPr>
              <w:widowControl w:val="0"/>
              <w:adjustRightInd w:val="0"/>
              <w:spacing w:before="20" w:after="40" w:line="240" w:lineRule="auto"/>
              <w:textAlignment w:val="baseline"/>
              <w:rPr>
                <w:rFonts w:ascii="Arial" w:hAnsi="Arial" w:cs="Arial"/>
                <w:color w:val="000000" w:themeColor="text1"/>
              </w:rPr>
            </w:pPr>
            <w:r w:rsidRPr="00F76C29">
              <w:rPr>
                <w:rFonts w:ascii="Arial" w:hAnsi="Arial" w:cs="Arial"/>
                <w:color w:val="000000" w:themeColor="text1"/>
              </w:rPr>
              <w:t>{Text} Advances in supportive care, especially the development of new antifungal agents, have significantly improved survival for:</w:t>
            </w:r>
          </w:p>
          <w:p w14:paraId="71BEE5CB" w14:textId="77777777" w:rsidR="00760BD6" w:rsidRPr="00F76C29" w:rsidRDefault="00760BD6" w:rsidP="00760BD6">
            <w:pPr>
              <w:pStyle w:val="ListParagraph"/>
              <w:widowControl w:val="0"/>
              <w:numPr>
                <w:ilvl w:val="0"/>
                <w:numId w:val="12"/>
              </w:numPr>
              <w:adjustRightInd w:val="0"/>
              <w:spacing w:before="20" w:after="40" w:line="240" w:lineRule="auto"/>
              <w:textAlignment w:val="baseline"/>
              <w:rPr>
                <w:rFonts w:ascii="Arial" w:hAnsi="Arial" w:cs="Arial"/>
                <w:color w:val="000000" w:themeColor="text1"/>
              </w:rPr>
            </w:pPr>
            <w:r w:rsidRPr="00F76C29">
              <w:rPr>
                <w:rFonts w:ascii="Arial" w:hAnsi="Arial" w:cs="Arial"/>
                <w:color w:val="000000" w:themeColor="text1"/>
              </w:rPr>
              <w:t>Refractory patients with AA</w:t>
            </w:r>
          </w:p>
          <w:p w14:paraId="43827E74" w14:textId="77777777" w:rsidR="00760BD6" w:rsidRPr="00F76C29" w:rsidRDefault="00760BD6" w:rsidP="00760BD6">
            <w:pPr>
              <w:pStyle w:val="ListParagraph"/>
              <w:widowControl w:val="0"/>
              <w:numPr>
                <w:ilvl w:val="0"/>
                <w:numId w:val="12"/>
              </w:numPr>
              <w:adjustRightInd w:val="0"/>
              <w:spacing w:before="20" w:after="40" w:line="240" w:lineRule="auto"/>
              <w:textAlignment w:val="baseline"/>
              <w:rPr>
                <w:rFonts w:ascii="Arial" w:hAnsi="Arial" w:cs="Arial"/>
                <w:color w:val="000000" w:themeColor="text1"/>
              </w:rPr>
            </w:pPr>
            <w:r w:rsidRPr="00F76C29">
              <w:rPr>
                <w:rFonts w:ascii="Arial" w:hAnsi="Arial" w:cs="Arial"/>
                <w:color w:val="000000" w:themeColor="text1"/>
              </w:rPr>
              <w:t>Non-responders to IST</w:t>
            </w:r>
          </w:p>
          <w:p w14:paraId="1A91E44D" w14:textId="0039FC97" w:rsidR="00760BD6" w:rsidRPr="00A2007E" w:rsidRDefault="00760BD6" w:rsidP="00760BD6">
            <w:pPr>
              <w:widowControl w:val="0"/>
              <w:adjustRightInd w:val="0"/>
              <w:spacing w:before="20" w:after="40" w:line="240" w:lineRule="auto"/>
              <w:textAlignment w:val="baseline"/>
            </w:pPr>
            <w:r w:rsidRPr="00F76C29">
              <w:rPr>
                <w:rFonts w:ascii="Arial" w:hAnsi="Arial" w:cs="Arial"/>
                <w:color w:val="000000" w:themeColor="text1"/>
              </w:rPr>
              <w:t>Patients who declined or were ineligible for transplant or IST (e.g., due to age or other medical conditions).</w:t>
            </w:r>
            <w:commentRangeEnd w:id="19"/>
            <w:r w:rsidRPr="00F76C29">
              <w:rPr>
                <w:rStyle w:val="CommentReference"/>
                <w:color w:val="000000" w:themeColor="text1"/>
              </w:rPr>
              <w:commentReference w:id="19"/>
            </w:r>
          </w:p>
        </w:tc>
        <w:tc>
          <w:tcPr>
            <w:tcW w:w="8789" w:type="dxa"/>
            <w:tcBorders>
              <w:top w:val="single" w:sz="2" w:space="0" w:color="808080"/>
              <w:left w:val="single" w:sz="2" w:space="0" w:color="808080"/>
              <w:right w:val="single" w:sz="2" w:space="0" w:color="808080"/>
            </w:tcBorders>
          </w:tcPr>
          <w:p w14:paraId="2145DD4B" w14:textId="77777777" w:rsidR="00760BD6" w:rsidRDefault="00760BD6" w:rsidP="00760BD6">
            <w:pPr>
              <w:contextualSpacing/>
              <w:rPr>
                <w:rFonts w:ascii="Arial" w:hAnsi="Arial" w:cs="Arial"/>
                <w:noProof/>
                <w14:ligatures w14:val="standardContextual"/>
              </w:rPr>
            </w:pPr>
            <w:r w:rsidRPr="000B0826">
              <w:rPr>
                <w:rFonts w:ascii="Arial" w:hAnsi="Arial" w:cs="Arial"/>
                <w:noProof/>
                <w14:ligatures w14:val="standardContextual"/>
              </w:rPr>
              <w:lastRenderedPageBreak/>
              <w:t>[</w:t>
            </w:r>
            <w:r>
              <w:rPr>
                <w:rFonts w:ascii="Arial" w:hAnsi="Arial" w:cs="Arial"/>
                <w:noProof/>
                <w14:ligatures w14:val="standardContextual"/>
              </w:rPr>
              <w:t>Cord blood transplantation</w:t>
            </w:r>
            <w:r w:rsidRPr="000B0826">
              <w:rPr>
                <w:rFonts w:ascii="Arial" w:hAnsi="Arial" w:cs="Arial"/>
                <w:noProof/>
                <w14:ligatures w14:val="standardContextual"/>
              </w:rPr>
              <w:t>]</w:t>
            </w:r>
          </w:p>
          <w:p w14:paraId="10473E39" w14:textId="77777777" w:rsidR="00760BD6" w:rsidRPr="000B0826" w:rsidRDefault="00760BD6" w:rsidP="00760BD6">
            <w:pPr>
              <w:contextualSpacing/>
              <w:rPr>
                <w:rFonts w:ascii="Arial" w:hAnsi="Arial" w:cs="Arial"/>
                <w:noProof/>
                <w14:ligatures w14:val="standardContextual"/>
              </w:rPr>
            </w:pPr>
            <w:r>
              <w:rPr>
                <w:rFonts w:ascii="Arial" w:hAnsi="Arial" w:cs="Arial"/>
                <w:noProof/>
                <w14:ligatures w14:val="standardContextual"/>
              </w:rPr>
              <w:drawing>
                <wp:inline distT="0" distB="0" distL="0" distR="0" wp14:anchorId="4C0924DE" wp14:editId="2F56CCA7">
                  <wp:extent cx="4418330" cy="2487392"/>
                  <wp:effectExtent l="0" t="0" r="1270" b="8255"/>
                  <wp:docPr id="452853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21870" cy="2489385"/>
                          </a:xfrm>
                          <a:prstGeom prst="rect">
                            <a:avLst/>
                          </a:prstGeom>
                          <a:noFill/>
                          <a:ln>
                            <a:noFill/>
                          </a:ln>
                        </pic:spPr>
                      </pic:pic>
                    </a:graphicData>
                  </a:graphic>
                </wp:inline>
              </w:drawing>
            </w:r>
          </w:p>
          <w:p w14:paraId="182AB81F" w14:textId="77777777" w:rsidR="00760BD6" w:rsidRPr="0072082A" w:rsidRDefault="00760BD6" w:rsidP="00760BD6">
            <w:pPr>
              <w:contextualSpacing/>
              <w:rPr>
                <w:rFonts w:ascii="Arial" w:eastAsia="Calibri" w:hAnsi="Arial" w:cs="Arial"/>
                <w:lang w:eastAsia="en-GB"/>
              </w:rPr>
            </w:pPr>
            <w:r w:rsidRPr="000B0826">
              <w:rPr>
                <w:rFonts w:ascii="Arial" w:eastAsia="Calibri" w:hAnsi="Arial" w:cs="Arial"/>
                <w:b/>
                <w:bCs/>
                <w:lang w:eastAsia="en-GB"/>
              </w:rPr>
              <w:t>{Caption}</w:t>
            </w:r>
            <w:r>
              <w:rPr>
                <w:rFonts w:ascii="Arial" w:eastAsia="Calibri" w:hAnsi="Arial" w:cs="Arial"/>
                <w:b/>
                <w:bCs/>
                <w:lang w:eastAsia="en-GB"/>
              </w:rPr>
              <w:t xml:space="preserve"> </w:t>
            </w:r>
            <w:r w:rsidRPr="004A39DF">
              <w:rPr>
                <w:rFonts w:ascii="Arial" w:eastAsia="Calibri" w:hAnsi="Arial" w:cs="Arial"/>
                <w:b/>
                <w:bCs/>
                <w:highlight w:val="yellow"/>
                <w:lang w:eastAsia="en-GB"/>
              </w:rPr>
              <w:t>Ph2</w:t>
            </w:r>
            <w:r>
              <w:rPr>
                <w:rFonts w:ascii="Arial" w:eastAsia="Calibri" w:hAnsi="Arial" w:cs="Arial"/>
                <w:b/>
                <w:bCs/>
                <w:lang w:eastAsia="en-GB"/>
              </w:rPr>
              <w:t xml:space="preserve"> study on unrelated </w:t>
            </w:r>
            <w:r w:rsidRPr="004A39DF">
              <w:rPr>
                <w:rFonts w:ascii="Arial" w:eastAsia="Calibri" w:hAnsi="Arial" w:cs="Arial"/>
                <w:b/>
                <w:bCs/>
                <w:highlight w:val="yellow"/>
                <w:lang w:eastAsia="en-GB"/>
              </w:rPr>
              <w:t>CBT</w:t>
            </w:r>
            <w:r>
              <w:rPr>
                <w:rFonts w:ascii="Arial" w:eastAsia="Calibri" w:hAnsi="Arial" w:cs="Arial"/>
                <w:b/>
                <w:bCs/>
                <w:lang w:eastAsia="en-GB"/>
              </w:rPr>
              <w:t xml:space="preserve"> outcomes in patients with idiopathic refractory </w:t>
            </w:r>
            <w:r w:rsidRPr="004A39DF">
              <w:rPr>
                <w:rFonts w:ascii="Arial" w:eastAsia="Calibri" w:hAnsi="Arial" w:cs="Arial"/>
                <w:b/>
                <w:bCs/>
                <w:highlight w:val="yellow"/>
                <w:lang w:eastAsia="en-GB"/>
              </w:rPr>
              <w:t>SAA</w:t>
            </w:r>
            <w:r>
              <w:rPr>
                <w:rFonts w:ascii="Arial" w:eastAsia="Calibri" w:hAnsi="Arial" w:cs="Arial"/>
                <w:lang w:eastAsia="en-GB"/>
              </w:rPr>
              <w:t xml:space="preserve">. </w:t>
            </w:r>
            <w:r w:rsidRPr="00BF7EC4">
              <w:rPr>
                <w:rFonts w:ascii="Arial" w:eastAsia="Calibri" w:hAnsi="Arial" w:cs="Arial"/>
                <w:lang w:eastAsia="en-GB"/>
              </w:rPr>
              <w:t xml:space="preserve">More than 80% of </w:t>
            </w:r>
            <w:r>
              <w:rPr>
                <w:rFonts w:ascii="Arial" w:eastAsia="Calibri" w:hAnsi="Arial" w:cs="Arial"/>
                <w:lang w:eastAsia="en-GB"/>
              </w:rPr>
              <w:t xml:space="preserve">26 </w:t>
            </w:r>
            <w:r w:rsidRPr="00BF7EC4">
              <w:rPr>
                <w:rFonts w:ascii="Arial" w:eastAsia="Calibri" w:hAnsi="Arial" w:cs="Arial"/>
                <w:lang w:eastAsia="en-GB"/>
              </w:rPr>
              <w:t xml:space="preserve">patients undergoing unrelated </w:t>
            </w:r>
            <w:r w:rsidRPr="00920CA7">
              <w:rPr>
                <w:rFonts w:ascii="Arial" w:eastAsia="Calibri" w:hAnsi="Arial" w:cs="Arial"/>
                <w:highlight w:val="yellow"/>
                <w:lang w:eastAsia="en-GB"/>
              </w:rPr>
              <w:t>CBT</w:t>
            </w:r>
            <w:r w:rsidRPr="00BF7EC4">
              <w:rPr>
                <w:rFonts w:ascii="Arial" w:eastAsia="Calibri" w:hAnsi="Arial" w:cs="Arial"/>
                <w:lang w:eastAsia="en-GB"/>
              </w:rPr>
              <w:t xml:space="preserve"> achieved neutrophil engraftment with full donor chimerism and survived beyond 3 years post-transplant, with a low incidence of both acute and chronic </w:t>
            </w:r>
            <w:r w:rsidRPr="00B869E7">
              <w:rPr>
                <w:rFonts w:ascii="Arial" w:eastAsia="Calibri" w:hAnsi="Arial" w:cs="Arial"/>
                <w:highlight w:val="yellow"/>
                <w:lang w:eastAsia="en-GB"/>
              </w:rPr>
              <w:t>GVHD</w:t>
            </w:r>
            <w:r w:rsidRPr="00BF7EC4">
              <w:rPr>
                <w:rFonts w:ascii="Arial" w:eastAsia="Calibri" w:hAnsi="Arial" w:cs="Arial"/>
                <w:lang w:eastAsia="en-GB"/>
              </w:rPr>
              <w:t>.</w:t>
            </w:r>
            <w:r>
              <w:rPr>
                <w:rFonts w:ascii="Arial" w:eastAsia="Calibri" w:hAnsi="Arial" w:cs="Arial"/>
                <w:lang w:eastAsia="en-GB"/>
              </w:rPr>
              <w:t xml:space="preserve"> CI, confidence interval; CumI, cumulative incidence; GVHD, graft-versus-host disease; </w:t>
            </w:r>
            <w:proofErr w:type="spellStart"/>
            <w:r>
              <w:rPr>
                <w:rFonts w:ascii="Arial" w:eastAsia="Calibri" w:hAnsi="Arial" w:cs="Arial"/>
                <w:lang w:eastAsia="en-GB"/>
              </w:rPr>
              <w:t>cGVHD</w:t>
            </w:r>
            <w:proofErr w:type="spellEnd"/>
            <w:r>
              <w:rPr>
                <w:rFonts w:ascii="Arial" w:eastAsia="Calibri" w:hAnsi="Arial" w:cs="Arial"/>
                <w:lang w:eastAsia="en-GB"/>
              </w:rPr>
              <w:t xml:space="preserve">, chronic GVHD; OS, overall survival. </w:t>
            </w:r>
          </w:p>
          <w:p w14:paraId="39E64591" w14:textId="77777777" w:rsidR="00760BD6" w:rsidRDefault="00760BD6" w:rsidP="00760BD6">
            <w:pPr>
              <w:contextualSpacing/>
              <w:rPr>
                <w:rFonts w:ascii="Arial" w:eastAsia="Calibri" w:hAnsi="Arial" w:cs="Arial"/>
                <w:lang w:eastAsia="en-GB"/>
              </w:rPr>
            </w:pPr>
          </w:p>
          <w:p w14:paraId="5207B061" w14:textId="77777777" w:rsidR="00760BD6" w:rsidRDefault="00760BD6" w:rsidP="00760BD6">
            <w:pPr>
              <w:contextualSpacing/>
              <w:rPr>
                <w:rFonts w:ascii="Arial" w:eastAsia="Calibri" w:hAnsi="Arial" w:cs="Arial"/>
                <w:lang w:eastAsia="en-GB"/>
              </w:rPr>
            </w:pPr>
            <w:r>
              <w:rPr>
                <w:rFonts w:ascii="Arial" w:eastAsia="Calibri" w:hAnsi="Arial" w:cs="Arial"/>
                <w:lang w:eastAsia="en-GB"/>
              </w:rPr>
              <w:t>[Haplotransplantation]</w:t>
            </w:r>
          </w:p>
          <w:p w14:paraId="0C0657E0" w14:textId="77777777" w:rsidR="00760BD6" w:rsidRDefault="00760BD6" w:rsidP="00760BD6">
            <w:pPr>
              <w:contextualSpacing/>
              <w:rPr>
                <w:rFonts w:ascii="Arial" w:eastAsia="Calibri" w:hAnsi="Arial" w:cs="Arial"/>
                <w:lang w:eastAsia="en-GB"/>
              </w:rPr>
            </w:pPr>
            <w:r w:rsidRPr="00EC5894">
              <w:rPr>
                <w:rFonts w:ascii="Arial" w:eastAsia="Calibri" w:hAnsi="Arial" w:cs="Arial"/>
                <w:noProof/>
                <w:lang w:eastAsia="en-GB"/>
              </w:rPr>
              <w:drawing>
                <wp:inline distT="0" distB="0" distL="0" distR="0" wp14:anchorId="20F08447" wp14:editId="460F492C">
                  <wp:extent cx="4700877" cy="2330568"/>
                  <wp:effectExtent l="0" t="0" r="5080" b="0"/>
                  <wp:docPr id="64153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31236" name=""/>
                          <pic:cNvPicPr/>
                        </pic:nvPicPr>
                        <pic:blipFill>
                          <a:blip r:embed="rId50"/>
                          <a:stretch>
                            <a:fillRect/>
                          </a:stretch>
                        </pic:blipFill>
                        <pic:spPr>
                          <a:xfrm>
                            <a:off x="0" y="0"/>
                            <a:ext cx="4703175" cy="2331707"/>
                          </a:xfrm>
                          <a:prstGeom prst="rect">
                            <a:avLst/>
                          </a:prstGeom>
                        </pic:spPr>
                      </pic:pic>
                    </a:graphicData>
                  </a:graphic>
                </wp:inline>
              </w:drawing>
            </w:r>
          </w:p>
          <w:p w14:paraId="6A65EFA9" w14:textId="77777777" w:rsidR="00760BD6" w:rsidRPr="007B0F8B" w:rsidRDefault="00760BD6" w:rsidP="00760BD6">
            <w:pPr>
              <w:contextualSpacing/>
              <w:rPr>
                <w:rFonts w:ascii="Arial" w:eastAsia="Calibri" w:hAnsi="Arial" w:cs="Arial"/>
                <w:lang w:eastAsia="en-GB"/>
              </w:rPr>
            </w:pPr>
            <w:r>
              <w:rPr>
                <w:rFonts w:ascii="Arial" w:eastAsia="Calibri" w:hAnsi="Arial" w:cs="Arial"/>
                <w:b/>
                <w:bCs/>
                <w:lang w:eastAsia="en-GB"/>
              </w:rPr>
              <w:t xml:space="preserve">{Caption} </w:t>
            </w:r>
            <w:r w:rsidRPr="00920CA7">
              <w:rPr>
                <w:rFonts w:ascii="Arial" w:eastAsia="Calibri" w:hAnsi="Arial" w:cs="Arial"/>
                <w:b/>
                <w:bCs/>
                <w:highlight w:val="yellow"/>
                <w:lang w:eastAsia="en-GB"/>
              </w:rPr>
              <w:t>EBMT</w:t>
            </w:r>
            <w:r>
              <w:rPr>
                <w:rFonts w:ascii="Arial" w:eastAsia="Calibri" w:hAnsi="Arial" w:cs="Arial"/>
                <w:b/>
                <w:bCs/>
                <w:lang w:eastAsia="en-GB"/>
              </w:rPr>
              <w:t xml:space="preserve"> report on haplo-identical transplantation and </w:t>
            </w:r>
            <w:proofErr w:type="spellStart"/>
            <w:r w:rsidRPr="005044BE">
              <w:rPr>
                <w:rFonts w:ascii="Arial" w:eastAsia="Calibri" w:hAnsi="Arial" w:cs="Arial"/>
                <w:b/>
                <w:bCs/>
                <w:highlight w:val="yellow"/>
                <w:lang w:eastAsia="en-GB"/>
              </w:rPr>
              <w:t>PTCy</w:t>
            </w:r>
            <w:proofErr w:type="spellEnd"/>
            <w:r>
              <w:rPr>
                <w:rFonts w:ascii="Arial" w:eastAsia="Calibri" w:hAnsi="Arial" w:cs="Arial"/>
                <w:b/>
                <w:bCs/>
                <w:lang w:eastAsia="en-GB"/>
              </w:rPr>
              <w:t xml:space="preserve"> </w:t>
            </w:r>
            <w:r w:rsidRPr="00497A38">
              <w:rPr>
                <w:rFonts w:ascii="Arial" w:eastAsia="Calibri" w:hAnsi="Arial" w:cs="Arial"/>
                <w:b/>
                <w:bCs/>
                <w:lang w:eastAsia="en-GB"/>
              </w:rPr>
              <w:t xml:space="preserve">for treating </w:t>
            </w:r>
            <w:r>
              <w:rPr>
                <w:rFonts w:ascii="Arial" w:eastAsia="Calibri" w:hAnsi="Arial" w:cs="Arial"/>
                <w:b/>
                <w:bCs/>
                <w:lang w:eastAsia="en-GB"/>
              </w:rPr>
              <w:t>AA</w:t>
            </w:r>
            <w:r w:rsidRPr="00497A38">
              <w:rPr>
                <w:rFonts w:ascii="Arial" w:eastAsia="Calibri" w:hAnsi="Arial" w:cs="Arial"/>
                <w:b/>
                <w:bCs/>
                <w:lang w:eastAsia="en-GB"/>
              </w:rPr>
              <w:t xml:space="preserve"> patients</w:t>
            </w:r>
            <w:r>
              <w:rPr>
                <w:rFonts w:ascii="Arial" w:eastAsia="Calibri" w:hAnsi="Arial" w:cs="Arial"/>
                <w:b/>
                <w:bCs/>
                <w:lang w:eastAsia="en-GB"/>
              </w:rPr>
              <w:t xml:space="preserve">. </w:t>
            </w:r>
            <w:r>
              <w:rPr>
                <w:rFonts w:ascii="Arial" w:eastAsia="Calibri" w:hAnsi="Arial" w:cs="Arial"/>
                <w:lang w:eastAsia="en-GB"/>
              </w:rPr>
              <w:t xml:space="preserve">74% of 36 patients with AA survived past 2 years following haplo-identical transplantation with </w:t>
            </w:r>
            <w:proofErr w:type="spellStart"/>
            <w:proofErr w:type="gramStart"/>
            <w:r w:rsidRPr="005044BE">
              <w:rPr>
                <w:rFonts w:ascii="Arial" w:eastAsia="Calibri" w:hAnsi="Arial" w:cs="Arial"/>
                <w:highlight w:val="yellow"/>
                <w:lang w:eastAsia="en-GB"/>
              </w:rPr>
              <w:t>PTCy</w:t>
            </w:r>
            <w:proofErr w:type="spellEnd"/>
            <w:r w:rsidRPr="005044BE">
              <w:rPr>
                <w:rFonts w:ascii="Arial" w:eastAsia="Calibri" w:hAnsi="Arial" w:cs="Arial"/>
                <w:highlight w:val="yellow"/>
                <w:lang w:eastAsia="en-GB"/>
              </w:rPr>
              <w:t>,</w:t>
            </w:r>
            <w:r>
              <w:rPr>
                <w:rFonts w:ascii="Arial" w:eastAsia="Calibri" w:hAnsi="Arial" w:cs="Arial"/>
                <w:lang w:eastAsia="en-GB"/>
              </w:rPr>
              <w:t>.</w:t>
            </w:r>
            <w:proofErr w:type="gramEnd"/>
            <w:r>
              <w:rPr>
                <w:rFonts w:ascii="Arial" w:eastAsia="Calibri" w:hAnsi="Arial" w:cs="Arial"/>
                <w:lang w:eastAsia="en-GB"/>
              </w:rPr>
              <w:t xml:space="preserve"> The sample was split between those with acquired </w:t>
            </w:r>
            <w:r w:rsidRPr="005044BE">
              <w:rPr>
                <w:rFonts w:ascii="Arial" w:eastAsia="Calibri" w:hAnsi="Arial" w:cs="Arial"/>
                <w:highlight w:val="yellow"/>
                <w:lang w:eastAsia="en-GB"/>
              </w:rPr>
              <w:t>SAA</w:t>
            </w:r>
            <w:r>
              <w:rPr>
                <w:rFonts w:ascii="Arial" w:eastAsia="Calibri" w:hAnsi="Arial" w:cs="Arial"/>
                <w:lang w:eastAsia="en-GB"/>
              </w:rPr>
              <w:t xml:space="preserve"> (n=32) and those with </w:t>
            </w:r>
            <w:r w:rsidRPr="00EE635A">
              <w:rPr>
                <w:rFonts w:ascii="Arial" w:eastAsia="Calibri" w:hAnsi="Arial" w:cs="Arial"/>
                <w:highlight w:val="yellow"/>
                <w:lang w:eastAsia="en-GB"/>
              </w:rPr>
              <w:t>IBMF</w:t>
            </w:r>
            <w:r>
              <w:rPr>
                <w:rFonts w:ascii="Arial" w:eastAsia="Calibri" w:hAnsi="Arial" w:cs="Arial"/>
                <w:lang w:eastAsia="en-GB"/>
              </w:rPr>
              <w:t xml:space="preserve"> (n=4). </w:t>
            </w:r>
          </w:p>
          <w:p w14:paraId="63A80494" w14:textId="77777777" w:rsidR="00760BD6" w:rsidRDefault="00760BD6" w:rsidP="00760BD6">
            <w:pPr>
              <w:contextualSpacing/>
              <w:rPr>
                <w:rFonts w:ascii="Arial" w:eastAsia="Calibri" w:hAnsi="Arial" w:cs="Arial"/>
                <w:lang w:eastAsia="en-GB"/>
              </w:rPr>
            </w:pPr>
            <w:r w:rsidRPr="007B0F8B">
              <w:rPr>
                <w:rFonts w:ascii="Arial" w:eastAsia="Calibri" w:hAnsi="Arial" w:cs="Arial"/>
                <w:lang w:eastAsia="en-GB"/>
              </w:rPr>
              <w:t>Cy, cyclophosphamide; GVHD, graft-versus-host disease; HSCT, hematopoietic stem cell transplant; IBMF, inherited bone marrow failure; SAA, severe aplastic anemia.</w:t>
            </w:r>
          </w:p>
          <w:p w14:paraId="3FC487F8" w14:textId="77777777" w:rsidR="00760BD6" w:rsidRDefault="00760BD6" w:rsidP="00760BD6">
            <w:pPr>
              <w:contextualSpacing/>
              <w:rPr>
                <w:rFonts w:ascii="Arial" w:eastAsia="Calibri" w:hAnsi="Arial" w:cs="Arial"/>
                <w:lang w:eastAsia="en-GB"/>
              </w:rPr>
            </w:pPr>
          </w:p>
          <w:p w14:paraId="71A105A4" w14:textId="77777777" w:rsidR="00760BD6" w:rsidRDefault="00760BD6" w:rsidP="00760BD6">
            <w:pPr>
              <w:contextualSpacing/>
              <w:rPr>
                <w:rFonts w:ascii="Arial" w:eastAsia="Calibri" w:hAnsi="Arial" w:cs="Arial"/>
                <w:lang w:eastAsia="en-GB"/>
              </w:rPr>
            </w:pPr>
            <w:r>
              <w:rPr>
                <w:rFonts w:ascii="Arial" w:eastAsia="Calibri" w:hAnsi="Arial" w:cs="Arial"/>
                <w:lang w:eastAsia="en-GB"/>
              </w:rPr>
              <w:t xml:space="preserve">[Supportive </w:t>
            </w:r>
            <w:proofErr w:type="spellStart"/>
            <w:r>
              <w:rPr>
                <w:rFonts w:ascii="Arial" w:eastAsia="Calibri" w:hAnsi="Arial" w:cs="Arial"/>
                <w:lang w:eastAsia="en-GB"/>
              </w:rPr>
              <w:t>care_nonrespondersIST</w:t>
            </w:r>
            <w:proofErr w:type="spellEnd"/>
            <w:r>
              <w:rPr>
                <w:rFonts w:ascii="Arial" w:eastAsia="Calibri" w:hAnsi="Arial" w:cs="Arial"/>
                <w:lang w:eastAsia="en-GB"/>
              </w:rPr>
              <w:t>]</w:t>
            </w:r>
          </w:p>
          <w:p w14:paraId="49624888" w14:textId="77777777" w:rsidR="00760BD6" w:rsidRDefault="00760BD6" w:rsidP="00760BD6">
            <w:pPr>
              <w:contextualSpacing/>
              <w:rPr>
                <w:rFonts w:ascii="Arial" w:eastAsia="Calibri" w:hAnsi="Arial" w:cs="Arial"/>
                <w:lang w:eastAsia="en-GB"/>
              </w:rPr>
            </w:pPr>
            <w:r>
              <w:rPr>
                <w:rFonts w:ascii="Arial" w:eastAsia="Calibri" w:hAnsi="Arial" w:cs="Arial"/>
                <w:noProof/>
                <w:lang w:eastAsia="en-GB"/>
              </w:rPr>
              <w:lastRenderedPageBreak/>
              <w:drawing>
                <wp:inline distT="0" distB="0" distL="0" distR="0" wp14:anchorId="5376EB5C" wp14:editId="67C2983A">
                  <wp:extent cx="4818424" cy="2303417"/>
                  <wp:effectExtent l="0" t="0" r="1270" b="1905"/>
                  <wp:docPr id="984565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5842" t="14787" r="1945" b="6837"/>
                          <a:stretch/>
                        </pic:blipFill>
                        <pic:spPr bwMode="auto">
                          <a:xfrm>
                            <a:off x="0" y="0"/>
                            <a:ext cx="4828757" cy="2308357"/>
                          </a:xfrm>
                          <a:prstGeom prst="rect">
                            <a:avLst/>
                          </a:prstGeom>
                          <a:noFill/>
                          <a:ln>
                            <a:noFill/>
                          </a:ln>
                          <a:extLst>
                            <a:ext uri="{53640926-AAD7-44D8-BBD7-CCE9431645EC}">
                              <a14:shadowObscured xmlns:a14="http://schemas.microsoft.com/office/drawing/2010/main"/>
                            </a:ext>
                          </a:extLst>
                        </pic:spPr>
                      </pic:pic>
                    </a:graphicData>
                  </a:graphic>
                </wp:inline>
              </w:drawing>
            </w:r>
          </w:p>
          <w:p w14:paraId="22843213" w14:textId="5A856F3C" w:rsidR="00760BD6" w:rsidRPr="00497A38" w:rsidRDefault="00760BD6" w:rsidP="00760BD6">
            <w:pPr>
              <w:contextualSpacing/>
              <w:rPr>
                <w:rFonts w:ascii="Arial" w:eastAsia="Calibri" w:hAnsi="Arial" w:cs="Arial"/>
                <w:lang w:eastAsia="en-GB"/>
              </w:rPr>
            </w:pPr>
            <w:r w:rsidRPr="00F76C29">
              <w:rPr>
                <w:rFonts w:ascii="Arial" w:eastAsia="Calibri" w:hAnsi="Arial" w:cs="Arial"/>
                <w:b/>
                <w:bCs/>
                <w:color w:val="000000" w:themeColor="text1"/>
                <w:lang w:eastAsia="en-GB"/>
              </w:rPr>
              <w:t>{Caption} Survival for I</w:t>
            </w:r>
            <w:r w:rsidRPr="00F76C29">
              <w:rPr>
                <w:rFonts w:ascii="Arial" w:eastAsia="Calibri" w:hAnsi="Arial" w:cs="Arial"/>
                <w:b/>
                <w:bCs/>
                <w:color w:val="000000" w:themeColor="text1"/>
                <w:highlight w:val="yellow"/>
                <w:lang w:eastAsia="en-GB"/>
              </w:rPr>
              <w:t>ST</w:t>
            </w:r>
            <w:r w:rsidRPr="00F76C29">
              <w:rPr>
                <w:rFonts w:ascii="Arial" w:eastAsia="Calibri" w:hAnsi="Arial" w:cs="Arial"/>
                <w:b/>
                <w:bCs/>
                <w:color w:val="000000" w:themeColor="text1"/>
                <w:lang w:eastAsia="en-GB"/>
              </w:rPr>
              <w:t xml:space="preserve"> non-responders has improved between 1989 and 2008 due to newer antifungal agents and independent of </w:t>
            </w:r>
            <w:r w:rsidRPr="00F76C29">
              <w:rPr>
                <w:rFonts w:ascii="Arial" w:eastAsia="Calibri" w:hAnsi="Arial" w:cs="Arial"/>
                <w:b/>
                <w:bCs/>
                <w:color w:val="000000" w:themeColor="text1"/>
                <w:highlight w:val="yellow"/>
                <w:lang w:eastAsia="en-GB"/>
              </w:rPr>
              <w:t>HSCT</w:t>
            </w:r>
            <w:r w:rsidRPr="00F76C29">
              <w:rPr>
                <w:rFonts w:ascii="Arial" w:eastAsia="Calibri" w:hAnsi="Arial" w:cs="Arial"/>
                <w:b/>
                <w:bCs/>
                <w:color w:val="000000" w:themeColor="text1"/>
                <w:lang w:eastAsia="en-GB"/>
              </w:rPr>
              <w:t>. I</w:t>
            </w:r>
            <w:r w:rsidRPr="00F76C29">
              <w:rPr>
                <w:rFonts w:ascii="Arial" w:eastAsia="Calibri" w:hAnsi="Arial" w:cs="Arial"/>
                <w:color w:val="000000" w:themeColor="text1"/>
                <w:lang w:eastAsia="en-GB"/>
              </w:rPr>
              <w:t xml:space="preserve">mprovement in survival is observed in group 3 (2002–2008), compared with survival in groups 1 (1989–1996) and 2 (1998–2002). Censoring for the long-term impact of </w:t>
            </w:r>
            <w:r w:rsidRPr="00F76C29">
              <w:rPr>
                <w:rFonts w:ascii="Arial" w:eastAsia="Calibri" w:hAnsi="Arial" w:cs="Arial"/>
                <w:color w:val="000000" w:themeColor="text1"/>
                <w:highlight w:val="yellow"/>
                <w:lang w:eastAsia="en-GB"/>
              </w:rPr>
              <w:t>HSCT</w:t>
            </w:r>
            <w:r w:rsidRPr="00F76C29">
              <w:rPr>
                <w:rFonts w:ascii="Arial" w:eastAsia="Calibri" w:hAnsi="Arial" w:cs="Arial"/>
                <w:color w:val="000000" w:themeColor="text1"/>
                <w:lang w:eastAsia="en-GB"/>
              </w:rPr>
              <w:t xml:space="preserve"> (left) had minimal impact on survival when compared to uncensored data (right). Given that infection (particularly invasive fungal infection) is the dominant cause of mortality in </w:t>
            </w:r>
            <w:r w:rsidRPr="00F76C29">
              <w:rPr>
                <w:rFonts w:ascii="Arial" w:eastAsia="Calibri" w:hAnsi="Arial" w:cs="Arial"/>
                <w:color w:val="000000" w:themeColor="text1"/>
                <w:highlight w:val="yellow"/>
                <w:lang w:eastAsia="en-GB"/>
              </w:rPr>
              <w:t>SAA</w:t>
            </w:r>
            <w:r w:rsidRPr="00F76C29">
              <w:rPr>
                <w:rFonts w:ascii="Arial" w:eastAsia="Calibri" w:hAnsi="Arial" w:cs="Arial"/>
                <w:color w:val="000000" w:themeColor="text1"/>
                <w:lang w:eastAsia="en-GB"/>
              </w:rPr>
              <w:t xml:space="preserve">, improved antifungal therapy has likely driven this increase in survival for </w:t>
            </w:r>
            <w:r w:rsidRPr="00F76C29">
              <w:rPr>
                <w:rFonts w:ascii="Arial" w:eastAsia="Calibri" w:hAnsi="Arial" w:cs="Arial"/>
                <w:color w:val="000000" w:themeColor="text1"/>
                <w:highlight w:val="yellow"/>
                <w:lang w:eastAsia="en-GB"/>
              </w:rPr>
              <w:t>IST</w:t>
            </w:r>
            <w:r w:rsidRPr="00F76C29">
              <w:rPr>
                <w:rFonts w:ascii="Arial" w:eastAsia="Calibri" w:hAnsi="Arial" w:cs="Arial"/>
                <w:color w:val="000000" w:themeColor="text1"/>
                <w:lang w:eastAsia="en-GB"/>
              </w:rPr>
              <w:t xml:space="preserve"> non-responders.</w:t>
            </w:r>
          </w:p>
        </w:tc>
      </w:tr>
      <w:tr w:rsidR="001A4C44" w:rsidRPr="000B0826" w14:paraId="42C6A54E" w14:textId="77777777" w:rsidTr="0053339C">
        <w:trPr>
          <w:trHeight w:val="88"/>
        </w:trPr>
        <w:tc>
          <w:tcPr>
            <w:tcW w:w="13889" w:type="dxa"/>
            <w:gridSpan w:val="2"/>
            <w:tcBorders>
              <w:top w:val="single" w:sz="2" w:space="0" w:color="808080"/>
              <w:left w:val="single" w:sz="2" w:space="0" w:color="808080"/>
              <w:bottom w:val="single" w:sz="2" w:space="0" w:color="808080"/>
              <w:right w:val="single" w:sz="2" w:space="0" w:color="808080"/>
            </w:tcBorders>
            <w:shd w:val="clear" w:color="auto" w:fill="D9D9D9" w:themeFill="background1" w:themeFillShade="D9"/>
          </w:tcPr>
          <w:p w14:paraId="40F64520" w14:textId="77777777" w:rsidR="001A4C44" w:rsidRDefault="001A4C44" w:rsidP="0053339C">
            <w:pPr>
              <w:contextualSpacing/>
              <w:rPr>
                <w:rFonts w:ascii="Arial" w:eastAsia="Times New Roman" w:hAnsi="Arial" w:cs="Arial"/>
                <w:bCs/>
              </w:rPr>
            </w:pPr>
            <w:r w:rsidRPr="000B0826">
              <w:rPr>
                <w:rFonts w:ascii="Arial" w:eastAsia="Calibri" w:hAnsi="Arial" w:cs="Arial"/>
                <w:b/>
                <w:lang w:eastAsia="en-GB"/>
              </w:rPr>
              <w:lastRenderedPageBreak/>
              <w:t>Visual details</w:t>
            </w:r>
          </w:p>
        </w:tc>
      </w:tr>
      <w:tr w:rsidR="001A4C44" w:rsidRPr="000B0826" w14:paraId="2BBEA67F" w14:textId="77777777" w:rsidTr="0053339C">
        <w:trPr>
          <w:trHeight w:val="88"/>
        </w:trPr>
        <w:tc>
          <w:tcPr>
            <w:tcW w:w="13889" w:type="dxa"/>
            <w:gridSpan w:val="2"/>
            <w:tcBorders>
              <w:top w:val="single" w:sz="2" w:space="0" w:color="808080"/>
              <w:left w:val="single" w:sz="2" w:space="0" w:color="808080"/>
              <w:bottom w:val="single" w:sz="2" w:space="0" w:color="808080"/>
              <w:right w:val="single" w:sz="2" w:space="0" w:color="808080"/>
            </w:tcBorders>
          </w:tcPr>
          <w:p w14:paraId="59C08284" w14:textId="77777777" w:rsidR="001A4C44" w:rsidRDefault="001A4C44" w:rsidP="0053339C">
            <w:pPr>
              <w:contextualSpacing/>
              <w:rPr>
                <w:rFonts w:ascii="Arial" w:eastAsia="Times New Roman" w:hAnsi="Arial" w:cs="Arial"/>
                <w:bCs/>
              </w:rPr>
            </w:pPr>
            <w:r>
              <w:rPr>
                <w:rFonts w:ascii="Arial" w:eastAsia="Times New Roman" w:hAnsi="Arial" w:cs="Arial"/>
                <w:bCs/>
              </w:rPr>
              <w:t>{Title} Heading 3</w:t>
            </w:r>
          </w:p>
          <w:p w14:paraId="495BF258" w14:textId="77777777" w:rsidR="001A4C44" w:rsidRDefault="001A4C44" w:rsidP="0053339C">
            <w:pPr>
              <w:contextualSpacing/>
              <w:rPr>
                <w:rFonts w:ascii="Arial" w:eastAsia="Times New Roman" w:hAnsi="Arial" w:cs="Arial"/>
                <w:bCs/>
              </w:rPr>
            </w:pPr>
            <w:r>
              <w:rPr>
                <w:rFonts w:ascii="Arial" w:eastAsia="Times New Roman" w:hAnsi="Arial" w:cs="Arial"/>
                <w:bCs/>
              </w:rPr>
              <w:t>{text} paragraph, note bold words</w:t>
            </w:r>
          </w:p>
          <w:p w14:paraId="676D057D" w14:textId="77777777" w:rsidR="001A4C44" w:rsidRDefault="001A4C44" w:rsidP="0053339C">
            <w:pPr>
              <w:contextualSpacing/>
              <w:rPr>
                <w:rFonts w:ascii="Arial" w:hAnsi="Arial" w:cs="Arial"/>
                <w:noProof/>
                <w14:ligatures w14:val="standardContextual"/>
              </w:rPr>
            </w:pPr>
            <w:r>
              <w:rPr>
                <w:rFonts w:ascii="Arial" w:eastAsia="Times New Roman" w:hAnsi="Arial" w:cs="Arial"/>
                <w:bCs/>
              </w:rPr>
              <w:t xml:space="preserve">{Element 1} {Title} heading 4, {text} paragraph, center aligned, note bold words. Add {medium} underneath with </w:t>
            </w:r>
            <w:r w:rsidRPr="000B0826">
              <w:rPr>
                <w:rFonts w:ascii="Arial" w:hAnsi="Arial" w:cs="Arial"/>
                <w:noProof/>
                <w14:ligatures w14:val="standardContextual"/>
              </w:rPr>
              <w:t>[</w:t>
            </w:r>
            <w:r>
              <w:rPr>
                <w:rFonts w:ascii="Arial" w:hAnsi="Arial" w:cs="Arial"/>
                <w:noProof/>
                <w14:ligatures w14:val="standardContextual"/>
              </w:rPr>
              <w:t>Cord blood transplantation</w:t>
            </w:r>
            <w:r w:rsidRPr="000B0826">
              <w:rPr>
                <w:rFonts w:ascii="Arial" w:hAnsi="Arial" w:cs="Arial"/>
                <w:noProof/>
                <w14:ligatures w14:val="standardContextual"/>
              </w:rPr>
              <w:t>]</w:t>
            </w:r>
            <w:r>
              <w:rPr>
                <w:rFonts w:ascii="Arial" w:hAnsi="Arial" w:cs="Arial"/>
                <w:noProof/>
                <w14:ligatures w14:val="standardContextual"/>
              </w:rPr>
              <w:t>, ensure caption can be seen and image is enlargeable.</w:t>
            </w:r>
          </w:p>
          <w:p w14:paraId="15BA6B9A" w14:textId="592F6ED8" w:rsidR="001A4C44" w:rsidRPr="00760BD6" w:rsidRDefault="001A4C44" w:rsidP="0053339C">
            <w:pPr>
              <w:contextualSpacing/>
              <w:rPr>
                <w:rFonts w:ascii="Arial" w:eastAsia="Calibri" w:hAnsi="Arial" w:cs="Arial"/>
                <w:lang w:eastAsia="en-GB"/>
              </w:rPr>
            </w:pPr>
            <w:r>
              <w:rPr>
                <w:rFonts w:ascii="Arial" w:hAnsi="Arial" w:cs="Arial"/>
                <w:noProof/>
                <w14:ligatures w14:val="standardContextual"/>
              </w:rPr>
              <w:t xml:space="preserve">{Element 2} </w:t>
            </w:r>
            <w:r>
              <w:rPr>
                <w:rFonts w:ascii="Arial" w:eastAsia="Times New Roman" w:hAnsi="Arial" w:cs="Arial"/>
                <w:bCs/>
              </w:rPr>
              <w:t xml:space="preserve">{Title} heading 4, {text} paragraph, center aligned, note bold words. Add {medium} underneath with </w:t>
            </w:r>
            <w:r>
              <w:rPr>
                <w:rFonts w:ascii="Arial" w:eastAsia="Calibri" w:hAnsi="Arial" w:cs="Arial"/>
                <w:lang w:eastAsia="en-GB"/>
              </w:rPr>
              <w:t>[Haplotransplantation]</w:t>
            </w:r>
            <w:r>
              <w:rPr>
                <w:rFonts w:ascii="Arial" w:hAnsi="Arial" w:cs="Arial"/>
                <w:noProof/>
                <w14:ligatures w14:val="standardContextual"/>
              </w:rPr>
              <w:t>, ensure caption can be seen and image is enlargeable.</w:t>
            </w:r>
          </w:p>
        </w:tc>
      </w:tr>
      <w:tr w:rsidR="001A4C44" w:rsidRPr="000B0826" w14:paraId="243D5D90" w14:textId="77777777" w:rsidTr="0053339C">
        <w:trPr>
          <w:trHeight w:val="41"/>
        </w:trPr>
        <w:tc>
          <w:tcPr>
            <w:tcW w:w="13889" w:type="dxa"/>
            <w:gridSpan w:val="2"/>
            <w:tcBorders>
              <w:top w:val="single" w:sz="2" w:space="0" w:color="808080"/>
              <w:left w:val="single" w:sz="2" w:space="0" w:color="808080"/>
              <w:bottom w:val="single" w:sz="2" w:space="0" w:color="808080"/>
              <w:right w:val="single" w:sz="2" w:space="0" w:color="808080"/>
            </w:tcBorders>
            <w:shd w:val="clear" w:color="auto" w:fill="E6E6E6"/>
          </w:tcPr>
          <w:p w14:paraId="4C062EC7" w14:textId="77777777" w:rsidR="001A4C44" w:rsidRPr="000B0826" w:rsidRDefault="001A4C44" w:rsidP="0053339C">
            <w:pPr>
              <w:contextualSpacing/>
              <w:rPr>
                <w:rFonts w:ascii="Arial" w:eastAsia="Calibri" w:hAnsi="Arial" w:cs="Arial"/>
                <w:b/>
                <w:lang w:eastAsia="en-GB"/>
              </w:rPr>
            </w:pPr>
            <w:r w:rsidRPr="000B0826">
              <w:rPr>
                <w:rFonts w:ascii="Arial" w:eastAsia="Calibri" w:hAnsi="Arial" w:cs="Arial"/>
                <w:b/>
                <w:lang w:eastAsia="en-GB"/>
              </w:rPr>
              <w:t>Interactivity/buttons</w:t>
            </w:r>
          </w:p>
        </w:tc>
      </w:tr>
      <w:tr w:rsidR="001A4C44" w:rsidRPr="000B0826" w14:paraId="12FED531" w14:textId="77777777" w:rsidTr="0053339C">
        <w:trPr>
          <w:trHeight w:val="88"/>
        </w:trPr>
        <w:tc>
          <w:tcPr>
            <w:tcW w:w="13889" w:type="dxa"/>
            <w:gridSpan w:val="2"/>
            <w:tcBorders>
              <w:top w:val="single" w:sz="2" w:space="0" w:color="808080"/>
              <w:left w:val="single" w:sz="2" w:space="0" w:color="808080"/>
              <w:bottom w:val="single" w:sz="2" w:space="0" w:color="808080"/>
              <w:right w:val="single" w:sz="2" w:space="0" w:color="808080"/>
            </w:tcBorders>
          </w:tcPr>
          <w:p w14:paraId="613B2BE9" w14:textId="77777777" w:rsidR="001A4C44" w:rsidRDefault="001A4C44" w:rsidP="0053339C">
            <w:pPr>
              <w:contextualSpacing/>
              <w:rPr>
                <w:rFonts w:ascii="Arial" w:eastAsia="Calibri" w:hAnsi="Arial" w:cs="Arial"/>
                <w:bCs/>
                <w:lang w:eastAsia="en-GB"/>
              </w:rPr>
            </w:pPr>
            <w:r>
              <w:rPr>
                <w:rFonts w:ascii="Arial" w:eastAsia="Calibri" w:hAnsi="Arial" w:cs="Arial"/>
                <w:bCs/>
                <w:lang w:eastAsia="en-GB"/>
              </w:rPr>
              <w:t>{Elements 1-2} accordion.</w:t>
            </w:r>
          </w:p>
          <w:p w14:paraId="3610783D" w14:textId="77777777" w:rsidR="001A4C44" w:rsidRDefault="001A4C44" w:rsidP="0053339C">
            <w:pPr>
              <w:contextualSpacing/>
              <w:rPr>
                <w:rFonts w:ascii="Arial" w:eastAsia="Calibri" w:hAnsi="Arial" w:cs="Arial"/>
                <w:bCs/>
                <w:lang w:eastAsia="en-GB"/>
              </w:rPr>
            </w:pPr>
            <w:r>
              <w:rPr>
                <w:rFonts w:ascii="Arial" w:eastAsia="Calibri" w:hAnsi="Arial" w:cs="Arial"/>
                <w:bCs/>
                <w:lang w:eastAsia="en-GB"/>
              </w:rPr>
              <w:t>Add ‘references’ button in bottom left corner.</w:t>
            </w:r>
          </w:p>
          <w:p w14:paraId="59D9C8F2" w14:textId="3C1C4E87" w:rsidR="001A4C44" w:rsidRPr="00760BD6" w:rsidRDefault="001A4C44" w:rsidP="0053339C">
            <w:r>
              <w:rPr>
                <w:rFonts w:ascii="Arial" w:eastAsia="Calibri" w:hAnsi="Arial" w:cs="Arial"/>
                <w:bCs/>
                <w:lang w:eastAsia="en-GB"/>
              </w:rPr>
              <w:lastRenderedPageBreak/>
              <w:t xml:space="preserve">Add glossary entries for </w:t>
            </w:r>
            <w:r>
              <w:rPr>
                <w:rFonts w:ascii="Arial" w:hAnsi="Arial" w:cs="Arial"/>
                <w:highlight w:val="yellow"/>
              </w:rPr>
              <w:t xml:space="preserve">MSD, </w:t>
            </w:r>
            <w:r w:rsidRPr="00EE635A">
              <w:rPr>
                <w:rFonts w:ascii="Arial" w:hAnsi="Arial" w:cs="Arial"/>
                <w:highlight w:val="yellow"/>
              </w:rPr>
              <w:t xml:space="preserve">CBT, Ph2, EBMT, </w:t>
            </w:r>
            <w:proofErr w:type="spellStart"/>
            <w:r w:rsidRPr="00EE635A">
              <w:rPr>
                <w:rFonts w:ascii="Arial" w:hAnsi="Arial" w:cs="Arial"/>
                <w:highlight w:val="yellow"/>
              </w:rPr>
              <w:t>PTCy</w:t>
            </w:r>
            <w:proofErr w:type="spellEnd"/>
            <w:r w:rsidRPr="00EE635A">
              <w:rPr>
                <w:rFonts w:ascii="Arial" w:hAnsi="Arial" w:cs="Arial"/>
                <w:highlight w:val="yellow"/>
              </w:rPr>
              <w:t xml:space="preserve">, </w:t>
            </w:r>
            <w:r w:rsidRPr="00982123">
              <w:rPr>
                <w:rFonts w:ascii="Arial" w:hAnsi="Arial" w:cs="Arial"/>
                <w:highlight w:val="yellow"/>
              </w:rPr>
              <w:t>GVHD, SAA, IBMF</w:t>
            </w:r>
            <w:r w:rsidRPr="00894B34">
              <w:rPr>
                <w:rFonts w:ascii="Arial" w:hAnsi="Arial" w:cs="Arial"/>
                <w:highlight w:val="yellow"/>
              </w:rPr>
              <w:t>, IST</w:t>
            </w:r>
            <w:r w:rsidRPr="00F13BDD">
              <w:rPr>
                <w:rFonts w:ascii="Arial" w:hAnsi="Arial" w:cs="Arial"/>
                <w:highlight w:val="yellow"/>
              </w:rPr>
              <w:t>, BM, OS</w:t>
            </w:r>
          </w:p>
        </w:tc>
      </w:tr>
      <w:tr w:rsidR="001A4C44" w:rsidRPr="000B0826" w14:paraId="648583E2" w14:textId="77777777" w:rsidTr="0053339C">
        <w:trPr>
          <w:trHeight w:val="57"/>
        </w:trPr>
        <w:tc>
          <w:tcPr>
            <w:tcW w:w="13889" w:type="dxa"/>
            <w:gridSpan w:val="2"/>
            <w:tcBorders>
              <w:top w:val="single" w:sz="2" w:space="0" w:color="808080"/>
              <w:left w:val="single" w:sz="2" w:space="0" w:color="808080"/>
              <w:bottom w:val="single" w:sz="2" w:space="0" w:color="808080"/>
              <w:right w:val="single" w:sz="2" w:space="0" w:color="808080"/>
            </w:tcBorders>
            <w:shd w:val="clear" w:color="auto" w:fill="E6E6E6"/>
          </w:tcPr>
          <w:p w14:paraId="55457425" w14:textId="77777777" w:rsidR="001A4C44" w:rsidRPr="000B0826" w:rsidRDefault="001A4C44" w:rsidP="0053339C">
            <w:pPr>
              <w:contextualSpacing/>
              <w:rPr>
                <w:rFonts w:ascii="Arial" w:eastAsia="Calibri" w:hAnsi="Arial" w:cs="Arial"/>
                <w:b/>
                <w:lang w:eastAsia="en-GB"/>
              </w:rPr>
            </w:pPr>
            <w:r w:rsidRPr="000B0826">
              <w:rPr>
                <w:rFonts w:ascii="Arial" w:eastAsia="Calibri" w:hAnsi="Arial" w:cs="Arial"/>
                <w:b/>
                <w:lang w:eastAsia="en-GB"/>
              </w:rPr>
              <w:lastRenderedPageBreak/>
              <w:t xml:space="preserve">References </w:t>
            </w:r>
          </w:p>
        </w:tc>
      </w:tr>
      <w:tr w:rsidR="001A4C44" w:rsidRPr="000B0826" w14:paraId="38EA9B7C" w14:textId="77777777" w:rsidTr="0053339C">
        <w:trPr>
          <w:trHeight w:val="57"/>
        </w:trPr>
        <w:tc>
          <w:tcPr>
            <w:tcW w:w="13889" w:type="dxa"/>
            <w:gridSpan w:val="2"/>
            <w:tcBorders>
              <w:top w:val="single" w:sz="2" w:space="0" w:color="808080"/>
              <w:left w:val="single" w:sz="2" w:space="0" w:color="808080"/>
              <w:bottom w:val="single" w:sz="2" w:space="0" w:color="808080"/>
              <w:right w:val="single" w:sz="2" w:space="0" w:color="808080"/>
            </w:tcBorders>
            <w:shd w:val="clear" w:color="auto" w:fill="auto"/>
          </w:tcPr>
          <w:p w14:paraId="71216A23" w14:textId="77777777" w:rsidR="001A4C44" w:rsidRDefault="001A4C44" w:rsidP="0053339C">
            <w:pPr>
              <w:contextualSpacing/>
              <w:rPr>
                <w:rFonts w:ascii="Arial" w:eastAsia="Calibri" w:hAnsi="Arial" w:cs="Arial"/>
                <w:bCs/>
                <w:lang w:val="pt-PT" w:eastAsia="en-GB"/>
              </w:rPr>
            </w:pPr>
            <w:hyperlink r:id="rId52" w:history="1">
              <w:r w:rsidRPr="00B94A7F">
                <w:rPr>
                  <w:rStyle w:val="Hyperlink"/>
                  <w:rFonts w:ascii="Arial" w:eastAsia="Calibri" w:hAnsi="Arial" w:cs="Arial"/>
                  <w:bCs/>
                  <w:lang w:val="pt-PT" w:eastAsia="en-GB"/>
                </w:rPr>
                <w:t>Peffault de Latour</w:t>
              </w:r>
              <w:r w:rsidRPr="0006072A">
                <w:rPr>
                  <w:rStyle w:val="Hyperlink"/>
                  <w:rFonts w:ascii="Arial" w:eastAsia="Calibri" w:hAnsi="Arial" w:cs="Arial"/>
                  <w:bCs/>
                  <w:lang w:val="pt-PT" w:eastAsia="en-GB"/>
                </w:rPr>
                <w:t xml:space="preserve"> R,</w:t>
              </w:r>
              <w:r w:rsidRPr="00B94A7F">
                <w:rPr>
                  <w:rStyle w:val="Hyperlink"/>
                  <w:rFonts w:ascii="Arial" w:eastAsia="Calibri" w:hAnsi="Arial" w:cs="Arial"/>
                  <w:bCs/>
                  <w:lang w:val="pt-PT" w:eastAsia="en-GB"/>
                </w:rPr>
                <w:t xml:space="preserve"> et al</w:t>
              </w:r>
              <w:r w:rsidRPr="0006072A">
                <w:rPr>
                  <w:rStyle w:val="Hyperlink"/>
                  <w:rFonts w:ascii="Arial" w:eastAsia="Calibri" w:hAnsi="Arial" w:cs="Arial"/>
                  <w:bCs/>
                  <w:lang w:val="pt-PT" w:eastAsia="en-GB"/>
                </w:rPr>
                <w:t>.</w:t>
              </w:r>
              <w:r w:rsidRPr="00B94A7F">
                <w:rPr>
                  <w:rStyle w:val="Hyperlink"/>
                  <w:rFonts w:ascii="Arial" w:eastAsia="Calibri" w:hAnsi="Arial" w:cs="Arial"/>
                  <w:bCs/>
                  <w:lang w:val="pt-PT" w:eastAsia="en-GB"/>
                </w:rPr>
                <w:t xml:space="preserve"> </w:t>
              </w:r>
              <w:r w:rsidRPr="00B94A7F">
                <w:rPr>
                  <w:rStyle w:val="Hyperlink"/>
                  <w:rFonts w:ascii="Arial" w:eastAsia="Calibri" w:hAnsi="Arial" w:cs="Arial"/>
                  <w:bCs/>
                  <w:i/>
                  <w:iCs/>
                  <w:lang w:val="pt-PT" w:eastAsia="en-GB"/>
                </w:rPr>
                <w:t xml:space="preserve">Blood </w:t>
              </w:r>
              <w:r w:rsidRPr="00B94A7F">
                <w:rPr>
                  <w:rStyle w:val="Hyperlink"/>
                  <w:rFonts w:ascii="Arial" w:eastAsia="Calibri" w:hAnsi="Arial" w:cs="Arial"/>
                  <w:bCs/>
                  <w:lang w:val="pt-PT" w:eastAsia="en-GB"/>
                </w:rPr>
                <w:t>2018</w:t>
              </w:r>
              <w:r w:rsidRPr="0006072A">
                <w:rPr>
                  <w:rStyle w:val="Hyperlink"/>
                  <w:rFonts w:ascii="Arial" w:eastAsia="Calibri" w:hAnsi="Arial" w:cs="Arial"/>
                  <w:bCs/>
                  <w:lang w:val="pt-PT" w:eastAsia="en-GB"/>
                </w:rPr>
                <w:t>;132(7);750–754.</w:t>
              </w:r>
            </w:hyperlink>
          </w:p>
          <w:p w14:paraId="17EB4295" w14:textId="77777777" w:rsidR="001A4C44" w:rsidRDefault="001A4C44" w:rsidP="0053339C">
            <w:pPr>
              <w:contextualSpacing/>
              <w:rPr>
                <w:rFonts w:ascii="Arial" w:eastAsia="Calibri" w:hAnsi="Arial" w:cs="Arial"/>
                <w:bCs/>
                <w:lang w:eastAsia="en-GB"/>
              </w:rPr>
            </w:pPr>
            <w:hyperlink r:id="rId53" w:history="1">
              <w:r w:rsidRPr="00472B55">
                <w:rPr>
                  <w:rStyle w:val="Hyperlink"/>
                  <w:rFonts w:ascii="Arial" w:eastAsia="Calibri" w:hAnsi="Arial" w:cs="Arial"/>
                  <w:bCs/>
                  <w:lang w:eastAsia="en-GB"/>
                </w:rPr>
                <w:t xml:space="preserve">Prata PH, et al. </w:t>
              </w:r>
              <w:r w:rsidRPr="00472B55">
                <w:rPr>
                  <w:rStyle w:val="Hyperlink"/>
                  <w:rFonts w:ascii="Arial" w:eastAsia="Calibri" w:hAnsi="Arial" w:cs="Arial"/>
                  <w:bCs/>
                  <w:i/>
                  <w:iCs/>
                  <w:lang w:eastAsia="en-GB"/>
                </w:rPr>
                <w:t>Bone Marrow Transplant.</w:t>
              </w:r>
              <w:r w:rsidRPr="00472B55">
                <w:rPr>
                  <w:rStyle w:val="Hyperlink"/>
                  <w:rFonts w:ascii="Arial" w:eastAsia="Calibri" w:hAnsi="Arial" w:cs="Arial"/>
                  <w:bCs/>
                  <w:lang w:eastAsia="en-GB"/>
                </w:rPr>
                <w:t xml:space="preserve"> 2020;55(6):1050–1058.</w:t>
              </w:r>
            </w:hyperlink>
            <w:r w:rsidRPr="00C651CF">
              <w:rPr>
                <w:rFonts w:ascii="Arial" w:eastAsia="Calibri" w:hAnsi="Arial" w:cs="Arial"/>
                <w:bCs/>
                <w:lang w:eastAsia="en-GB"/>
              </w:rPr>
              <w:t xml:space="preserve"> </w:t>
            </w:r>
          </w:p>
          <w:p w14:paraId="29F1B647" w14:textId="37661E87" w:rsidR="00E63F81" w:rsidRPr="000B0826" w:rsidRDefault="00E63F81" w:rsidP="0053339C">
            <w:pPr>
              <w:contextualSpacing/>
              <w:rPr>
                <w:rFonts w:ascii="Arial" w:eastAsia="Calibri" w:hAnsi="Arial" w:cs="Arial"/>
                <w:bCs/>
                <w:lang w:eastAsia="en-GB"/>
              </w:rPr>
            </w:pPr>
            <w:hyperlink r:id="rId54" w:history="1">
              <w:r w:rsidRPr="00D8379F">
                <w:rPr>
                  <w:rStyle w:val="Hyperlink"/>
                  <w:rFonts w:ascii="Arial" w:eastAsia="Calibri" w:hAnsi="Arial" w:cs="Arial"/>
                  <w:bCs/>
                  <w:color w:val="0070C0"/>
                  <w:lang w:eastAsia="en-GB"/>
                </w:rPr>
                <w:t xml:space="preserve">Valdez JM, et al. </w:t>
              </w:r>
              <w:r w:rsidRPr="00D8379F">
                <w:rPr>
                  <w:rStyle w:val="Hyperlink"/>
                  <w:rFonts w:ascii="Arial" w:eastAsia="Calibri" w:hAnsi="Arial" w:cs="Arial"/>
                  <w:bCs/>
                  <w:i/>
                  <w:iCs/>
                  <w:color w:val="0070C0"/>
                  <w:lang w:eastAsia="en-GB"/>
                </w:rPr>
                <w:t xml:space="preserve">Clin Infect Dis </w:t>
              </w:r>
              <w:r w:rsidRPr="00D8379F">
                <w:rPr>
                  <w:rStyle w:val="Hyperlink"/>
                  <w:rFonts w:ascii="Arial" w:hAnsi="Arial" w:cs="Arial"/>
                  <w:bCs/>
                  <w:i/>
                  <w:iCs/>
                  <w:color w:val="0070C0"/>
                </w:rPr>
                <w:t>2</w:t>
              </w:r>
              <w:r w:rsidRPr="00D8379F">
                <w:rPr>
                  <w:rStyle w:val="Hyperlink"/>
                  <w:rFonts w:ascii="Arial" w:hAnsi="Arial" w:cs="Arial"/>
                  <w:bCs/>
                  <w:color w:val="0070C0"/>
                </w:rPr>
                <w:t>011;52(6):726–735.</w:t>
              </w:r>
            </w:hyperlink>
          </w:p>
        </w:tc>
      </w:tr>
      <w:tr w:rsidR="001A4C44" w:rsidRPr="000B0826" w14:paraId="2640854A" w14:textId="77777777" w:rsidTr="0053339C">
        <w:trPr>
          <w:trHeight w:val="57"/>
        </w:trPr>
        <w:tc>
          <w:tcPr>
            <w:tcW w:w="13889" w:type="dxa"/>
            <w:gridSpan w:val="2"/>
            <w:tcBorders>
              <w:top w:val="single" w:sz="2" w:space="0" w:color="808080"/>
              <w:left w:val="single" w:sz="2" w:space="0" w:color="808080"/>
              <w:bottom w:val="single" w:sz="2" w:space="0" w:color="808080"/>
              <w:right w:val="single" w:sz="2" w:space="0" w:color="808080"/>
            </w:tcBorders>
            <w:shd w:val="clear" w:color="auto" w:fill="E6E6E6"/>
          </w:tcPr>
          <w:p w14:paraId="1B5BA7C9" w14:textId="77777777" w:rsidR="001A4C44" w:rsidRPr="000B0826" w:rsidRDefault="001A4C44" w:rsidP="0053339C">
            <w:pPr>
              <w:contextualSpacing/>
              <w:rPr>
                <w:rFonts w:ascii="Arial" w:eastAsia="Calibri" w:hAnsi="Arial" w:cs="Arial"/>
                <w:b/>
                <w:lang w:eastAsia="en-GB"/>
              </w:rPr>
            </w:pPr>
            <w:r w:rsidRPr="000B0826">
              <w:rPr>
                <w:rFonts w:ascii="Arial" w:eastAsia="Calibri" w:hAnsi="Arial" w:cs="Arial"/>
                <w:b/>
                <w:lang w:eastAsia="en-GB"/>
              </w:rPr>
              <w:t>Notes/Settings</w:t>
            </w:r>
          </w:p>
        </w:tc>
      </w:tr>
      <w:tr w:rsidR="001A4C44" w:rsidRPr="000B0826" w14:paraId="6479DD37" w14:textId="77777777" w:rsidTr="0053339C">
        <w:trPr>
          <w:trHeight w:val="304"/>
        </w:trPr>
        <w:tc>
          <w:tcPr>
            <w:tcW w:w="13889" w:type="dxa"/>
            <w:gridSpan w:val="2"/>
            <w:tcBorders>
              <w:top w:val="single" w:sz="2" w:space="0" w:color="808080"/>
              <w:left w:val="single" w:sz="2" w:space="0" w:color="808080"/>
              <w:bottom w:val="single" w:sz="2" w:space="0" w:color="808080"/>
              <w:right w:val="single" w:sz="2" w:space="0" w:color="808080"/>
            </w:tcBorders>
          </w:tcPr>
          <w:p w14:paraId="1446355D" w14:textId="77777777" w:rsidR="001A4C44" w:rsidRPr="000B0826" w:rsidRDefault="001A4C44" w:rsidP="0053339C">
            <w:pPr>
              <w:spacing w:after="0" w:line="240" w:lineRule="auto"/>
              <w:rPr>
                <w:rFonts w:ascii="Arial" w:hAnsi="Arial" w:cs="Arial"/>
              </w:rPr>
            </w:pPr>
            <w:r w:rsidRPr="000B0826">
              <w:rPr>
                <w:rFonts w:ascii="Arial" w:hAnsi="Arial" w:cs="Arial"/>
              </w:rPr>
              <w:t>Do not show learning objective or chapter number.</w:t>
            </w:r>
          </w:p>
        </w:tc>
      </w:tr>
    </w:tbl>
    <w:p w14:paraId="7F004446" w14:textId="77777777" w:rsidR="001A4C44" w:rsidRDefault="001A4C44">
      <w:pPr>
        <w:spacing w:line="278" w:lineRule="auto"/>
        <w:rPr>
          <w:rFonts w:ascii="Arial" w:hAnsi="Arial" w:cs="Arial"/>
        </w:rPr>
      </w:pPr>
    </w:p>
    <w:p w14:paraId="1451896D" w14:textId="77777777" w:rsidR="001A4C44" w:rsidRDefault="001A4C44">
      <w:pPr>
        <w:spacing w:line="278" w:lineRule="auto"/>
        <w:rPr>
          <w:rFonts w:ascii="Arial" w:hAnsi="Arial" w:cs="Arial"/>
        </w:rPr>
      </w:pPr>
    </w:p>
    <w:p w14:paraId="23CA81AB" w14:textId="77777777" w:rsidR="001A4C44" w:rsidRDefault="001A4C44">
      <w:pPr>
        <w:spacing w:line="278" w:lineRule="auto"/>
        <w:rPr>
          <w:rFonts w:ascii="Arial" w:hAnsi="Arial" w:cs="Arial"/>
        </w:rPr>
      </w:pPr>
    </w:p>
    <w:p w14:paraId="4CD62A59" w14:textId="7E04AB5F" w:rsidR="0066435B" w:rsidRDefault="0066435B">
      <w:pPr>
        <w:spacing w:line="278" w:lineRule="auto"/>
        <w:rPr>
          <w:rFonts w:ascii="Arial" w:hAnsi="Arial" w:cs="Arial"/>
        </w:rPr>
      </w:pPr>
    </w:p>
    <w:p w14:paraId="3FD2172F" w14:textId="77777777" w:rsidR="000F5658" w:rsidRDefault="000F5658">
      <w:pPr>
        <w:spacing w:line="278" w:lineRule="auto"/>
        <w:rPr>
          <w:rFonts w:ascii="Arial" w:hAnsi="Arial" w:cs="Arial"/>
        </w:rPr>
      </w:pPr>
    </w:p>
    <w:p w14:paraId="4392D84D" w14:textId="77777777" w:rsidR="000F5658" w:rsidRDefault="000F5658">
      <w:pPr>
        <w:spacing w:line="278" w:lineRule="auto"/>
        <w:rPr>
          <w:rFonts w:ascii="Arial" w:hAnsi="Arial" w:cs="Arial"/>
        </w:rPr>
      </w:pPr>
    </w:p>
    <w:p w14:paraId="0E53C483" w14:textId="2BA84057" w:rsidR="00B44623" w:rsidRPr="000F5658" w:rsidRDefault="000F5658" w:rsidP="001D61E6">
      <w:pPr>
        <w:spacing w:line="278" w:lineRule="auto"/>
        <w:rPr>
          <w:rFonts w:ascii="Arial" w:hAnsi="Arial" w:cs="Arial"/>
        </w:rPr>
      </w:pPr>
      <w:r>
        <w:rPr>
          <w:rFonts w:ascii="Arial" w:hAnsi="Arial" w:cs="Arial"/>
        </w:rPr>
        <w:br w:type="page"/>
      </w:r>
    </w:p>
    <w:tbl>
      <w:tblPr>
        <w:tblW w:w="13889" w:type="dxa"/>
        <w:tblLook w:val="01E0" w:firstRow="1" w:lastRow="1" w:firstColumn="1" w:lastColumn="1" w:noHBand="0" w:noVBand="0"/>
      </w:tblPr>
      <w:tblGrid>
        <w:gridCol w:w="10770"/>
        <w:gridCol w:w="3119"/>
      </w:tblGrid>
      <w:tr w:rsidR="0066435B" w:rsidRPr="000B0826" w14:paraId="00705BF8" w14:textId="77777777" w:rsidTr="0053339C">
        <w:trPr>
          <w:trHeight w:val="92"/>
        </w:trPr>
        <w:tc>
          <w:tcPr>
            <w:tcW w:w="1077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00DD596" w14:textId="77777777" w:rsidR="0066435B" w:rsidRPr="000B0826" w:rsidRDefault="0066435B" w:rsidP="0053339C">
            <w:pPr>
              <w:tabs>
                <w:tab w:val="left" w:pos="1725"/>
              </w:tabs>
              <w:contextualSpacing/>
              <w:rPr>
                <w:rFonts w:ascii="Arial" w:eastAsia="Calibri" w:hAnsi="Arial" w:cs="Arial"/>
                <w:b/>
                <w:bCs/>
                <w:lang w:eastAsia="en-GB"/>
              </w:rPr>
            </w:pPr>
            <w:r w:rsidRPr="000B0826">
              <w:rPr>
                <w:rFonts w:ascii="Arial" w:eastAsia="Calibri" w:hAnsi="Arial" w:cs="Arial"/>
                <w:b/>
                <w:bCs/>
                <w:lang w:eastAsia="en-GB"/>
              </w:rPr>
              <w:lastRenderedPageBreak/>
              <w:t xml:space="preserve">Chapter: </w:t>
            </w:r>
            <w:r>
              <w:rPr>
                <w:rFonts w:ascii="Arial" w:eastAsia="Calibri" w:hAnsi="Arial" w:cs="Arial"/>
                <w:b/>
                <w:bCs/>
                <w:lang w:eastAsia="en-GB"/>
              </w:rPr>
              <w:t>Summary</w:t>
            </w:r>
          </w:p>
        </w:tc>
        <w:tc>
          <w:tcPr>
            <w:tcW w:w="311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DC7AE23" w14:textId="77777777" w:rsidR="0066435B" w:rsidRPr="000B0826" w:rsidRDefault="0066435B" w:rsidP="0053339C">
            <w:pPr>
              <w:contextualSpacing/>
              <w:rPr>
                <w:rFonts w:ascii="Arial" w:eastAsia="Calibri" w:hAnsi="Arial" w:cs="Arial"/>
                <w:b/>
                <w:bCs/>
                <w:lang w:eastAsia="en-GB"/>
              </w:rPr>
            </w:pPr>
            <w:r w:rsidRPr="000B0826">
              <w:rPr>
                <w:rFonts w:ascii="Arial" w:eastAsia="Calibri" w:hAnsi="Arial" w:cs="Arial"/>
                <w:b/>
                <w:bCs/>
                <w:lang w:eastAsia="en-GB"/>
              </w:rPr>
              <w:t xml:space="preserve">Sub-chapter: </w:t>
            </w:r>
            <w:commentRangeStart w:id="20"/>
            <w:r>
              <w:rPr>
                <w:rFonts w:ascii="Arial" w:eastAsia="Calibri" w:hAnsi="Arial" w:cs="Arial"/>
                <w:b/>
                <w:bCs/>
                <w:lang w:eastAsia="en-GB"/>
              </w:rPr>
              <w:t>Summary</w:t>
            </w:r>
            <w:commentRangeEnd w:id="20"/>
            <w:r>
              <w:rPr>
                <w:rStyle w:val="CommentReference"/>
              </w:rPr>
              <w:commentReference w:id="20"/>
            </w:r>
          </w:p>
        </w:tc>
      </w:tr>
      <w:tr w:rsidR="0066435B" w:rsidRPr="000B0826" w14:paraId="4B23D435" w14:textId="77777777" w:rsidTr="0053339C">
        <w:trPr>
          <w:trHeight w:val="88"/>
        </w:trPr>
        <w:tc>
          <w:tcPr>
            <w:tcW w:w="10770" w:type="dxa"/>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184F81B" w14:textId="77777777" w:rsidR="0066435B" w:rsidRPr="000B0826" w:rsidRDefault="0066435B" w:rsidP="0053339C">
            <w:pPr>
              <w:contextualSpacing/>
              <w:rPr>
                <w:rFonts w:ascii="Arial" w:eastAsia="Calibri" w:hAnsi="Arial" w:cs="Arial"/>
                <w:b/>
                <w:lang w:eastAsia="en-GB"/>
              </w:rPr>
            </w:pPr>
            <w:r w:rsidRPr="000B0826">
              <w:rPr>
                <w:rFonts w:ascii="Arial" w:eastAsia="Calibri" w:hAnsi="Arial" w:cs="Arial"/>
                <w:b/>
                <w:lang w:eastAsia="en-GB"/>
              </w:rPr>
              <w:t>Text</w:t>
            </w:r>
          </w:p>
        </w:tc>
        <w:tc>
          <w:tcPr>
            <w:tcW w:w="311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52F1ACD" w14:textId="77777777" w:rsidR="0066435B" w:rsidRPr="000B0826" w:rsidRDefault="0066435B"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66435B" w:rsidRPr="000B0826" w14:paraId="568297B3" w14:textId="77777777" w:rsidTr="0053339C">
        <w:trPr>
          <w:trHeight w:val="875"/>
        </w:trPr>
        <w:tc>
          <w:tcPr>
            <w:tcW w:w="10770"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453F25A0" w14:textId="77777777" w:rsidR="0066435B" w:rsidRDefault="0066435B" w:rsidP="0066435B">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{Title1} Summary</w:t>
            </w:r>
          </w:p>
          <w:p w14:paraId="22934F28" w14:textId="77777777" w:rsidR="0066435B" w:rsidRDefault="0066435B" w:rsidP="0066435B">
            <w:pPr>
              <w:widowControl w:val="0"/>
              <w:adjustRightInd w:val="0"/>
              <w:spacing w:before="20" w:after="40" w:line="240" w:lineRule="auto"/>
              <w:textAlignment w:val="baseline"/>
              <w:rPr>
                <w:rFonts w:ascii="Arial" w:eastAsia="Times New Roman" w:hAnsi="Arial" w:cs="Arial"/>
                <w:b/>
                <w:bCs/>
              </w:rPr>
            </w:pPr>
            <w:r>
              <w:rPr>
                <w:rFonts w:ascii="Arial" w:eastAsia="Times New Roman" w:hAnsi="Arial" w:cs="Arial"/>
                <w:bCs/>
              </w:rPr>
              <w:t xml:space="preserve">{title 2} </w:t>
            </w:r>
            <w:r w:rsidRPr="00C94522">
              <w:rPr>
                <w:rFonts w:ascii="Arial" w:eastAsia="Times New Roman" w:hAnsi="Arial" w:cs="Arial"/>
                <w:b/>
                <w:bCs/>
              </w:rPr>
              <w:t>First-Line Treatment:</w:t>
            </w:r>
          </w:p>
          <w:p w14:paraId="085077D1" w14:textId="77777777" w:rsidR="0066435B" w:rsidRPr="00C94522" w:rsidRDefault="0066435B" w:rsidP="0066435B">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{text 1}</w:t>
            </w:r>
          </w:p>
          <w:p w14:paraId="12114EF1" w14:textId="77777777" w:rsidR="0066435B" w:rsidRPr="00C94522" w:rsidRDefault="0066435B" w:rsidP="0066435B">
            <w:pPr>
              <w:widowControl w:val="0"/>
              <w:numPr>
                <w:ilvl w:val="0"/>
                <w:numId w:val="9"/>
              </w:numPr>
              <w:adjustRightInd w:val="0"/>
              <w:spacing w:before="20" w:after="40" w:line="240" w:lineRule="auto"/>
              <w:textAlignment w:val="baseline"/>
              <w:rPr>
                <w:rFonts w:ascii="Arial" w:eastAsia="Times New Roman" w:hAnsi="Arial" w:cs="Arial"/>
                <w:bCs/>
              </w:rPr>
            </w:pPr>
            <w:r w:rsidRPr="00C94522">
              <w:rPr>
                <w:rFonts w:ascii="Arial" w:eastAsia="Times New Roman" w:hAnsi="Arial" w:cs="Arial"/>
                <w:b/>
                <w:bCs/>
              </w:rPr>
              <w:t xml:space="preserve">Matched </w:t>
            </w:r>
            <w:r>
              <w:rPr>
                <w:rFonts w:ascii="Arial" w:eastAsia="Times New Roman" w:hAnsi="Arial" w:cs="Arial"/>
                <w:b/>
                <w:bCs/>
              </w:rPr>
              <w:t xml:space="preserve">Sibling </w:t>
            </w:r>
            <w:r w:rsidRPr="00C94522">
              <w:rPr>
                <w:rFonts w:ascii="Arial" w:eastAsia="Times New Roman" w:hAnsi="Arial" w:cs="Arial"/>
                <w:b/>
                <w:bCs/>
              </w:rPr>
              <w:t>Donor (M</w:t>
            </w:r>
            <w:r>
              <w:rPr>
                <w:rFonts w:ascii="Arial" w:eastAsia="Times New Roman" w:hAnsi="Arial" w:cs="Arial"/>
                <w:b/>
                <w:bCs/>
              </w:rPr>
              <w:t>S</w:t>
            </w:r>
            <w:r w:rsidRPr="00C94522">
              <w:rPr>
                <w:rFonts w:ascii="Arial" w:eastAsia="Times New Roman" w:hAnsi="Arial" w:cs="Arial"/>
                <w:b/>
                <w:bCs/>
              </w:rPr>
              <w:t>D):</w:t>
            </w:r>
            <w:r w:rsidRPr="00C94522">
              <w:rPr>
                <w:rFonts w:ascii="Arial" w:eastAsia="Times New Roman" w:hAnsi="Arial" w:cs="Arial"/>
                <w:bCs/>
              </w:rPr>
              <w:t> Preferred for patients 40 years old or younger.</w:t>
            </w:r>
          </w:p>
          <w:p w14:paraId="3D0E2800" w14:textId="77777777" w:rsidR="0066435B" w:rsidRPr="00C94522" w:rsidRDefault="0066435B" w:rsidP="0066435B">
            <w:pPr>
              <w:widowControl w:val="0"/>
              <w:numPr>
                <w:ilvl w:val="0"/>
                <w:numId w:val="9"/>
              </w:numPr>
              <w:adjustRightInd w:val="0"/>
              <w:spacing w:before="20" w:after="40" w:line="240" w:lineRule="auto"/>
              <w:textAlignment w:val="baseline"/>
              <w:rPr>
                <w:rFonts w:ascii="Arial" w:eastAsia="Times New Roman" w:hAnsi="Arial" w:cs="Arial"/>
                <w:bCs/>
              </w:rPr>
            </w:pPr>
            <w:r w:rsidRPr="00C94522">
              <w:rPr>
                <w:rFonts w:ascii="Arial" w:eastAsia="Times New Roman" w:hAnsi="Arial" w:cs="Arial"/>
                <w:b/>
                <w:bCs/>
              </w:rPr>
              <w:t>Matched Unrelated Donor (MUD):</w:t>
            </w:r>
            <w:r w:rsidRPr="00C94522">
              <w:rPr>
                <w:rFonts w:ascii="Arial" w:eastAsia="Times New Roman" w:hAnsi="Arial" w:cs="Arial"/>
                <w:bCs/>
              </w:rPr>
              <w:t> Experimental, primarily for pediatric patients.</w:t>
            </w:r>
          </w:p>
          <w:p w14:paraId="63216788" w14:textId="77777777" w:rsidR="0066435B" w:rsidRPr="00C94522" w:rsidRDefault="0066435B" w:rsidP="0066435B">
            <w:pPr>
              <w:widowControl w:val="0"/>
              <w:numPr>
                <w:ilvl w:val="0"/>
                <w:numId w:val="9"/>
              </w:numPr>
              <w:adjustRightInd w:val="0"/>
              <w:spacing w:before="20" w:after="40" w:line="240" w:lineRule="auto"/>
              <w:textAlignment w:val="baseline"/>
              <w:rPr>
                <w:rFonts w:ascii="Arial" w:eastAsia="Times New Roman" w:hAnsi="Arial" w:cs="Arial"/>
              </w:rPr>
            </w:pPr>
            <w:proofErr w:type="spellStart"/>
            <w:r w:rsidRPr="0E0B885F">
              <w:rPr>
                <w:rFonts w:ascii="Arial" w:eastAsia="Times New Roman" w:hAnsi="Arial" w:cs="Arial"/>
                <w:b/>
                <w:bCs/>
                <w:highlight w:val="yellow"/>
              </w:rPr>
              <w:t>hATG</w:t>
            </w:r>
            <w:proofErr w:type="spellEnd"/>
            <w:r w:rsidRPr="0E0B885F">
              <w:rPr>
                <w:rFonts w:ascii="Arial" w:eastAsia="Times New Roman" w:hAnsi="Arial" w:cs="Arial"/>
                <w:b/>
                <w:bCs/>
                <w:highlight w:val="yellow"/>
              </w:rPr>
              <w:t xml:space="preserve"> + CSA</w:t>
            </w:r>
            <w:r w:rsidRPr="0E0B885F">
              <w:rPr>
                <w:rFonts w:ascii="Arial" w:eastAsia="Times New Roman" w:hAnsi="Arial" w:cs="Arial"/>
                <w:b/>
                <w:bCs/>
              </w:rPr>
              <w:t xml:space="preserve"> + </w:t>
            </w:r>
            <w:proofErr w:type="spellStart"/>
            <w:r w:rsidRPr="0E0B885F">
              <w:rPr>
                <w:rFonts w:ascii="Arial" w:eastAsia="Times New Roman" w:hAnsi="Arial" w:cs="Arial"/>
                <w:b/>
                <w:bCs/>
              </w:rPr>
              <w:t>eltrombopag</w:t>
            </w:r>
            <w:proofErr w:type="spellEnd"/>
            <w:r w:rsidRPr="0E0B885F">
              <w:rPr>
                <w:rFonts w:ascii="Arial" w:eastAsia="Times New Roman" w:hAnsi="Arial" w:cs="Arial"/>
                <w:b/>
                <w:bCs/>
              </w:rPr>
              <w:t>:</w:t>
            </w:r>
            <w:r w:rsidRPr="0E0B885F">
              <w:rPr>
                <w:rFonts w:ascii="Arial" w:eastAsia="Times New Roman" w:hAnsi="Arial" w:cs="Arial"/>
              </w:rPr>
              <w:t> For other patients.</w:t>
            </w:r>
          </w:p>
          <w:p w14:paraId="138DBCF4" w14:textId="77777777" w:rsidR="0066435B" w:rsidRDefault="0066435B" w:rsidP="0066435B">
            <w:pPr>
              <w:widowControl w:val="0"/>
              <w:adjustRightInd w:val="0"/>
              <w:spacing w:before="20" w:after="40" w:line="240" w:lineRule="auto"/>
              <w:textAlignment w:val="baseline"/>
              <w:rPr>
                <w:rFonts w:ascii="Arial" w:eastAsia="Times New Roman" w:hAnsi="Arial" w:cs="Arial"/>
                <w:b/>
                <w:bCs/>
              </w:rPr>
            </w:pPr>
            <w:r>
              <w:rPr>
                <w:rFonts w:ascii="Arial" w:eastAsia="Times New Roman" w:hAnsi="Arial" w:cs="Arial"/>
                <w:bCs/>
              </w:rPr>
              <w:t xml:space="preserve">{title 3} </w:t>
            </w:r>
            <w:r w:rsidRPr="00C94522">
              <w:rPr>
                <w:rFonts w:ascii="Arial" w:eastAsia="Times New Roman" w:hAnsi="Arial" w:cs="Arial"/>
                <w:b/>
                <w:bCs/>
              </w:rPr>
              <w:t>Refractory Patients:</w:t>
            </w:r>
          </w:p>
          <w:p w14:paraId="3F968960" w14:textId="77777777" w:rsidR="0066435B" w:rsidRPr="00C94522" w:rsidRDefault="0066435B" w:rsidP="0066435B">
            <w:pPr>
              <w:widowControl w:val="0"/>
              <w:adjustRightInd w:val="0"/>
              <w:spacing w:before="20" w:after="40" w:line="240" w:lineRule="auto"/>
              <w:textAlignment w:val="baseline"/>
              <w:rPr>
                <w:rFonts w:ascii="Arial" w:eastAsia="Times New Roman" w:hAnsi="Arial" w:cs="Arial"/>
                <w:bCs/>
              </w:rPr>
            </w:pPr>
            <w:r>
              <w:rPr>
                <w:rFonts w:ascii="Arial" w:eastAsia="Times New Roman" w:hAnsi="Arial" w:cs="Arial"/>
                <w:bCs/>
              </w:rPr>
              <w:t>{text 2}</w:t>
            </w:r>
          </w:p>
          <w:p w14:paraId="0D20EC37" w14:textId="77777777" w:rsidR="0066435B" w:rsidRPr="00C94522" w:rsidRDefault="0066435B" w:rsidP="0066435B">
            <w:pPr>
              <w:widowControl w:val="0"/>
              <w:numPr>
                <w:ilvl w:val="0"/>
                <w:numId w:val="10"/>
              </w:numPr>
              <w:adjustRightInd w:val="0"/>
              <w:spacing w:before="20" w:after="40" w:line="240" w:lineRule="auto"/>
              <w:textAlignment w:val="baseline"/>
              <w:rPr>
                <w:rFonts w:ascii="Arial" w:eastAsia="Times New Roman" w:hAnsi="Arial" w:cs="Arial"/>
                <w:bCs/>
              </w:rPr>
            </w:pPr>
            <w:r w:rsidRPr="00C94522">
              <w:rPr>
                <w:rFonts w:ascii="Arial" w:eastAsia="Times New Roman" w:hAnsi="Arial" w:cs="Arial"/>
                <w:b/>
                <w:bCs/>
              </w:rPr>
              <w:t>MUD:</w:t>
            </w:r>
            <w:r w:rsidRPr="00C94522">
              <w:rPr>
                <w:rFonts w:ascii="Arial" w:eastAsia="Times New Roman" w:hAnsi="Arial" w:cs="Arial"/>
                <w:bCs/>
              </w:rPr>
              <w:t> Standard of care for patients 30 years old or younger.</w:t>
            </w:r>
          </w:p>
          <w:p w14:paraId="4312A045" w14:textId="77777777" w:rsidR="0066435B" w:rsidRPr="00C94522" w:rsidRDefault="0066435B" w:rsidP="0066435B">
            <w:pPr>
              <w:widowControl w:val="0"/>
              <w:numPr>
                <w:ilvl w:val="0"/>
                <w:numId w:val="10"/>
              </w:numPr>
              <w:adjustRightInd w:val="0"/>
              <w:spacing w:before="20" w:after="40" w:line="240" w:lineRule="auto"/>
              <w:textAlignment w:val="baseline"/>
              <w:rPr>
                <w:rFonts w:ascii="Arial" w:eastAsia="Times New Roman" w:hAnsi="Arial" w:cs="Arial"/>
                <w:bCs/>
              </w:rPr>
            </w:pPr>
            <w:r w:rsidRPr="00C94522">
              <w:rPr>
                <w:rFonts w:ascii="Arial" w:eastAsia="Times New Roman" w:hAnsi="Arial" w:cs="Arial"/>
                <w:b/>
                <w:bCs/>
              </w:rPr>
              <w:t xml:space="preserve">Alternative </w:t>
            </w:r>
            <w:r w:rsidRPr="00261DFF">
              <w:rPr>
                <w:rFonts w:ascii="Arial" w:eastAsia="Times New Roman" w:hAnsi="Arial" w:cs="Arial"/>
                <w:b/>
                <w:bCs/>
                <w:highlight w:val="yellow"/>
              </w:rPr>
              <w:t>BMT</w:t>
            </w:r>
            <w:r w:rsidRPr="00C94522">
              <w:rPr>
                <w:rFonts w:ascii="Arial" w:eastAsia="Times New Roman" w:hAnsi="Arial" w:cs="Arial"/>
                <w:b/>
                <w:bCs/>
              </w:rPr>
              <w:t>:</w:t>
            </w:r>
            <w:r w:rsidRPr="00C94522">
              <w:rPr>
                <w:rFonts w:ascii="Arial" w:eastAsia="Times New Roman" w:hAnsi="Arial" w:cs="Arial"/>
                <w:bCs/>
              </w:rPr>
              <w:t> Mainly for young patients (20 years or younger).</w:t>
            </w:r>
          </w:p>
          <w:p w14:paraId="3C9B49F0" w14:textId="77777777" w:rsidR="0066435B" w:rsidRPr="00C94522" w:rsidRDefault="0066435B" w:rsidP="0066435B">
            <w:pPr>
              <w:widowControl w:val="0"/>
              <w:numPr>
                <w:ilvl w:val="0"/>
                <w:numId w:val="10"/>
              </w:numPr>
              <w:adjustRightInd w:val="0"/>
              <w:spacing w:before="20" w:after="40" w:line="240" w:lineRule="auto"/>
              <w:textAlignment w:val="baseline"/>
              <w:rPr>
                <w:rFonts w:ascii="Arial" w:eastAsia="Times New Roman" w:hAnsi="Arial" w:cs="Arial"/>
                <w:bCs/>
              </w:rPr>
            </w:pPr>
            <w:proofErr w:type="spellStart"/>
            <w:r w:rsidRPr="00C94522">
              <w:rPr>
                <w:rFonts w:ascii="Arial" w:eastAsia="Times New Roman" w:hAnsi="Arial" w:cs="Arial"/>
                <w:b/>
                <w:bCs/>
              </w:rPr>
              <w:t>Eltrombopag</w:t>
            </w:r>
            <w:proofErr w:type="spellEnd"/>
            <w:r w:rsidRPr="00C94522">
              <w:rPr>
                <w:rFonts w:ascii="Arial" w:eastAsia="Times New Roman" w:hAnsi="Arial" w:cs="Arial"/>
                <w:b/>
                <w:bCs/>
              </w:rPr>
              <w:t>:</w:t>
            </w:r>
            <w:r w:rsidRPr="00C94522">
              <w:rPr>
                <w:rFonts w:ascii="Arial" w:eastAsia="Times New Roman" w:hAnsi="Arial" w:cs="Arial"/>
                <w:bCs/>
              </w:rPr>
              <w:t> For other patients, if not used in first-line treatment.</w:t>
            </w:r>
          </w:p>
          <w:p w14:paraId="019D3BFC" w14:textId="77777777" w:rsidR="0066435B" w:rsidRPr="000B0826" w:rsidRDefault="0066435B" w:rsidP="0066435B">
            <w:pPr>
              <w:widowControl w:val="0"/>
              <w:adjustRightInd w:val="0"/>
              <w:spacing w:before="20" w:after="40" w:line="240" w:lineRule="auto"/>
              <w:textAlignment w:val="baseline"/>
              <w:rPr>
                <w:rFonts w:ascii="Arial" w:eastAsia="Times New Roman" w:hAnsi="Arial" w:cs="Arial"/>
                <w:bCs/>
              </w:rPr>
            </w:pPr>
          </w:p>
        </w:tc>
        <w:tc>
          <w:tcPr>
            <w:tcW w:w="3119" w:type="dxa"/>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0812DBB0" w14:textId="77777777" w:rsidR="0066435B" w:rsidRPr="007468CF" w:rsidRDefault="0066435B" w:rsidP="0066435B">
            <w:pPr>
              <w:contextualSpacing/>
              <w:rPr>
                <w:rFonts w:ascii="Arial" w:eastAsia="Calibri" w:hAnsi="Arial" w:cs="Arial"/>
                <w:lang w:eastAsia="en-GB"/>
              </w:rPr>
            </w:pPr>
          </w:p>
        </w:tc>
      </w:tr>
      <w:tr w:rsidR="0066435B" w:rsidRPr="000B0826" w14:paraId="5BC869EC"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B028C2C" w14:textId="77777777" w:rsidR="0066435B" w:rsidRDefault="0066435B" w:rsidP="0053339C">
            <w:pPr>
              <w:contextualSpacing/>
              <w:rPr>
                <w:rFonts w:ascii="Arial" w:eastAsia="Times New Roman" w:hAnsi="Arial" w:cs="Arial"/>
                <w:bCs/>
              </w:rPr>
            </w:pPr>
            <w:r w:rsidRPr="000B0826">
              <w:rPr>
                <w:rFonts w:ascii="Arial" w:eastAsia="Calibri" w:hAnsi="Arial" w:cs="Arial"/>
                <w:b/>
                <w:lang w:eastAsia="en-GB"/>
              </w:rPr>
              <w:t>Visual details</w:t>
            </w:r>
          </w:p>
        </w:tc>
      </w:tr>
      <w:tr w:rsidR="0066435B" w:rsidRPr="000B0826" w14:paraId="026AB463"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29458FA" w14:textId="77777777" w:rsidR="0066435B" w:rsidRDefault="0066435B" w:rsidP="0053339C">
            <w:pPr>
              <w:contextualSpacing/>
              <w:rPr>
                <w:rFonts w:ascii="Arial" w:eastAsia="Times New Roman" w:hAnsi="Arial" w:cs="Arial"/>
                <w:bCs/>
              </w:rPr>
            </w:pPr>
            <w:r>
              <w:rPr>
                <w:rFonts w:ascii="Arial" w:eastAsia="Times New Roman" w:hAnsi="Arial" w:cs="Arial"/>
                <w:bCs/>
              </w:rPr>
              <w:t>{Title 1} heading 3</w:t>
            </w:r>
          </w:p>
          <w:p w14:paraId="00264B49" w14:textId="77777777" w:rsidR="0066435B" w:rsidRDefault="0066435B" w:rsidP="0053339C">
            <w:pPr>
              <w:contextualSpacing/>
              <w:rPr>
                <w:rFonts w:ascii="Arial" w:eastAsia="Times New Roman" w:hAnsi="Arial" w:cs="Arial"/>
                <w:bCs/>
              </w:rPr>
            </w:pPr>
            <w:r>
              <w:rPr>
                <w:rFonts w:ascii="Arial" w:eastAsia="Times New Roman" w:hAnsi="Arial" w:cs="Arial"/>
                <w:bCs/>
              </w:rPr>
              <w:t>{Title 2} heading 6</w:t>
            </w:r>
            <w:r>
              <w:rPr>
                <w:rFonts w:ascii="Arial" w:eastAsia="Times New Roman" w:hAnsi="Arial" w:cs="Arial"/>
                <w:bCs/>
              </w:rPr>
              <w:br/>
              <w:t xml:space="preserve">{text 1} </w:t>
            </w:r>
            <w:proofErr w:type="spellStart"/>
            <w:r>
              <w:rPr>
                <w:rFonts w:ascii="Arial" w:eastAsia="Times New Roman" w:hAnsi="Arial" w:cs="Arial"/>
                <w:bCs/>
              </w:rPr>
              <w:t>undordered</w:t>
            </w:r>
            <w:proofErr w:type="spellEnd"/>
            <w:r>
              <w:rPr>
                <w:rFonts w:ascii="Arial" w:eastAsia="Times New Roman" w:hAnsi="Arial" w:cs="Arial"/>
                <w:bCs/>
              </w:rPr>
              <w:t xml:space="preserve"> list, note bold words</w:t>
            </w:r>
          </w:p>
          <w:p w14:paraId="5822E88A" w14:textId="77777777" w:rsidR="0066435B" w:rsidRDefault="0066435B" w:rsidP="0053339C">
            <w:pPr>
              <w:contextualSpacing/>
              <w:rPr>
                <w:rFonts w:ascii="Arial" w:eastAsia="Times New Roman" w:hAnsi="Arial" w:cs="Arial"/>
                <w:bCs/>
              </w:rPr>
            </w:pPr>
            <w:r>
              <w:rPr>
                <w:rFonts w:ascii="Arial" w:eastAsia="Times New Roman" w:hAnsi="Arial" w:cs="Arial"/>
                <w:bCs/>
              </w:rPr>
              <w:t>{title 3} heading 3</w:t>
            </w:r>
          </w:p>
          <w:p w14:paraId="4E3FD8BD" w14:textId="77777777" w:rsidR="0066435B" w:rsidRPr="000B0826" w:rsidRDefault="0066435B" w:rsidP="0053339C">
            <w:pPr>
              <w:contextualSpacing/>
              <w:rPr>
                <w:rFonts w:ascii="Arial" w:eastAsia="Times New Roman" w:hAnsi="Arial" w:cs="Arial"/>
                <w:bCs/>
              </w:rPr>
            </w:pPr>
            <w:r>
              <w:rPr>
                <w:rFonts w:ascii="Arial" w:eastAsia="Times New Roman" w:hAnsi="Arial" w:cs="Arial"/>
                <w:bCs/>
              </w:rPr>
              <w:t>{text 2} unordered list, note bold words</w:t>
            </w:r>
          </w:p>
        </w:tc>
      </w:tr>
      <w:tr w:rsidR="0066435B" w:rsidRPr="000B0826" w14:paraId="04D1E633" w14:textId="77777777" w:rsidTr="0053339C">
        <w:trPr>
          <w:trHeight w:val="41"/>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296F8C1" w14:textId="77777777" w:rsidR="0066435B" w:rsidRPr="000B0826" w:rsidRDefault="0066435B" w:rsidP="0053339C">
            <w:pPr>
              <w:contextualSpacing/>
              <w:rPr>
                <w:rFonts w:ascii="Arial" w:eastAsia="Calibri" w:hAnsi="Arial" w:cs="Arial"/>
                <w:b/>
                <w:lang w:eastAsia="en-GB"/>
              </w:rPr>
            </w:pPr>
            <w:r w:rsidRPr="000B0826">
              <w:rPr>
                <w:rFonts w:ascii="Arial" w:eastAsia="Calibri" w:hAnsi="Arial" w:cs="Arial"/>
                <w:b/>
                <w:lang w:eastAsia="en-GB"/>
              </w:rPr>
              <w:t>Interactivity/buttons</w:t>
            </w:r>
          </w:p>
        </w:tc>
      </w:tr>
      <w:tr w:rsidR="0066435B" w:rsidRPr="000B0826" w14:paraId="5238EDB9"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0378F418" w14:textId="77777777" w:rsidR="0066435B" w:rsidRPr="000B0826" w:rsidRDefault="0066435B" w:rsidP="0053339C">
            <w:pPr>
              <w:contextualSpacing/>
              <w:rPr>
                <w:rFonts w:ascii="Arial" w:eastAsia="Calibri" w:hAnsi="Arial" w:cs="Arial"/>
                <w:bCs/>
                <w:lang w:eastAsia="en-GB"/>
              </w:rPr>
            </w:pPr>
            <w:r>
              <w:rPr>
                <w:rFonts w:ascii="Arial" w:eastAsia="Calibri" w:hAnsi="Arial" w:cs="Arial"/>
                <w:bCs/>
                <w:lang w:eastAsia="en-GB"/>
              </w:rPr>
              <w:t xml:space="preserve">Add glossary entries for </w:t>
            </w:r>
            <w:proofErr w:type="spellStart"/>
            <w:r w:rsidRPr="00BA42CA">
              <w:rPr>
                <w:rFonts w:ascii="Arial" w:eastAsia="Calibri" w:hAnsi="Arial" w:cs="Arial"/>
                <w:bCs/>
                <w:highlight w:val="yellow"/>
                <w:lang w:eastAsia="en-GB"/>
              </w:rPr>
              <w:t>hATG</w:t>
            </w:r>
            <w:proofErr w:type="spellEnd"/>
            <w:r w:rsidRPr="00BA42CA">
              <w:rPr>
                <w:rFonts w:ascii="Arial" w:eastAsia="Calibri" w:hAnsi="Arial" w:cs="Arial"/>
                <w:bCs/>
                <w:highlight w:val="yellow"/>
                <w:lang w:eastAsia="en-GB"/>
              </w:rPr>
              <w:t>, CSA, BMT</w:t>
            </w:r>
          </w:p>
        </w:tc>
      </w:tr>
      <w:tr w:rsidR="0066435B" w:rsidRPr="000B0826" w14:paraId="661867BD"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D04A41A" w14:textId="77777777" w:rsidR="0066435B" w:rsidRPr="000B0826" w:rsidRDefault="0066435B" w:rsidP="0053339C">
            <w:pPr>
              <w:contextualSpacing/>
              <w:rPr>
                <w:rFonts w:ascii="Arial" w:eastAsia="Calibri" w:hAnsi="Arial" w:cs="Arial"/>
                <w:b/>
                <w:lang w:eastAsia="en-GB"/>
              </w:rPr>
            </w:pPr>
            <w:r w:rsidRPr="000B0826">
              <w:rPr>
                <w:rFonts w:ascii="Arial" w:eastAsia="Calibri" w:hAnsi="Arial" w:cs="Arial"/>
                <w:b/>
                <w:lang w:eastAsia="en-GB"/>
              </w:rPr>
              <w:t xml:space="preserve">References </w:t>
            </w:r>
          </w:p>
        </w:tc>
      </w:tr>
      <w:tr w:rsidR="0066435B" w:rsidRPr="000B0826" w14:paraId="1DF8C258"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5150A5E2" w14:textId="77777777" w:rsidR="0066435B" w:rsidRPr="000B0826" w:rsidRDefault="0066435B" w:rsidP="0053339C">
            <w:pPr>
              <w:contextualSpacing/>
              <w:rPr>
                <w:rFonts w:ascii="Arial" w:eastAsia="Calibri" w:hAnsi="Arial" w:cs="Arial"/>
                <w:bCs/>
                <w:lang w:eastAsia="en-GB"/>
              </w:rPr>
            </w:pPr>
            <w:r>
              <w:rPr>
                <w:rFonts w:ascii="Arial" w:eastAsia="Calibri" w:hAnsi="Arial" w:cs="Arial"/>
                <w:bCs/>
                <w:lang w:eastAsia="en-GB"/>
              </w:rPr>
              <w:t>N/A</w:t>
            </w:r>
          </w:p>
        </w:tc>
      </w:tr>
      <w:tr w:rsidR="0066435B" w:rsidRPr="000B0826" w14:paraId="3AD85808" w14:textId="77777777" w:rsidTr="0053339C">
        <w:trPr>
          <w:trHeight w:val="57"/>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B446B61" w14:textId="77777777" w:rsidR="0066435B" w:rsidRPr="000B0826" w:rsidRDefault="0066435B" w:rsidP="0053339C">
            <w:pPr>
              <w:contextualSpacing/>
              <w:rPr>
                <w:rFonts w:ascii="Arial" w:eastAsia="Calibri" w:hAnsi="Arial" w:cs="Arial"/>
                <w:b/>
                <w:lang w:eastAsia="en-GB"/>
              </w:rPr>
            </w:pPr>
            <w:r w:rsidRPr="000B0826">
              <w:rPr>
                <w:rFonts w:ascii="Arial" w:eastAsia="Calibri" w:hAnsi="Arial" w:cs="Arial"/>
                <w:b/>
                <w:lang w:eastAsia="en-GB"/>
              </w:rPr>
              <w:t>Notes/Settings</w:t>
            </w:r>
          </w:p>
        </w:tc>
      </w:tr>
      <w:tr w:rsidR="0066435B" w:rsidRPr="000B0826" w14:paraId="19EC648B" w14:textId="77777777" w:rsidTr="0053339C">
        <w:trPr>
          <w:trHeight w:val="150"/>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18B6050C" w14:textId="77777777" w:rsidR="0066435B" w:rsidRPr="000B0826" w:rsidRDefault="0066435B" w:rsidP="0053339C">
            <w:pPr>
              <w:spacing w:after="0" w:line="240" w:lineRule="auto"/>
              <w:rPr>
                <w:rFonts w:ascii="Arial" w:hAnsi="Arial" w:cs="Arial"/>
              </w:rPr>
            </w:pPr>
            <w:r w:rsidRPr="000B0826">
              <w:rPr>
                <w:rFonts w:ascii="Arial" w:hAnsi="Arial" w:cs="Arial"/>
              </w:rPr>
              <w:t>Do not show learning objective or chapter number.</w:t>
            </w:r>
          </w:p>
        </w:tc>
      </w:tr>
    </w:tbl>
    <w:p w14:paraId="20535274" w14:textId="77777777" w:rsidR="001D61E6" w:rsidRDefault="001D61E6" w:rsidP="001D61E6">
      <w:pPr>
        <w:spacing w:line="278" w:lineRule="auto"/>
        <w:rPr>
          <w:rFonts w:ascii="Arial" w:hAnsi="Arial" w:cs="Arial"/>
          <w:b/>
          <w:bCs/>
          <w:sz w:val="20"/>
          <w:szCs w:val="20"/>
          <w:u w:val="single"/>
        </w:rPr>
      </w:pPr>
    </w:p>
    <w:p w14:paraId="03F0EADA" w14:textId="77777777" w:rsidR="001D61E6" w:rsidRDefault="001D61E6" w:rsidP="001D61E6">
      <w:pPr>
        <w:spacing w:line="278" w:lineRule="auto"/>
        <w:rPr>
          <w:rFonts w:ascii="Arial" w:hAnsi="Arial" w:cs="Arial"/>
          <w:b/>
          <w:bCs/>
          <w:sz w:val="20"/>
          <w:szCs w:val="20"/>
          <w:u w:val="single"/>
        </w:rPr>
      </w:pPr>
    </w:p>
    <w:p w14:paraId="422ED044" w14:textId="77777777" w:rsidR="001D61E6" w:rsidRDefault="001D61E6" w:rsidP="001D61E6">
      <w:pPr>
        <w:spacing w:line="278" w:lineRule="auto"/>
        <w:rPr>
          <w:rFonts w:ascii="Arial" w:hAnsi="Arial" w:cs="Arial"/>
          <w:b/>
          <w:bCs/>
          <w:sz w:val="20"/>
          <w:szCs w:val="20"/>
          <w:u w:val="single"/>
        </w:rPr>
      </w:pPr>
    </w:p>
    <w:p w14:paraId="1C2C9042" w14:textId="77777777" w:rsidR="001D61E6" w:rsidRPr="000B0826" w:rsidRDefault="001D61E6" w:rsidP="001D61E6">
      <w:pPr>
        <w:spacing w:line="278" w:lineRule="auto"/>
        <w:rPr>
          <w:rFonts w:ascii="Arial" w:hAnsi="Arial" w:cs="Arial"/>
          <w:b/>
          <w:bCs/>
          <w:sz w:val="20"/>
          <w:szCs w:val="20"/>
          <w:u w:val="single"/>
        </w:rPr>
      </w:pPr>
    </w:p>
    <w:tbl>
      <w:tblPr>
        <w:tblW w:w="14182" w:type="dxa"/>
        <w:tblLook w:val="01E0" w:firstRow="1" w:lastRow="1" w:firstColumn="1" w:lastColumn="1" w:noHBand="0" w:noVBand="0"/>
      </w:tblPr>
      <w:tblGrid>
        <w:gridCol w:w="5314"/>
        <w:gridCol w:w="8858"/>
        <w:gridCol w:w="10"/>
      </w:tblGrid>
      <w:tr w:rsidR="00AD4B21" w:rsidRPr="002248EE" w14:paraId="42EAB97B" w14:textId="77777777" w:rsidTr="0053339C">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71EB461" w14:textId="76800508" w:rsidR="00AD4B21" w:rsidRPr="000B0826" w:rsidRDefault="00AD4B21" w:rsidP="0053339C">
            <w:pPr>
              <w:contextualSpacing/>
              <w:rPr>
                <w:rFonts w:ascii="Arial" w:eastAsia="Calibri" w:hAnsi="Arial" w:cs="Arial"/>
                <w:b/>
                <w:bCs/>
                <w:lang w:eastAsia="en-GB"/>
              </w:rPr>
            </w:pPr>
            <w:r w:rsidRPr="000B0826">
              <w:rPr>
                <w:rFonts w:ascii="Arial" w:eastAsia="Calibri" w:hAnsi="Arial" w:cs="Arial"/>
                <w:b/>
                <w:bCs/>
                <w:lang w:eastAsia="en-GB"/>
              </w:rPr>
              <w:lastRenderedPageBreak/>
              <w:t xml:space="preserve">Chapter: </w:t>
            </w:r>
            <w:r>
              <w:rPr>
                <w:rFonts w:ascii="Arial" w:eastAsia="Calibri" w:hAnsi="Arial" w:cs="Arial"/>
                <w:b/>
                <w:bCs/>
                <w:lang w:eastAsia="en-GB"/>
              </w:rPr>
              <w:t xml:space="preserve">Post-assessment questions </w:t>
            </w:r>
          </w:p>
        </w:tc>
        <w:tc>
          <w:tcPr>
            <w:tcW w:w="886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FFAC881" w14:textId="4B823840" w:rsidR="00AD4B21" w:rsidRPr="002248EE" w:rsidRDefault="00AD4B21" w:rsidP="0053339C">
            <w:pPr>
              <w:contextualSpacing/>
              <w:rPr>
                <w:rFonts w:ascii="Arial" w:eastAsia="Calibri" w:hAnsi="Arial" w:cs="Arial"/>
                <w:b/>
                <w:bCs/>
                <w:lang w:val="fr-FR" w:eastAsia="en-GB"/>
              </w:rPr>
            </w:pPr>
            <w:proofErr w:type="spellStart"/>
            <w:r w:rsidRPr="002248EE">
              <w:rPr>
                <w:rFonts w:ascii="Arial" w:eastAsia="Calibri" w:hAnsi="Arial" w:cs="Arial"/>
                <w:b/>
                <w:bCs/>
                <w:lang w:val="fr-FR" w:eastAsia="en-GB"/>
              </w:rPr>
              <w:t>Sub-</w:t>
            </w:r>
            <w:proofErr w:type="gramStart"/>
            <w:r w:rsidRPr="002248EE">
              <w:rPr>
                <w:rFonts w:ascii="Arial" w:eastAsia="Calibri" w:hAnsi="Arial" w:cs="Arial"/>
                <w:b/>
                <w:bCs/>
                <w:lang w:val="fr-FR" w:eastAsia="en-GB"/>
              </w:rPr>
              <w:t>chapter</w:t>
            </w:r>
            <w:proofErr w:type="spellEnd"/>
            <w:r w:rsidRPr="002248EE">
              <w:rPr>
                <w:rFonts w:ascii="Arial" w:eastAsia="Calibri" w:hAnsi="Arial" w:cs="Arial"/>
                <w:b/>
                <w:bCs/>
                <w:lang w:val="fr-FR" w:eastAsia="en-GB"/>
              </w:rPr>
              <w:t>:</w:t>
            </w:r>
            <w:proofErr w:type="gramEnd"/>
            <w:r w:rsidRPr="002248EE">
              <w:rPr>
                <w:rFonts w:ascii="Arial" w:eastAsia="Calibri" w:hAnsi="Arial" w:cs="Arial"/>
                <w:b/>
                <w:bCs/>
                <w:lang w:val="fr-FR" w:eastAsia="en-GB"/>
              </w:rPr>
              <w:t xml:space="preserve"> P</w:t>
            </w:r>
            <w:r>
              <w:rPr>
                <w:rFonts w:ascii="Arial" w:eastAsia="Calibri" w:hAnsi="Arial" w:cs="Arial"/>
                <w:b/>
                <w:bCs/>
                <w:lang w:val="fr-FR" w:eastAsia="en-GB"/>
              </w:rPr>
              <w:t>ost</w:t>
            </w:r>
            <w:r w:rsidRPr="002248EE">
              <w:rPr>
                <w:rFonts w:ascii="Arial" w:eastAsia="Calibri" w:hAnsi="Arial" w:cs="Arial"/>
                <w:b/>
                <w:bCs/>
                <w:lang w:val="fr-FR" w:eastAsia="en-GB"/>
              </w:rPr>
              <w:t>-</w:t>
            </w:r>
            <w:proofErr w:type="spellStart"/>
            <w:r w:rsidRPr="002248EE">
              <w:rPr>
                <w:rFonts w:ascii="Arial" w:eastAsia="Calibri" w:hAnsi="Arial" w:cs="Arial"/>
                <w:b/>
                <w:bCs/>
                <w:lang w:val="fr-FR" w:eastAsia="en-GB"/>
              </w:rPr>
              <w:t>assessment</w:t>
            </w:r>
            <w:proofErr w:type="spellEnd"/>
            <w:r w:rsidRPr="002248EE">
              <w:rPr>
                <w:rFonts w:ascii="Arial" w:eastAsia="Calibri" w:hAnsi="Arial" w:cs="Arial"/>
                <w:b/>
                <w:bCs/>
                <w:lang w:val="fr-FR" w:eastAsia="en-GB"/>
              </w:rPr>
              <w:t xml:space="preserve"> question </w:t>
            </w:r>
            <w:r>
              <w:rPr>
                <w:rFonts w:ascii="Arial" w:eastAsia="Calibri" w:hAnsi="Arial" w:cs="Arial"/>
                <w:b/>
                <w:bCs/>
                <w:lang w:val="fr-FR" w:eastAsia="en-GB"/>
              </w:rPr>
              <w:t>1</w:t>
            </w:r>
          </w:p>
        </w:tc>
      </w:tr>
      <w:tr w:rsidR="00AD4B21" w:rsidRPr="000B0826" w14:paraId="7C99DE09" w14:textId="77777777" w:rsidTr="0053339C">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1DA7B80" w14:textId="77777777" w:rsidR="00AD4B21" w:rsidRPr="002248EE" w:rsidRDefault="00AD4B21" w:rsidP="0053339C">
            <w:pPr>
              <w:contextualSpacing/>
              <w:rPr>
                <w:rFonts w:ascii="Arial" w:eastAsia="Calibri" w:hAnsi="Arial" w:cs="Arial"/>
                <w:b/>
                <w:bCs/>
                <w:lang w:val="fr-FR" w:eastAsia="en-GB"/>
              </w:rPr>
            </w:pPr>
          </w:p>
        </w:tc>
        <w:tc>
          <w:tcPr>
            <w:tcW w:w="886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5C0B2D7" w14:textId="77777777" w:rsidR="00AD4B21" w:rsidRPr="000B0826" w:rsidRDefault="00AD4B21"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AD4B21" w:rsidRPr="000B0826" w14:paraId="1593E657" w14:textId="77777777" w:rsidTr="0053339C">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35E7E9E5" w14:textId="77777777" w:rsidR="00AD4B21" w:rsidRPr="008D4509" w:rsidRDefault="00AD4B21" w:rsidP="0053339C">
            <w:pPr>
              <w:contextualSpacing/>
              <w:rPr>
                <w:rFonts w:ascii="Arial" w:eastAsia="Calibri" w:hAnsi="Arial" w:cs="Arial"/>
                <w:b/>
                <w:bCs/>
                <w:lang w:eastAsia="en-GB"/>
              </w:rPr>
            </w:pPr>
          </w:p>
        </w:tc>
        <w:tc>
          <w:tcPr>
            <w:tcW w:w="886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D04BBF4" w14:textId="77777777" w:rsidR="00AD4B21" w:rsidRPr="008D4509" w:rsidRDefault="00AD4B21" w:rsidP="0053339C">
            <w:pPr>
              <w:contextualSpacing/>
              <w:rPr>
                <w:rFonts w:ascii="Arial" w:eastAsia="Calibri" w:hAnsi="Arial" w:cs="Arial"/>
                <w:b/>
                <w:bCs/>
                <w:lang w:eastAsia="en-GB"/>
              </w:rPr>
            </w:pPr>
            <w:r w:rsidRPr="008D4509">
              <w:rPr>
                <w:rFonts w:ascii="Arial" w:eastAsia="Calibri" w:hAnsi="Arial" w:cs="Arial"/>
                <w:b/>
                <w:bCs/>
                <w:lang w:eastAsia="en-GB"/>
              </w:rPr>
              <w:t>[thanh_profile_1]</w:t>
            </w:r>
          </w:p>
          <w:p w14:paraId="59AB373C" w14:textId="77777777" w:rsidR="00AD4B21" w:rsidRPr="008D4509" w:rsidRDefault="00AD4B21" w:rsidP="0053339C">
            <w:pPr>
              <w:contextualSpacing/>
              <w:rPr>
                <w:rFonts w:ascii="Arial" w:eastAsia="Calibri" w:hAnsi="Arial" w:cs="Arial"/>
                <w:b/>
                <w:bCs/>
                <w:lang w:eastAsia="en-GB"/>
              </w:rPr>
            </w:pPr>
            <w:r w:rsidRPr="00EB0476">
              <w:rPr>
                <w:rStyle w:val="CommentReference"/>
                <w:rFonts w:ascii="Arial" w:eastAsia="Calibri" w:hAnsi="Arial" w:cs="Arial"/>
                <w:b/>
                <w:bCs/>
                <w:noProof/>
                <w:sz w:val="22"/>
                <w:szCs w:val="22"/>
                <w:lang w:eastAsia="en-GB"/>
              </w:rPr>
              <w:drawing>
                <wp:inline distT="0" distB="0" distL="0" distR="0" wp14:anchorId="294E94DA" wp14:editId="26388D82">
                  <wp:extent cx="2905937" cy="3845893"/>
                  <wp:effectExtent l="0" t="0" r="8890" b="2540"/>
                  <wp:docPr id="9092546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254665" name="Picture 1" descr="A screenshot of a phone&#10;&#10;Description automatically generated"/>
                          <pic:cNvPicPr/>
                        </pic:nvPicPr>
                        <pic:blipFill>
                          <a:blip r:embed="rId16"/>
                          <a:stretch>
                            <a:fillRect/>
                          </a:stretch>
                        </pic:blipFill>
                        <pic:spPr>
                          <a:xfrm>
                            <a:off x="0" y="0"/>
                            <a:ext cx="2908119" cy="3848781"/>
                          </a:xfrm>
                          <a:prstGeom prst="rect">
                            <a:avLst/>
                          </a:prstGeom>
                        </pic:spPr>
                      </pic:pic>
                    </a:graphicData>
                  </a:graphic>
                </wp:inline>
              </w:drawing>
            </w:r>
            <w:r w:rsidRPr="00EB0476">
              <w:rPr>
                <w:rStyle w:val="CommentReference"/>
                <w:rFonts w:ascii="Arial" w:eastAsia="Calibri" w:hAnsi="Arial" w:cs="Arial"/>
                <w:b/>
                <w:bCs/>
                <w:sz w:val="22"/>
                <w:szCs w:val="22"/>
                <w:lang w:eastAsia="en-GB"/>
              </w:rPr>
              <w:t xml:space="preserve"> </w:t>
            </w:r>
            <w:r w:rsidRPr="009236D2">
              <w:rPr>
                <w:rStyle w:val="CommentReference"/>
                <w:rFonts w:ascii="Arial" w:eastAsia="Calibri" w:hAnsi="Arial" w:cs="Arial"/>
                <w:b/>
                <w:bCs/>
                <w:sz w:val="22"/>
                <w:szCs w:val="22"/>
                <w:lang w:eastAsia="en-GB"/>
              </w:rPr>
              <w:t xml:space="preserve"> </w:t>
            </w:r>
          </w:p>
          <w:p w14:paraId="1872F076" w14:textId="77777777" w:rsidR="00AD4B21" w:rsidRPr="008D4509" w:rsidRDefault="00AD4B21" w:rsidP="0053339C">
            <w:pPr>
              <w:contextualSpacing/>
              <w:rPr>
                <w:rFonts w:ascii="Arial" w:eastAsia="Calibri" w:hAnsi="Arial" w:cs="Arial"/>
                <w:b/>
                <w:bCs/>
                <w:lang w:eastAsia="en-GB"/>
              </w:rPr>
            </w:pPr>
            <w:r w:rsidRPr="0E0B885F">
              <w:rPr>
                <w:rFonts w:ascii="Arial" w:eastAsia="Calibri" w:hAnsi="Arial" w:cs="Arial"/>
                <w:b/>
                <w:bCs/>
                <w:lang w:eastAsia="en-GB"/>
              </w:rPr>
              <w:t xml:space="preserve">{Caption} </w:t>
            </w:r>
            <w:r w:rsidRPr="008B42CE">
              <w:rPr>
                <w:rFonts w:ascii="Arial" w:eastAsia="Calibri" w:hAnsi="Arial" w:cs="Arial"/>
                <w:lang w:eastAsia="en-GB"/>
              </w:rPr>
              <w:t>Meet Thanh. CBC, complete blood count; FA, Fanconi anemia; Hb, hemoglobin; PNH, paroxysmal nocturnal hemoglobinuria.</w:t>
            </w:r>
          </w:p>
          <w:p w14:paraId="0C7F956B" w14:textId="77777777" w:rsidR="00AD4B21" w:rsidRPr="008D4509" w:rsidRDefault="00AD4B21" w:rsidP="0053339C">
            <w:pPr>
              <w:contextualSpacing/>
              <w:rPr>
                <w:rFonts w:ascii="Arial" w:eastAsia="Calibri" w:hAnsi="Arial" w:cs="Arial"/>
                <w:b/>
                <w:bCs/>
                <w:lang w:eastAsia="en-GB"/>
              </w:rPr>
            </w:pPr>
            <w:commentRangeStart w:id="21"/>
            <w:r w:rsidRPr="008D4509">
              <w:rPr>
                <w:rFonts w:ascii="Arial" w:eastAsia="Calibri" w:hAnsi="Arial" w:cs="Arial"/>
                <w:b/>
                <w:bCs/>
                <w:lang w:eastAsia="en-GB"/>
              </w:rPr>
              <w:t>[regis_casevideo1]</w:t>
            </w:r>
            <w:commentRangeEnd w:id="21"/>
            <w:r w:rsidRPr="008D4509">
              <w:rPr>
                <w:rStyle w:val="CommentReference"/>
                <w:rFonts w:ascii="Arial" w:eastAsia="Calibri" w:hAnsi="Arial" w:cs="Arial"/>
                <w:b/>
                <w:bCs/>
                <w:sz w:val="22"/>
                <w:szCs w:val="22"/>
                <w:lang w:eastAsia="en-GB"/>
              </w:rPr>
              <w:commentReference w:id="21"/>
            </w:r>
          </w:p>
        </w:tc>
      </w:tr>
      <w:tr w:rsidR="00AD4B21" w:rsidRPr="000B0826" w14:paraId="064AD6AA" w14:textId="77777777" w:rsidTr="0053339C">
        <w:trPr>
          <w:trHeight w:val="290"/>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65F8617C" w14:textId="77777777" w:rsidR="00AD4B21" w:rsidRPr="008D4509" w:rsidRDefault="00AD4B21" w:rsidP="0053339C">
            <w:pPr>
              <w:contextualSpacing/>
              <w:rPr>
                <w:rFonts w:ascii="Arial" w:eastAsia="Calibri" w:hAnsi="Arial" w:cs="Arial"/>
                <w:b/>
                <w:bCs/>
                <w:lang w:eastAsia="en-GB"/>
              </w:rPr>
            </w:pPr>
            <w:r w:rsidRPr="00441F61">
              <w:rPr>
                <w:rFonts w:ascii="Arial" w:eastAsia="Calibri" w:hAnsi="Arial" w:cs="Arial"/>
                <w:lang w:eastAsia="en-GB"/>
              </w:rPr>
              <w:t>{Title}</w:t>
            </w:r>
            <w:r w:rsidRPr="008D4509">
              <w:rPr>
                <w:rFonts w:ascii="Arial" w:eastAsia="Calibri" w:hAnsi="Arial" w:cs="Arial"/>
                <w:b/>
                <w:bCs/>
                <w:lang w:eastAsia="en-GB"/>
              </w:rPr>
              <w:t xml:space="preserve"> </w:t>
            </w:r>
            <w:r w:rsidRPr="00441F61">
              <w:rPr>
                <w:rFonts w:ascii="Arial" w:eastAsia="Calibri" w:hAnsi="Arial" w:cs="Arial"/>
                <w:lang w:eastAsia="en-GB"/>
              </w:rPr>
              <w:t>Meet Thanh</w:t>
            </w:r>
          </w:p>
          <w:p w14:paraId="04C0AFA3" w14:textId="77777777" w:rsidR="00AD4B21" w:rsidRDefault="00AD4B21" w:rsidP="0053339C">
            <w:pPr>
              <w:contextualSpacing/>
              <w:rPr>
                <w:rFonts w:ascii="Arial" w:eastAsia="Calibri" w:hAnsi="Arial" w:cs="Arial"/>
                <w:b/>
                <w:bCs/>
                <w:lang w:eastAsia="en-GB"/>
              </w:rPr>
            </w:pPr>
            <w:r w:rsidRPr="00441F61">
              <w:rPr>
                <w:rFonts w:ascii="Arial" w:eastAsia="Calibri" w:hAnsi="Arial" w:cs="Arial"/>
                <w:lang w:eastAsia="en-GB"/>
              </w:rPr>
              <w:t>{text}</w:t>
            </w:r>
            <w:r w:rsidRPr="008D4509">
              <w:rPr>
                <w:rFonts w:ascii="Arial" w:eastAsia="Calibri" w:hAnsi="Arial" w:cs="Arial"/>
                <w:b/>
                <w:bCs/>
                <w:lang w:eastAsia="en-GB"/>
              </w:rPr>
              <w:t xml:space="preserve"> </w:t>
            </w:r>
            <w:r w:rsidRPr="00892E68">
              <w:rPr>
                <w:rFonts w:ascii="Arial" w:eastAsia="Calibri" w:hAnsi="Arial" w:cs="Arial"/>
                <w:lang w:eastAsia="en-GB"/>
              </w:rPr>
              <w:t>Thanh has been diagnosed with acquired AA.</w:t>
            </w:r>
            <w:r>
              <w:rPr>
                <w:rFonts w:ascii="Arial" w:eastAsia="Calibri" w:hAnsi="Arial" w:cs="Arial"/>
                <w:lang w:eastAsia="en-GB"/>
              </w:rPr>
              <w:t xml:space="preserve"> After checking his medical profile, w</w:t>
            </w:r>
            <w:r>
              <w:rPr>
                <w:rFonts w:ascii="Arial" w:hAnsi="Arial" w:cs="Arial"/>
                <w:noProof/>
                <w14:ligatures w14:val="standardContextual"/>
              </w:rPr>
              <w:t>hat statement is TRUE for this case?</w:t>
            </w:r>
          </w:p>
          <w:p w14:paraId="6F1EAEAB" w14:textId="77777777" w:rsidR="00AD4B21" w:rsidRDefault="00AD4B21" w:rsidP="0053339C">
            <w:pPr>
              <w:contextualSpacing/>
              <w:rPr>
                <w:rFonts w:ascii="Arial" w:eastAsia="Calibri" w:hAnsi="Arial" w:cs="Arial"/>
                <w:b/>
                <w:bCs/>
                <w:lang w:eastAsia="en-GB"/>
              </w:rPr>
            </w:pPr>
          </w:p>
          <w:tbl>
            <w:tblPr>
              <w:tblpPr w:leftFromText="180" w:rightFromText="180" w:tblpY="815"/>
              <w:tblOverlap w:val="never"/>
              <w:tblW w:w="12959" w:type="dxa"/>
              <w:tblLook w:val="01E0" w:firstRow="1" w:lastRow="1" w:firstColumn="1" w:lastColumn="1" w:noHBand="0" w:noVBand="0"/>
            </w:tblPr>
            <w:tblGrid>
              <w:gridCol w:w="4948"/>
              <w:gridCol w:w="3081"/>
              <w:gridCol w:w="4930"/>
            </w:tblGrid>
            <w:tr w:rsidR="00AD4B21" w:rsidRPr="00C578F0" w14:paraId="4B7F455F"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71FC7A4" w14:textId="77777777" w:rsidR="00AD4B21" w:rsidRPr="00C578F0" w:rsidRDefault="00AD4B21" w:rsidP="0053339C">
                  <w:pPr>
                    <w:contextualSpacing/>
                    <w:rPr>
                      <w:rFonts w:ascii="Arial" w:eastAsia="Calibri" w:hAnsi="Arial" w:cs="Arial"/>
                      <w:b/>
                      <w:lang w:eastAsia="en-GB"/>
                    </w:rPr>
                  </w:pPr>
                  <w:r w:rsidRPr="00C578F0">
                    <w:rPr>
                      <w:rFonts w:ascii="Arial" w:eastAsia="Calibri" w:hAnsi="Arial" w:cs="Arial"/>
                      <w:b/>
                      <w:lang w:eastAsia="en-GB"/>
                    </w:rPr>
                    <w:lastRenderedPageBreak/>
                    <w:t>Answers (correct answer in green)</w:t>
                  </w:r>
                </w:p>
              </w:tc>
              <w:tc>
                <w:tcPr>
                  <w:tcW w:w="3081"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693A993F" w14:textId="77777777" w:rsidR="00AD4B21" w:rsidRPr="00C578F0" w:rsidRDefault="00AD4B21" w:rsidP="0053339C">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493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0815E859" w14:textId="77777777" w:rsidR="00AD4B21" w:rsidRPr="00C578F0" w:rsidRDefault="00AD4B21" w:rsidP="0053339C">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AD4B21" w:rsidRPr="00C578F0" w14:paraId="3A479A50"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C951956" w14:textId="77777777" w:rsidR="00AD4B21" w:rsidRPr="0072707D" w:rsidRDefault="00AD4B21" w:rsidP="0053339C">
                  <w:pPr>
                    <w:rPr>
                      <w:rFonts w:ascii="Arial" w:eastAsia="Calibri" w:hAnsi="Arial" w:cs="Arial"/>
                      <w:lang w:eastAsia="en-GB"/>
                    </w:rPr>
                  </w:pPr>
                  <w:r>
                    <w:rPr>
                      <w:rFonts w:ascii="Arial" w:eastAsia="Calibri" w:hAnsi="Arial" w:cs="Arial"/>
                      <w:lang w:eastAsia="en-GB"/>
                    </w:rPr>
                    <w:t>A family genetic screening is necessary</w:t>
                  </w:r>
                </w:p>
              </w:tc>
              <w:tc>
                <w:tcPr>
                  <w:tcW w:w="3081" w:type="dxa"/>
                  <w:tcBorders>
                    <w:top w:val="single" w:sz="4" w:space="0" w:color="auto"/>
                    <w:left w:val="single" w:sz="4" w:space="0" w:color="auto"/>
                    <w:bottom w:val="single" w:sz="4" w:space="0" w:color="auto"/>
                    <w:right w:val="single" w:sz="4" w:space="0" w:color="auto"/>
                  </w:tcBorders>
                </w:tcPr>
                <w:p w14:paraId="2EF9F18D" w14:textId="77777777" w:rsidR="00AD4B21" w:rsidRPr="0072707D" w:rsidRDefault="00AD4B21"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45B48B0F" w14:textId="77777777" w:rsidR="00AD4B21" w:rsidRPr="0072707D" w:rsidRDefault="00AD4B21" w:rsidP="0053339C">
                  <w:pPr>
                    <w:contextualSpacing/>
                    <w:rPr>
                      <w:rFonts w:ascii="Arial" w:eastAsia="Calibri" w:hAnsi="Arial" w:cs="Arial"/>
                      <w:lang w:eastAsia="en-GB"/>
                    </w:rPr>
                  </w:pPr>
                  <w:r w:rsidRPr="43959174">
                    <w:rPr>
                      <w:rFonts w:ascii="Arial" w:eastAsia="Calibri" w:hAnsi="Arial" w:cs="Arial"/>
                      <w:lang w:eastAsia="en-GB"/>
                    </w:rPr>
                    <w:t>That’s not quite right. Family genetic screening is not required in this case as Thanh has no relevant family history, his physical exam is normal and genetic testing so far has not been informative. Initiate treatment.</w:t>
                  </w:r>
                </w:p>
              </w:tc>
            </w:tr>
            <w:tr w:rsidR="00AD4B21" w:rsidRPr="009E681D" w14:paraId="54442013"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67F7BD10" w14:textId="77777777" w:rsidR="00AD4B21" w:rsidRPr="004E364B" w:rsidRDefault="00AD4B21" w:rsidP="0053339C">
                  <w:pPr>
                    <w:rPr>
                      <w:rFonts w:ascii="Arial" w:eastAsia="Calibri" w:hAnsi="Arial" w:cs="Arial"/>
                      <w:bCs/>
                      <w:lang w:eastAsia="en-GB"/>
                    </w:rPr>
                  </w:pPr>
                  <w:r>
                    <w:rPr>
                      <w:rFonts w:ascii="Arial" w:eastAsia="Calibri" w:hAnsi="Arial" w:cs="Arial"/>
                      <w:bCs/>
                      <w:lang w:eastAsia="en-GB"/>
                    </w:rPr>
                    <w:t>Thanh has acquired AA – initiate treatment.</w:t>
                  </w:r>
                </w:p>
              </w:tc>
              <w:tc>
                <w:tcPr>
                  <w:tcW w:w="3081" w:type="dxa"/>
                  <w:tcBorders>
                    <w:top w:val="single" w:sz="4" w:space="0" w:color="auto"/>
                    <w:left w:val="single" w:sz="4" w:space="0" w:color="auto"/>
                    <w:bottom w:val="single" w:sz="4" w:space="0" w:color="auto"/>
                    <w:right w:val="single" w:sz="4" w:space="0" w:color="auto"/>
                  </w:tcBorders>
                </w:tcPr>
                <w:p w14:paraId="261CEC06" w14:textId="77777777" w:rsidR="00AD4B21" w:rsidRPr="005A3E7D" w:rsidRDefault="00AD4B21" w:rsidP="0053339C">
                  <w:pPr>
                    <w:contextualSpacing/>
                    <w:rPr>
                      <w:rFonts w:ascii="Arial" w:eastAsia="Calibri" w:hAnsi="Arial" w:cs="Arial"/>
                      <w:lang w:eastAsia="en-GB"/>
                    </w:rPr>
                  </w:pPr>
                  <w:r w:rsidRPr="0E0B885F">
                    <w:rPr>
                      <w:rFonts w:ascii="Arial" w:eastAsia="Calibri" w:hAnsi="Arial" w:cs="Arial"/>
                      <w:color w:val="4EA72E" w:themeColor="accent6"/>
                      <w:lang w:eastAsia="en-GB"/>
                    </w:rPr>
                    <w:t xml:space="preserve">Correct! There is enough evidence to suggest a diagnosis of acquired AA – </w:t>
                  </w:r>
                  <w:r>
                    <w:rPr>
                      <w:rFonts w:ascii="Arial" w:eastAsia="Calibri" w:hAnsi="Arial" w:cs="Arial"/>
                      <w:color w:val="4EA72E" w:themeColor="accent6"/>
                      <w:lang w:eastAsia="en-GB"/>
                    </w:rPr>
                    <w:t>treatment initiation is recommended in this case</w:t>
                  </w:r>
                  <w:r w:rsidRPr="0E0B885F">
                    <w:rPr>
                      <w:rFonts w:ascii="Arial" w:eastAsia="Calibri" w:hAnsi="Arial" w:cs="Arial"/>
                      <w:color w:val="4EA72E" w:themeColor="accent6"/>
                      <w:lang w:eastAsia="en-GB"/>
                    </w:rPr>
                    <w:t>.</w:t>
                  </w:r>
                </w:p>
              </w:tc>
              <w:tc>
                <w:tcPr>
                  <w:tcW w:w="4930" w:type="dxa"/>
                  <w:tcBorders>
                    <w:top w:val="single" w:sz="4" w:space="0" w:color="auto"/>
                    <w:left w:val="single" w:sz="4" w:space="0" w:color="auto"/>
                    <w:bottom w:val="single" w:sz="4" w:space="0" w:color="auto"/>
                    <w:right w:val="single" w:sz="4" w:space="0" w:color="auto"/>
                  </w:tcBorders>
                </w:tcPr>
                <w:p w14:paraId="3E977A85" w14:textId="77777777" w:rsidR="00AD4B21" w:rsidRPr="0072707D" w:rsidRDefault="00AD4B21" w:rsidP="0053339C">
                  <w:pPr>
                    <w:contextualSpacing/>
                    <w:rPr>
                      <w:rFonts w:ascii="Arial" w:eastAsia="Calibri" w:hAnsi="Arial" w:cs="Arial"/>
                      <w:bCs/>
                      <w:lang w:eastAsia="en-GB"/>
                    </w:rPr>
                  </w:pPr>
                </w:p>
              </w:tc>
            </w:tr>
            <w:tr w:rsidR="00AD4B21" w:rsidRPr="009E681D" w14:paraId="2A5C31A5"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48F57FC" w14:textId="77777777" w:rsidR="00AD4B21" w:rsidRPr="001D61E6" w:rsidRDefault="00AD4B21" w:rsidP="0053339C">
                  <w:pPr>
                    <w:contextualSpacing/>
                    <w:rPr>
                      <w:rFonts w:ascii="Arial" w:eastAsia="Calibri" w:hAnsi="Arial" w:cs="Arial"/>
                      <w:lang w:eastAsia="en-GB"/>
                    </w:rPr>
                  </w:pPr>
                  <w:proofErr w:type="spellStart"/>
                  <w:r w:rsidRPr="001D61E6">
                    <w:rPr>
                      <w:rFonts w:ascii="Arial" w:eastAsia="Calibri" w:hAnsi="Arial" w:cs="Arial"/>
                      <w:lang w:eastAsia="en-GB"/>
                    </w:rPr>
                    <w:t>Dyserythropoiesis</w:t>
                  </w:r>
                  <w:proofErr w:type="spellEnd"/>
                  <w:r w:rsidRPr="001D61E6">
                    <w:rPr>
                      <w:rFonts w:ascii="Arial" w:eastAsia="Calibri" w:hAnsi="Arial" w:cs="Arial"/>
                      <w:lang w:eastAsia="en-GB"/>
                    </w:rPr>
                    <w:t xml:space="preserve"> is atypical in this situation</w:t>
                  </w:r>
                </w:p>
                <w:p w14:paraId="1A2F4BA5" w14:textId="77777777" w:rsidR="00AD4B21" w:rsidRPr="001D61E6" w:rsidRDefault="00AD4B21" w:rsidP="0053339C">
                  <w:pPr>
                    <w:contextualSpacing/>
                    <w:rPr>
                      <w:rFonts w:ascii="Arial" w:eastAsia="Calibri" w:hAnsi="Arial" w:cs="Arial"/>
                      <w:lang w:eastAsia="en-GB"/>
                    </w:rPr>
                  </w:pPr>
                </w:p>
              </w:tc>
              <w:tc>
                <w:tcPr>
                  <w:tcW w:w="3081" w:type="dxa"/>
                  <w:tcBorders>
                    <w:top w:val="single" w:sz="4" w:space="0" w:color="auto"/>
                    <w:left w:val="single" w:sz="4" w:space="0" w:color="auto"/>
                    <w:bottom w:val="single" w:sz="4" w:space="0" w:color="auto"/>
                    <w:right w:val="single" w:sz="4" w:space="0" w:color="auto"/>
                  </w:tcBorders>
                </w:tcPr>
                <w:p w14:paraId="2375BE67" w14:textId="77777777" w:rsidR="00AD4B21" w:rsidRPr="001D61E6" w:rsidRDefault="00AD4B21"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77163780" w14:textId="77777777" w:rsidR="00AD4B21" w:rsidRPr="001D61E6" w:rsidRDefault="00AD4B21" w:rsidP="0053339C">
                  <w:pPr>
                    <w:contextualSpacing/>
                    <w:rPr>
                      <w:rFonts w:ascii="Arial" w:hAnsi="Arial" w:cs="Arial"/>
                    </w:rPr>
                  </w:pPr>
                  <w:r w:rsidRPr="001D61E6">
                    <w:rPr>
                      <w:rFonts w:ascii="Arial" w:hAnsi="Arial" w:cs="Arial"/>
                    </w:rPr>
                    <w:t xml:space="preserve">That’s not quite right. </w:t>
                  </w:r>
                  <w:proofErr w:type="spellStart"/>
                  <w:r w:rsidRPr="001D61E6">
                    <w:rPr>
                      <w:rFonts w:ascii="Arial" w:hAnsi="Arial" w:cs="Arial"/>
                    </w:rPr>
                    <w:t>Dyserythropoiesis</w:t>
                  </w:r>
                  <w:proofErr w:type="spellEnd"/>
                  <w:r w:rsidRPr="001D61E6">
                    <w:rPr>
                      <w:rFonts w:ascii="Arial" w:hAnsi="Arial" w:cs="Arial"/>
                    </w:rPr>
                    <w:t xml:space="preserve"> is very common in AA and does not distinguish myelodysplastic syndrome from AA</w:t>
                  </w:r>
                  <w:r w:rsidRPr="001D61E6">
                    <w:rPr>
                      <w:rFonts w:ascii="Arial" w:eastAsia="Calibri" w:hAnsi="Arial" w:cs="Arial"/>
                      <w:lang w:eastAsia="en-GB"/>
                    </w:rPr>
                    <w:t>.</w:t>
                  </w:r>
                </w:p>
              </w:tc>
            </w:tr>
            <w:tr w:rsidR="00AD4B21" w:rsidRPr="009E681D" w14:paraId="7CBF440A"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DE9626E" w14:textId="77777777" w:rsidR="00AD4B21" w:rsidRPr="001D61E6" w:rsidRDefault="00AD4B21" w:rsidP="0053339C">
                  <w:pPr>
                    <w:rPr>
                      <w:rFonts w:ascii="Arial" w:eastAsia="Calibri" w:hAnsi="Arial" w:cs="Arial"/>
                      <w:lang w:eastAsia="en-GB"/>
                    </w:rPr>
                  </w:pPr>
                  <w:r w:rsidRPr="001D61E6">
                    <w:rPr>
                      <w:rFonts w:ascii="Arial" w:eastAsia="Calibri" w:hAnsi="Arial" w:cs="Arial"/>
                      <w:lang w:eastAsia="en-GB"/>
                    </w:rPr>
                    <w:t>Upfront allogeneic transplantation is mandatory</w:t>
                  </w:r>
                </w:p>
              </w:tc>
              <w:tc>
                <w:tcPr>
                  <w:tcW w:w="3081" w:type="dxa"/>
                  <w:tcBorders>
                    <w:top w:val="single" w:sz="4" w:space="0" w:color="auto"/>
                    <w:left w:val="single" w:sz="4" w:space="0" w:color="auto"/>
                    <w:bottom w:val="single" w:sz="4" w:space="0" w:color="auto"/>
                    <w:right w:val="single" w:sz="4" w:space="0" w:color="auto"/>
                  </w:tcBorders>
                </w:tcPr>
                <w:p w14:paraId="6D71E77B" w14:textId="77777777" w:rsidR="00AD4B21" w:rsidRPr="001D61E6" w:rsidRDefault="00AD4B21"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45CA4B80" w14:textId="77777777" w:rsidR="00AD4B21" w:rsidRPr="001D61E6" w:rsidRDefault="00AD4B21" w:rsidP="0053339C">
                  <w:pPr>
                    <w:contextualSpacing/>
                    <w:rPr>
                      <w:rFonts w:ascii="Arial" w:hAnsi="Arial" w:cs="Arial"/>
                    </w:rPr>
                  </w:pPr>
                  <w:r w:rsidRPr="001D61E6">
                    <w:rPr>
                      <w:rFonts w:ascii="Arial" w:hAnsi="Arial" w:cs="Arial"/>
                    </w:rPr>
                    <w:t>That’s not quite right. Upfront allogenic transplantation is not mandatory in all cases, but treatment should be initiated.</w:t>
                  </w:r>
                </w:p>
              </w:tc>
            </w:tr>
            <w:tr w:rsidR="00AD4B21" w:rsidRPr="009E681D" w14:paraId="65795D6B"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0A22BF8" w14:textId="77777777" w:rsidR="00AD4B21" w:rsidRPr="001D61E6" w:rsidRDefault="00AD4B21" w:rsidP="0053339C">
                  <w:pPr>
                    <w:rPr>
                      <w:rFonts w:ascii="Arial" w:eastAsia="Calibri" w:hAnsi="Arial" w:cs="Arial"/>
                      <w:lang w:eastAsia="en-GB"/>
                    </w:rPr>
                  </w:pPr>
                  <w:r w:rsidRPr="001D61E6">
                    <w:rPr>
                      <w:rFonts w:ascii="Arial" w:eastAsia="Calibri" w:hAnsi="Arial" w:cs="Arial"/>
                      <w:lang w:eastAsia="en-GB"/>
                    </w:rPr>
                    <w:t>The patient needs further investigations to make an accurate diagnosis.</w:t>
                  </w:r>
                </w:p>
              </w:tc>
              <w:tc>
                <w:tcPr>
                  <w:tcW w:w="3081" w:type="dxa"/>
                  <w:tcBorders>
                    <w:top w:val="single" w:sz="4" w:space="0" w:color="auto"/>
                    <w:left w:val="single" w:sz="4" w:space="0" w:color="auto"/>
                    <w:bottom w:val="single" w:sz="4" w:space="0" w:color="auto"/>
                    <w:right w:val="single" w:sz="4" w:space="0" w:color="auto"/>
                  </w:tcBorders>
                </w:tcPr>
                <w:p w14:paraId="787D9824" w14:textId="77777777" w:rsidR="00AD4B21" w:rsidRPr="001D61E6" w:rsidRDefault="00AD4B21"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05428F1F" w14:textId="77777777" w:rsidR="00AD4B21" w:rsidRPr="001D61E6" w:rsidRDefault="00AD4B21" w:rsidP="0053339C">
                  <w:pPr>
                    <w:contextualSpacing/>
                    <w:rPr>
                      <w:rFonts w:ascii="Arial" w:hAnsi="Arial" w:cs="Arial"/>
                    </w:rPr>
                  </w:pPr>
                  <w:r>
                    <w:rPr>
                      <w:rFonts w:ascii="Arial" w:hAnsi="Arial" w:cs="Arial"/>
                    </w:rPr>
                    <w:t>That’s not quite right. There is enough evidence to initiate treatment.</w:t>
                  </w:r>
                </w:p>
              </w:tc>
            </w:tr>
          </w:tbl>
          <w:p w14:paraId="7C01C4CF" w14:textId="77777777" w:rsidR="00AD4B21" w:rsidRDefault="00AD4B21" w:rsidP="0053339C">
            <w:pPr>
              <w:contextualSpacing/>
              <w:rPr>
                <w:rFonts w:ascii="Arial" w:eastAsia="Calibri" w:hAnsi="Arial" w:cs="Arial"/>
                <w:b/>
                <w:bCs/>
                <w:lang w:eastAsia="en-GB"/>
              </w:rPr>
            </w:pPr>
          </w:p>
          <w:p w14:paraId="6AE82B76" w14:textId="77777777" w:rsidR="00AD4B21" w:rsidRDefault="00AD4B21" w:rsidP="0053339C">
            <w:pPr>
              <w:contextualSpacing/>
              <w:rPr>
                <w:rFonts w:ascii="Arial" w:eastAsia="Calibri" w:hAnsi="Arial" w:cs="Arial"/>
                <w:b/>
                <w:bCs/>
                <w:lang w:eastAsia="en-GB"/>
              </w:rPr>
            </w:pPr>
          </w:p>
          <w:p w14:paraId="67D84E38" w14:textId="77777777" w:rsidR="00AD4B21" w:rsidRDefault="00AD4B21" w:rsidP="0053339C">
            <w:pPr>
              <w:contextualSpacing/>
              <w:rPr>
                <w:rFonts w:ascii="Arial" w:eastAsia="Calibri" w:hAnsi="Arial" w:cs="Arial"/>
                <w:b/>
                <w:bCs/>
                <w:lang w:eastAsia="en-GB"/>
              </w:rPr>
            </w:pPr>
          </w:p>
          <w:p w14:paraId="703D9A06" w14:textId="77777777" w:rsidR="00AD4B21" w:rsidRPr="008D4509" w:rsidRDefault="00AD4B21" w:rsidP="0053339C">
            <w:pPr>
              <w:contextualSpacing/>
              <w:rPr>
                <w:rFonts w:ascii="Arial" w:eastAsia="Calibri" w:hAnsi="Arial" w:cs="Arial"/>
                <w:b/>
                <w:bCs/>
                <w:lang w:eastAsia="en-GB"/>
              </w:rPr>
            </w:pPr>
          </w:p>
        </w:tc>
      </w:tr>
      <w:tr w:rsidR="00AD4B21" w:rsidRPr="000B0826" w14:paraId="7B234855" w14:textId="77777777" w:rsidTr="0053339C">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0019DC41" w14:textId="77777777" w:rsidR="00AD4B21" w:rsidRPr="000B0826" w:rsidRDefault="00AD4B21" w:rsidP="0053339C">
            <w:pPr>
              <w:contextualSpacing/>
              <w:rPr>
                <w:rFonts w:ascii="Arial" w:eastAsia="Calibri" w:hAnsi="Arial" w:cs="Arial"/>
                <w:b/>
                <w:lang w:eastAsia="en-GB"/>
              </w:rPr>
            </w:pPr>
            <w:r>
              <w:rPr>
                <w:rFonts w:ascii="Arial" w:eastAsia="Calibri" w:hAnsi="Arial" w:cs="Arial"/>
                <w:b/>
                <w:lang w:eastAsia="en-GB"/>
              </w:rPr>
              <w:lastRenderedPageBreak/>
              <w:t>Solution</w:t>
            </w:r>
          </w:p>
        </w:tc>
      </w:tr>
      <w:tr w:rsidR="00AD4B21" w:rsidRPr="000B0826" w14:paraId="1D084538" w14:textId="77777777" w:rsidTr="0053339C">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354B18EE" w14:textId="77777777" w:rsidR="00AD4B21" w:rsidRDefault="00AD4B21" w:rsidP="0053339C">
            <w:pPr>
              <w:tabs>
                <w:tab w:val="left" w:pos="1372"/>
              </w:tabs>
              <w:contextualSpacing/>
              <w:rPr>
                <w:rFonts w:ascii="Arial" w:eastAsia="Times New Roman" w:hAnsi="Arial" w:cs="Arial"/>
                <w:bCs/>
              </w:rPr>
            </w:pPr>
            <w:r w:rsidRPr="001D61E6">
              <w:rPr>
                <w:rFonts w:ascii="Arial" w:eastAsia="Times New Roman" w:hAnsi="Arial" w:cs="Arial"/>
                <w:bCs/>
              </w:rPr>
              <w:t>The diagnosis of acquired severe aplastic anemia (AA) is already established based on pancytopenia and bone marrow findings, with no indications of an inherited or secondary cause. Thus, the focus should now shift toward initiating appropriate treatment, as timing of treatment is critical to improving patient outcomes.</w:t>
            </w:r>
          </w:p>
        </w:tc>
      </w:tr>
      <w:tr w:rsidR="00AD4B21" w:rsidRPr="000B0826" w14:paraId="76FEF751" w14:textId="77777777" w:rsidTr="0053339C">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61543841" w14:textId="77777777" w:rsidR="00AD4B21" w:rsidRPr="000B0826" w:rsidRDefault="00AD4B21" w:rsidP="0053339C">
            <w:pPr>
              <w:contextualSpacing/>
              <w:rPr>
                <w:rFonts w:ascii="Arial" w:eastAsia="Calibri" w:hAnsi="Arial" w:cs="Arial"/>
                <w:bCs/>
                <w:highlight w:val="green"/>
                <w:lang w:eastAsia="en-GB"/>
              </w:rPr>
            </w:pPr>
            <w:r w:rsidRPr="000B0826">
              <w:rPr>
                <w:rFonts w:ascii="Arial" w:eastAsia="Calibri" w:hAnsi="Arial" w:cs="Arial"/>
                <w:b/>
                <w:lang w:eastAsia="en-GB"/>
              </w:rPr>
              <w:t>Visual details</w:t>
            </w:r>
          </w:p>
        </w:tc>
      </w:tr>
      <w:tr w:rsidR="00AD4B21" w:rsidRPr="000B0826" w14:paraId="078C380A" w14:textId="77777777" w:rsidTr="0053339C">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E62D93C" w14:textId="77777777" w:rsidR="00AD4B21" w:rsidRDefault="00AD4B21" w:rsidP="0053339C">
            <w:pPr>
              <w:contextualSpacing/>
              <w:rPr>
                <w:rFonts w:ascii="Arial" w:eastAsia="Times New Roman" w:hAnsi="Arial" w:cs="Arial"/>
                <w:bCs/>
              </w:rPr>
            </w:pPr>
            <w:r>
              <w:rPr>
                <w:rFonts w:ascii="Arial" w:eastAsia="Times New Roman" w:hAnsi="Arial" w:cs="Arial"/>
                <w:bCs/>
              </w:rPr>
              <w:t>{Title} Header 3</w:t>
            </w:r>
          </w:p>
          <w:p w14:paraId="2134A18C" w14:textId="77777777" w:rsidR="00AD4B21" w:rsidRDefault="00AD4B21" w:rsidP="0053339C">
            <w:pPr>
              <w:contextualSpacing/>
              <w:rPr>
                <w:rFonts w:ascii="Arial" w:eastAsia="Times New Roman" w:hAnsi="Arial" w:cs="Arial"/>
                <w:bCs/>
              </w:rPr>
            </w:pPr>
            <w:r>
              <w:rPr>
                <w:rFonts w:ascii="Arial" w:eastAsia="Times New Roman" w:hAnsi="Arial" w:cs="Arial"/>
                <w:bCs/>
              </w:rPr>
              <w:t>{text} paragraph, note bold words.</w:t>
            </w:r>
          </w:p>
          <w:p w14:paraId="7B264E06" w14:textId="77777777" w:rsidR="00AD4B21" w:rsidRPr="000B0826" w:rsidRDefault="00AD4B21" w:rsidP="0053339C">
            <w:pPr>
              <w:contextualSpacing/>
              <w:rPr>
                <w:rFonts w:ascii="Arial" w:eastAsia="Calibri" w:hAnsi="Arial" w:cs="Arial"/>
                <w:bCs/>
                <w:highlight w:val="green"/>
                <w:lang w:eastAsia="en-GB"/>
              </w:rPr>
            </w:pPr>
            <w:r>
              <w:rPr>
                <w:rFonts w:ascii="Arial" w:eastAsia="Times New Roman" w:hAnsi="Arial" w:cs="Arial"/>
                <w:bCs/>
              </w:rPr>
              <w:t>Insert 2 {medium} side by side, 1 with [</w:t>
            </w:r>
            <w:r>
              <w:rPr>
                <w:rFonts w:ascii="Arial" w:hAnsi="Arial" w:cs="Arial"/>
                <w:noProof/>
                <w14:ligatures w14:val="standardContextual"/>
              </w:rPr>
              <w:t>thanh_profile_1] and the other with video of Regis talking through the case</w:t>
            </w:r>
            <w:r>
              <w:rPr>
                <w:rFonts w:ascii="Arial" w:eastAsia="Times New Roman" w:hAnsi="Arial" w:cs="Arial"/>
                <w:bCs/>
              </w:rPr>
              <w:t>, ensure image is enlargeable and caption can be seen easily</w:t>
            </w:r>
          </w:p>
        </w:tc>
      </w:tr>
      <w:tr w:rsidR="001D61E6" w:rsidRPr="002248EE" w14:paraId="656B7B4D" w14:textId="77777777" w:rsidTr="0053339C">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4A702B9" w14:textId="37C0FC85" w:rsidR="001D61E6" w:rsidRPr="000B0826" w:rsidRDefault="001D61E6" w:rsidP="0053339C">
            <w:pPr>
              <w:contextualSpacing/>
              <w:rPr>
                <w:rFonts w:ascii="Arial" w:eastAsia="Calibri" w:hAnsi="Arial" w:cs="Arial"/>
                <w:b/>
                <w:bCs/>
                <w:lang w:eastAsia="en-GB"/>
              </w:rPr>
            </w:pPr>
            <w:r w:rsidRPr="000B0826">
              <w:rPr>
                <w:rFonts w:ascii="Arial" w:eastAsia="Calibri" w:hAnsi="Arial" w:cs="Arial"/>
                <w:b/>
                <w:bCs/>
                <w:lang w:eastAsia="en-GB"/>
              </w:rPr>
              <w:lastRenderedPageBreak/>
              <w:t xml:space="preserve">Chapter: </w:t>
            </w:r>
            <w:r>
              <w:rPr>
                <w:rFonts w:ascii="Arial" w:eastAsia="Calibri" w:hAnsi="Arial" w:cs="Arial"/>
                <w:b/>
                <w:bCs/>
                <w:lang w:eastAsia="en-GB"/>
              </w:rPr>
              <w:t>P</w:t>
            </w:r>
            <w:r w:rsidR="002967F7">
              <w:rPr>
                <w:rFonts w:ascii="Arial" w:eastAsia="Calibri" w:hAnsi="Arial" w:cs="Arial"/>
                <w:b/>
                <w:bCs/>
                <w:lang w:eastAsia="en-GB"/>
              </w:rPr>
              <w:t>ost</w:t>
            </w:r>
            <w:r>
              <w:rPr>
                <w:rFonts w:ascii="Arial" w:eastAsia="Calibri" w:hAnsi="Arial" w:cs="Arial"/>
                <w:b/>
                <w:bCs/>
                <w:lang w:eastAsia="en-GB"/>
              </w:rPr>
              <w:t xml:space="preserve">-assessment questions </w:t>
            </w:r>
          </w:p>
        </w:tc>
        <w:tc>
          <w:tcPr>
            <w:tcW w:w="886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46206FBD" w14:textId="42360B29" w:rsidR="001D61E6" w:rsidRPr="002248EE" w:rsidRDefault="001D61E6" w:rsidP="0053339C">
            <w:pPr>
              <w:contextualSpacing/>
              <w:rPr>
                <w:rFonts w:ascii="Arial" w:eastAsia="Calibri" w:hAnsi="Arial" w:cs="Arial"/>
                <w:b/>
                <w:bCs/>
                <w:lang w:val="fr-FR" w:eastAsia="en-GB"/>
              </w:rPr>
            </w:pPr>
            <w:proofErr w:type="spellStart"/>
            <w:r w:rsidRPr="002248EE">
              <w:rPr>
                <w:rFonts w:ascii="Arial" w:eastAsia="Calibri" w:hAnsi="Arial" w:cs="Arial"/>
                <w:b/>
                <w:bCs/>
                <w:lang w:val="fr-FR" w:eastAsia="en-GB"/>
              </w:rPr>
              <w:t>Sub-</w:t>
            </w:r>
            <w:proofErr w:type="gramStart"/>
            <w:r w:rsidRPr="002248EE">
              <w:rPr>
                <w:rFonts w:ascii="Arial" w:eastAsia="Calibri" w:hAnsi="Arial" w:cs="Arial"/>
                <w:b/>
                <w:bCs/>
                <w:lang w:val="fr-FR" w:eastAsia="en-GB"/>
              </w:rPr>
              <w:t>chapter</w:t>
            </w:r>
            <w:proofErr w:type="spellEnd"/>
            <w:r w:rsidRPr="002248EE">
              <w:rPr>
                <w:rFonts w:ascii="Arial" w:eastAsia="Calibri" w:hAnsi="Arial" w:cs="Arial"/>
                <w:b/>
                <w:bCs/>
                <w:lang w:val="fr-FR" w:eastAsia="en-GB"/>
              </w:rPr>
              <w:t>:</w:t>
            </w:r>
            <w:proofErr w:type="gramEnd"/>
            <w:r w:rsidRPr="002248EE">
              <w:rPr>
                <w:rFonts w:ascii="Arial" w:eastAsia="Calibri" w:hAnsi="Arial" w:cs="Arial"/>
                <w:b/>
                <w:bCs/>
                <w:lang w:val="fr-FR" w:eastAsia="en-GB"/>
              </w:rPr>
              <w:t xml:space="preserve"> P</w:t>
            </w:r>
            <w:r w:rsidR="002967F7">
              <w:rPr>
                <w:rFonts w:ascii="Arial" w:eastAsia="Calibri" w:hAnsi="Arial" w:cs="Arial"/>
                <w:b/>
                <w:bCs/>
                <w:lang w:val="fr-FR" w:eastAsia="en-GB"/>
              </w:rPr>
              <w:t>ost</w:t>
            </w:r>
            <w:r w:rsidRPr="002248EE">
              <w:rPr>
                <w:rFonts w:ascii="Arial" w:eastAsia="Calibri" w:hAnsi="Arial" w:cs="Arial"/>
                <w:b/>
                <w:bCs/>
                <w:lang w:val="fr-FR" w:eastAsia="en-GB"/>
              </w:rPr>
              <w:t>-</w:t>
            </w:r>
            <w:proofErr w:type="spellStart"/>
            <w:r w:rsidRPr="002248EE">
              <w:rPr>
                <w:rFonts w:ascii="Arial" w:eastAsia="Calibri" w:hAnsi="Arial" w:cs="Arial"/>
                <w:b/>
                <w:bCs/>
                <w:lang w:val="fr-FR" w:eastAsia="en-GB"/>
              </w:rPr>
              <w:t>assessment</w:t>
            </w:r>
            <w:proofErr w:type="spellEnd"/>
            <w:r w:rsidRPr="002248EE">
              <w:rPr>
                <w:rFonts w:ascii="Arial" w:eastAsia="Calibri" w:hAnsi="Arial" w:cs="Arial"/>
                <w:b/>
                <w:bCs/>
                <w:lang w:val="fr-FR" w:eastAsia="en-GB"/>
              </w:rPr>
              <w:t xml:space="preserve"> question 1</w:t>
            </w:r>
          </w:p>
        </w:tc>
      </w:tr>
      <w:tr w:rsidR="001D61E6" w:rsidRPr="000B0826" w14:paraId="2AB12DBF" w14:textId="77777777" w:rsidTr="0053339C">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7662A69" w14:textId="77777777" w:rsidR="001D61E6" w:rsidRPr="002248EE" w:rsidRDefault="001D61E6" w:rsidP="0053339C">
            <w:pPr>
              <w:contextualSpacing/>
              <w:rPr>
                <w:rFonts w:ascii="Arial" w:eastAsia="Calibri" w:hAnsi="Arial" w:cs="Arial"/>
                <w:b/>
                <w:bCs/>
                <w:lang w:val="fr-FR" w:eastAsia="en-GB"/>
              </w:rPr>
            </w:pPr>
          </w:p>
        </w:tc>
        <w:tc>
          <w:tcPr>
            <w:tcW w:w="886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5575FE7F" w14:textId="77777777" w:rsidR="001D61E6" w:rsidRPr="000B0826" w:rsidRDefault="001D61E6"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1D61E6" w:rsidRPr="000B0826" w14:paraId="49BADB8D" w14:textId="77777777" w:rsidTr="0053339C">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A34C988" w14:textId="77777777" w:rsidR="001D61E6" w:rsidRPr="008D4509" w:rsidRDefault="001D61E6" w:rsidP="0053339C">
            <w:pPr>
              <w:contextualSpacing/>
              <w:rPr>
                <w:rFonts w:ascii="Arial" w:eastAsia="Calibri" w:hAnsi="Arial" w:cs="Arial"/>
                <w:b/>
                <w:bCs/>
                <w:lang w:eastAsia="en-GB"/>
              </w:rPr>
            </w:pPr>
          </w:p>
        </w:tc>
        <w:tc>
          <w:tcPr>
            <w:tcW w:w="8868"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06245BBF" w14:textId="77777777" w:rsidR="001D61E6" w:rsidRPr="008D4509" w:rsidRDefault="001D61E6" w:rsidP="0053339C">
            <w:pPr>
              <w:contextualSpacing/>
              <w:rPr>
                <w:rFonts w:ascii="Arial" w:eastAsia="Calibri" w:hAnsi="Arial" w:cs="Arial"/>
                <w:b/>
                <w:bCs/>
                <w:lang w:eastAsia="en-GB"/>
              </w:rPr>
            </w:pPr>
            <w:r w:rsidRPr="008D4509">
              <w:rPr>
                <w:rFonts w:ascii="Arial" w:eastAsia="Calibri" w:hAnsi="Arial" w:cs="Arial"/>
                <w:b/>
                <w:bCs/>
                <w:lang w:eastAsia="en-GB"/>
              </w:rPr>
              <w:t>[thanh_profile_1]</w:t>
            </w:r>
          </w:p>
          <w:p w14:paraId="3BE07319" w14:textId="77777777" w:rsidR="001D61E6" w:rsidRPr="008D4509" w:rsidRDefault="001D61E6" w:rsidP="0053339C">
            <w:pPr>
              <w:contextualSpacing/>
              <w:rPr>
                <w:rFonts w:ascii="Arial" w:eastAsia="Calibri" w:hAnsi="Arial" w:cs="Arial"/>
                <w:b/>
                <w:bCs/>
                <w:lang w:eastAsia="en-GB"/>
              </w:rPr>
            </w:pPr>
            <w:r w:rsidRPr="00EB0476">
              <w:rPr>
                <w:rStyle w:val="CommentReference"/>
                <w:rFonts w:ascii="Arial" w:eastAsia="Calibri" w:hAnsi="Arial" w:cs="Arial"/>
                <w:b/>
                <w:bCs/>
                <w:noProof/>
                <w:sz w:val="22"/>
                <w:szCs w:val="22"/>
                <w:lang w:eastAsia="en-GB"/>
              </w:rPr>
              <w:drawing>
                <wp:inline distT="0" distB="0" distL="0" distR="0" wp14:anchorId="3A4CA5B2" wp14:editId="34FD1DBC">
                  <wp:extent cx="2905937" cy="3845893"/>
                  <wp:effectExtent l="0" t="0" r="8890" b="2540"/>
                  <wp:docPr id="9922142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214221" name="Picture 1" descr="A screenshot of a phone&#10;&#10;Description automatically generated"/>
                          <pic:cNvPicPr/>
                        </pic:nvPicPr>
                        <pic:blipFill>
                          <a:blip r:embed="rId16"/>
                          <a:stretch>
                            <a:fillRect/>
                          </a:stretch>
                        </pic:blipFill>
                        <pic:spPr>
                          <a:xfrm>
                            <a:off x="0" y="0"/>
                            <a:ext cx="2908119" cy="3848781"/>
                          </a:xfrm>
                          <a:prstGeom prst="rect">
                            <a:avLst/>
                          </a:prstGeom>
                        </pic:spPr>
                      </pic:pic>
                    </a:graphicData>
                  </a:graphic>
                </wp:inline>
              </w:drawing>
            </w:r>
            <w:r w:rsidRPr="00EB0476">
              <w:rPr>
                <w:rStyle w:val="CommentReference"/>
                <w:rFonts w:ascii="Arial" w:eastAsia="Calibri" w:hAnsi="Arial" w:cs="Arial"/>
                <w:b/>
                <w:bCs/>
                <w:sz w:val="22"/>
                <w:szCs w:val="22"/>
                <w:lang w:eastAsia="en-GB"/>
              </w:rPr>
              <w:t xml:space="preserve"> </w:t>
            </w:r>
            <w:r w:rsidRPr="009236D2">
              <w:rPr>
                <w:rStyle w:val="CommentReference"/>
                <w:rFonts w:ascii="Arial" w:eastAsia="Calibri" w:hAnsi="Arial" w:cs="Arial"/>
                <w:b/>
                <w:bCs/>
                <w:sz w:val="22"/>
                <w:szCs w:val="22"/>
                <w:lang w:eastAsia="en-GB"/>
              </w:rPr>
              <w:t xml:space="preserve"> </w:t>
            </w:r>
          </w:p>
          <w:p w14:paraId="2CAC4F37" w14:textId="77777777" w:rsidR="001D61E6" w:rsidRPr="008D4509" w:rsidRDefault="001D61E6" w:rsidP="0053339C">
            <w:pPr>
              <w:contextualSpacing/>
              <w:rPr>
                <w:rFonts w:ascii="Arial" w:eastAsia="Calibri" w:hAnsi="Arial" w:cs="Arial"/>
                <w:b/>
                <w:bCs/>
                <w:lang w:eastAsia="en-GB"/>
              </w:rPr>
            </w:pPr>
            <w:r w:rsidRPr="0E0B885F">
              <w:rPr>
                <w:rFonts w:ascii="Arial" w:eastAsia="Calibri" w:hAnsi="Arial" w:cs="Arial"/>
                <w:b/>
                <w:bCs/>
                <w:lang w:eastAsia="en-GB"/>
              </w:rPr>
              <w:t xml:space="preserve">{Caption} </w:t>
            </w:r>
            <w:r w:rsidRPr="008B42CE">
              <w:rPr>
                <w:rFonts w:ascii="Arial" w:eastAsia="Calibri" w:hAnsi="Arial" w:cs="Arial"/>
                <w:lang w:eastAsia="en-GB"/>
              </w:rPr>
              <w:t>Meet Thanh. CBC, complete blood count; FA, Fanconi anemia; Hb, hemoglobin; PNH, paroxysmal nocturnal hemoglobinuria.</w:t>
            </w:r>
          </w:p>
          <w:p w14:paraId="6967AF3E" w14:textId="77777777" w:rsidR="001D61E6" w:rsidRPr="008D4509" w:rsidRDefault="001D61E6" w:rsidP="0053339C">
            <w:pPr>
              <w:contextualSpacing/>
              <w:rPr>
                <w:rFonts w:ascii="Arial" w:eastAsia="Calibri" w:hAnsi="Arial" w:cs="Arial"/>
                <w:b/>
                <w:bCs/>
                <w:lang w:eastAsia="en-GB"/>
              </w:rPr>
            </w:pPr>
            <w:commentRangeStart w:id="22"/>
            <w:r w:rsidRPr="008D4509">
              <w:rPr>
                <w:rFonts w:ascii="Arial" w:eastAsia="Calibri" w:hAnsi="Arial" w:cs="Arial"/>
                <w:b/>
                <w:bCs/>
                <w:lang w:eastAsia="en-GB"/>
              </w:rPr>
              <w:t>[regis_casevideo1]</w:t>
            </w:r>
            <w:commentRangeEnd w:id="22"/>
            <w:r w:rsidRPr="008D4509">
              <w:rPr>
                <w:rStyle w:val="CommentReference"/>
                <w:rFonts w:ascii="Arial" w:eastAsia="Calibri" w:hAnsi="Arial" w:cs="Arial"/>
                <w:b/>
                <w:bCs/>
                <w:sz w:val="22"/>
                <w:szCs w:val="22"/>
                <w:lang w:eastAsia="en-GB"/>
              </w:rPr>
              <w:commentReference w:id="22"/>
            </w:r>
          </w:p>
        </w:tc>
      </w:tr>
      <w:tr w:rsidR="001D61E6" w:rsidRPr="000B0826" w14:paraId="5395EDCE" w14:textId="77777777" w:rsidTr="0053339C">
        <w:trPr>
          <w:trHeight w:val="290"/>
        </w:trPr>
        <w:tc>
          <w:tcPr>
            <w:tcW w:w="14182" w:type="dxa"/>
            <w:gridSpan w:val="3"/>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auto"/>
          </w:tcPr>
          <w:p w14:paraId="20859DFF" w14:textId="77777777" w:rsidR="001D61E6" w:rsidRPr="008D4509" w:rsidRDefault="001D61E6" w:rsidP="0053339C">
            <w:pPr>
              <w:contextualSpacing/>
              <w:rPr>
                <w:rFonts w:ascii="Arial" w:eastAsia="Calibri" w:hAnsi="Arial" w:cs="Arial"/>
                <w:b/>
                <w:bCs/>
                <w:lang w:eastAsia="en-GB"/>
              </w:rPr>
            </w:pPr>
            <w:r w:rsidRPr="00441F61">
              <w:rPr>
                <w:rFonts w:ascii="Arial" w:eastAsia="Calibri" w:hAnsi="Arial" w:cs="Arial"/>
                <w:lang w:eastAsia="en-GB"/>
              </w:rPr>
              <w:t>{Title}</w:t>
            </w:r>
            <w:r w:rsidRPr="008D4509">
              <w:rPr>
                <w:rFonts w:ascii="Arial" w:eastAsia="Calibri" w:hAnsi="Arial" w:cs="Arial"/>
                <w:b/>
                <w:bCs/>
                <w:lang w:eastAsia="en-GB"/>
              </w:rPr>
              <w:t xml:space="preserve"> </w:t>
            </w:r>
            <w:r w:rsidRPr="00441F61">
              <w:rPr>
                <w:rFonts w:ascii="Arial" w:eastAsia="Calibri" w:hAnsi="Arial" w:cs="Arial"/>
                <w:lang w:eastAsia="en-GB"/>
              </w:rPr>
              <w:t>Meet Thanh</w:t>
            </w:r>
          </w:p>
          <w:p w14:paraId="410AF715" w14:textId="77777777" w:rsidR="001D61E6" w:rsidRDefault="001D61E6" w:rsidP="0053339C">
            <w:pPr>
              <w:contextualSpacing/>
              <w:rPr>
                <w:rFonts w:ascii="Arial" w:eastAsia="Calibri" w:hAnsi="Arial" w:cs="Arial"/>
                <w:b/>
                <w:bCs/>
                <w:lang w:eastAsia="en-GB"/>
              </w:rPr>
            </w:pPr>
            <w:r w:rsidRPr="00441F61">
              <w:rPr>
                <w:rFonts w:ascii="Arial" w:eastAsia="Calibri" w:hAnsi="Arial" w:cs="Arial"/>
                <w:lang w:eastAsia="en-GB"/>
              </w:rPr>
              <w:t>{text}</w:t>
            </w:r>
            <w:r w:rsidRPr="008D4509">
              <w:rPr>
                <w:rFonts w:ascii="Arial" w:eastAsia="Calibri" w:hAnsi="Arial" w:cs="Arial"/>
                <w:b/>
                <w:bCs/>
                <w:lang w:eastAsia="en-GB"/>
              </w:rPr>
              <w:t xml:space="preserve"> </w:t>
            </w:r>
            <w:r w:rsidRPr="00892E68">
              <w:rPr>
                <w:rFonts w:ascii="Arial" w:eastAsia="Calibri" w:hAnsi="Arial" w:cs="Arial"/>
                <w:lang w:eastAsia="en-GB"/>
              </w:rPr>
              <w:t>Thanh has been diagnosed with acquired AA.</w:t>
            </w:r>
            <w:r>
              <w:rPr>
                <w:rFonts w:ascii="Arial" w:eastAsia="Calibri" w:hAnsi="Arial" w:cs="Arial"/>
                <w:lang w:eastAsia="en-GB"/>
              </w:rPr>
              <w:t xml:space="preserve"> After checking his medical profile, w</w:t>
            </w:r>
            <w:r>
              <w:rPr>
                <w:rFonts w:ascii="Arial" w:hAnsi="Arial" w:cs="Arial"/>
                <w:noProof/>
                <w14:ligatures w14:val="standardContextual"/>
              </w:rPr>
              <w:t>hat statement is TRUE for this case?</w:t>
            </w:r>
          </w:p>
          <w:p w14:paraId="5CB5CA5A" w14:textId="77777777" w:rsidR="001D61E6" w:rsidRDefault="001D61E6" w:rsidP="0053339C">
            <w:pPr>
              <w:contextualSpacing/>
              <w:rPr>
                <w:rFonts w:ascii="Arial" w:eastAsia="Calibri" w:hAnsi="Arial" w:cs="Arial"/>
                <w:b/>
                <w:bCs/>
                <w:lang w:eastAsia="en-GB"/>
              </w:rPr>
            </w:pPr>
          </w:p>
          <w:tbl>
            <w:tblPr>
              <w:tblpPr w:leftFromText="180" w:rightFromText="180" w:tblpY="815"/>
              <w:tblOverlap w:val="never"/>
              <w:tblW w:w="12959" w:type="dxa"/>
              <w:tblLook w:val="01E0" w:firstRow="1" w:lastRow="1" w:firstColumn="1" w:lastColumn="1" w:noHBand="0" w:noVBand="0"/>
            </w:tblPr>
            <w:tblGrid>
              <w:gridCol w:w="4948"/>
              <w:gridCol w:w="3081"/>
              <w:gridCol w:w="4930"/>
            </w:tblGrid>
            <w:tr w:rsidR="001D61E6" w:rsidRPr="00C578F0" w14:paraId="36EA2CE5"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4520C3D9" w14:textId="77777777" w:rsidR="001D61E6" w:rsidRPr="00C578F0" w:rsidRDefault="001D61E6" w:rsidP="0053339C">
                  <w:pPr>
                    <w:contextualSpacing/>
                    <w:rPr>
                      <w:rFonts w:ascii="Arial" w:eastAsia="Calibri" w:hAnsi="Arial" w:cs="Arial"/>
                      <w:b/>
                      <w:lang w:eastAsia="en-GB"/>
                    </w:rPr>
                  </w:pPr>
                  <w:r w:rsidRPr="00C578F0">
                    <w:rPr>
                      <w:rFonts w:ascii="Arial" w:eastAsia="Calibri" w:hAnsi="Arial" w:cs="Arial"/>
                      <w:b/>
                      <w:lang w:eastAsia="en-GB"/>
                    </w:rPr>
                    <w:lastRenderedPageBreak/>
                    <w:t>Answers (correct answer in green)</w:t>
                  </w:r>
                </w:p>
              </w:tc>
              <w:tc>
                <w:tcPr>
                  <w:tcW w:w="3081"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15063DEB" w14:textId="77777777" w:rsidR="001D61E6" w:rsidRPr="00C578F0" w:rsidRDefault="001D61E6" w:rsidP="0053339C">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493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2B820AEF" w14:textId="77777777" w:rsidR="001D61E6" w:rsidRPr="00C578F0" w:rsidRDefault="001D61E6" w:rsidP="0053339C">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1D61E6" w:rsidRPr="00C578F0" w14:paraId="1A509709"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0C91E43" w14:textId="77777777" w:rsidR="001D61E6" w:rsidRPr="0072707D" w:rsidRDefault="001D61E6" w:rsidP="0053339C">
                  <w:pPr>
                    <w:rPr>
                      <w:rFonts w:ascii="Arial" w:eastAsia="Calibri" w:hAnsi="Arial" w:cs="Arial"/>
                      <w:lang w:eastAsia="en-GB"/>
                    </w:rPr>
                  </w:pPr>
                  <w:r>
                    <w:rPr>
                      <w:rFonts w:ascii="Arial" w:eastAsia="Calibri" w:hAnsi="Arial" w:cs="Arial"/>
                      <w:lang w:eastAsia="en-GB"/>
                    </w:rPr>
                    <w:t>A family genetic screening is necessary</w:t>
                  </w:r>
                </w:p>
              </w:tc>
              <w:tc>
                <w:tcPr>
                  <w:tcW w:w="3081" w:type="dxa"/>
                  <w:tcBorders>
                    <w:top w:val="single" w:sz="4" w:space="0" w:color="auto"/>
                    <w:left w:val="single" w:sz="4" w:space="0" w:color="auto"/>
                    <w:bottom w:val="single" w:sz="4" w:space="0" w:color="auto"/>
                    <w:right w:val="single" w:sz="4" w:space="0" w:color="auto"/>
                  </w:tcBorders>
                </w:tcPr>
                <w:p w14:paraId="4E9ADEB5" w14:textId="77777777" w:rsidR="001D61E6" w:rsidRPr="0072707D"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265EB4F3" w14:textId="77777777" w:rsidR="001D61E6" w:rsidRPr="0072707D" w:rsidRDefault="001D61E6" w:rsidP="0053339C">
                  <w:pPr>
                    <w:contextualSpacing/>
                    <w:rPr>
                      <w:rFonts w:ascii="Arial" w:eastAsia="Calibri" w:hAnsi="Arial" w:cs="Arial"/>
                      <w:lang w:eastAsia="en-GB"/>
                    </w:rPr>
                  </w:pPr>
                  <w:r w:rsidRPr="43959174">
                    <w:rPr>
                      <w:rFonts w:ascii="Arial" w:eastAsia="Calibri" w:hAnsi="Arial" w:cs="Arial"/>
                      <w:lang w:eastAsia="en-GB"/>
                    </w:rPr>
                    <w:t>That’s not quite right.</w:t>
                  </w:r>
                  <w:ins w:id="23" w:author="Rebecca Cox" w:date="2025-02-06T08:52:00Z">
                    <w:r w:rsidRPr="43959174">
                      <w:rPr>
                        <w:rFonts w:ascii="Arial" w:eastAsia="Calibri" w:hAnsi="Arial" w:cs="Arial"/>
                        <w:lang w:eastAsia="en-GB"/>
                      </w:rPr>
                      <w:t xml:space="preserve"> </w:t>
                    </w:r>
                  </w:ins>
                  <w:r w:rsidRPr="43959174">
                    <w:rPr>
                      <w:rFonts w:ascii="Arial" w:eastAsia="Calibri" w:hAnsi="Arial" w:cs="Arial"/>
                      <w:lang w:eastAsia="en-GB"/>
                    </w:rPr>
                    <w:t>Family genetic screening is not required in this case as Thanh has no relevant family history, his physical exam is normal and genetic testing so far has not been informative. Initiate treatment.</w:t>
                  </w:r>
                </w:p>
              </w:tc>
            </w:tr>
            <w:tr w:rsidR="001D61E6" w:rsidRPr="009E681D" w14:paraId="0B51D110"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0BEF60F" w14:textId="77777777" w:rsidR="001D61E6" w:rsidRPr="004E364B" w:rsidRDefault="001D61E6" w:rsidP="0053339C">
                  <w:pPr>
                    <w:rPr>
                      <w:rFonts w:ascii="Arial" w:eastAsia="Calibri" w:hAnsi="Arial" w:cs="Arial"/>
                      <w:bCs/>
                      <w:lang w:eastAsia="en-GB"/>
                    </w:rPr>
                  </w:pPr>
                  <w:r>
                    <w:rPr>
                      <w:rFonts w:ascii="Arial" w:eastAsia="Calibri" w:hAnsi="Arial" w:cs="Arial"/>
                      <w:bCs/>
                      <w:lang w:eastAsia="en-GB"/>
                    </w:rPr>
                    <w:t>Thanh has acquired AA – initiate treatment.</w:t>
                  </w:r>
                </w:p>
              </w:tc>
              <w:tc>
                <w:tcPr>
                  <w:tcW w:w="3081" w:type="dxa"/>
                  <w:tcBorders>
                    <w:top w:val="single" w:sz="4" w:space="0" w:color="auto"/>
                    <w:left w:val="single" w:sz="4" w:space="0" w:color="auto"/>
                    <w:bottom w:val="single" w:sz="4" w:space="0" w:color="auto"/>
                    <w:right w:val="single" w:sz="4" w:space="0" w:color="auto"/>
                  </w:tcBorders>
                </w:tcPr>
                <w:p w14:paraId="58F2635B" w14:textId="77777777" w:rsidR="001D61E6" w:rsidRPr="005A3E7D" w:rsidRDefault="001D61E6" w:rsidP="0053339C">
                  <w:pPr>
                    <w:contextualSpacing/>
                    <w:rPr>
                      <w:rFonts w:ascii="Arial" w:eastAsia="Calibri" w:hAnsi="Arial" w:cs="Arial"/>
                      <w:lang w:eastAsia="en-GB"/>
                    </w:rPr>
                  </w:pPr>
                  <w:r w:rsidRPr="0E0B885F">
                    <w:rPr>
                      <w:rFonts w:ascii="Arial" w:eastAsia="Calibri" w:hAnsi="Arial" w:cs="Arial"/>
                      <w:color w:val="4EA72E" w:themeColor="accent6"/>
                      <w:lang w:eastAsia="en-GB"/>
                    </w:rPr>
                    <w:t xml:space="preserve">Correct! There is enough evidence to suggest a diagnosis of acquired AA – </w:t>
                  </w:r>
                  <w:r>
                    <w:rPr>
                      <w:rFonts w:ascii="Arial" w:eastAsia="Calibri" w:hAnsi="Arial" w:cs="Arial"/>
                      <w:color w:val="4EA72E" w:themeColor="accent6"/>
                      <w:lang w:eastAsia="en-GB"/>
                    </w:rPr>
                    <w:t>treatment initiation is recommended in this case</w:t>
                  </w:r>
                  <w:r w:rsidRPr="0E0B885F">
                    <w:rPr>
                      <w:rFonts w:ascii="Arial" w:eastAsia="Calibri" w:hAnsi="Arial" w:cs="Arial"/>
                      <w:color w:val="4EA72E" w:themeColor="accent6"/>
                      <w:lang w:eastAsia="en-GB"/>
                    </w:rPr>
                    <w:t>.</w:t>
                  </w:r>
                </w:p>
              </w:tc>
              <w:tc>
                <w:tcPr>
                  <w:tcW w:w="4930" w:type="dxa"/>
                  <w:tcBorders>
                    <w:top w:val="single" w:sz="4" w:space="0" w:color="auto"/>
                    <w:left w:val="single" w:sz="4" w:space="0" w:color="auto"/>
                    <w:bottom w:val="single" w:sz="4" w:space="0" w:color="auto"/>
                    <w:right w:val="single" w:sz="4" w:space="0" w:color="auto"/>
                  </w:tcBorders>
                </w:tcPr>
                <w:p w14:paraId="65DA85F4" w14:textId="77777777" w:rsidR="001D61E6" w:rsidRPr="0072707D" w:rsidRDefault="001D61E6" w:rsidP="0053339C">
                  <w:pPr>
                    <w:contextualSpacing/>
                    <w:rPr>
                      <w:rFonts w:ascii="Arial" w:eastAsia="Calibri" w:hAnsi="Arial" w:cs="Arial"/>
                      <w:bCs/>
                      <w:lang w:eastAsia="en-GB"/>
                    </w:rPr>
                  </w:pPr>
                </w:p>
              </w:tc>
            </w:tr>
            <w:tr w:rsidR="001D61E6" w:rsidRPr="009E681D" w14:paraId="795A1EED"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5CCE0A1C" w14:textId="77777777" w:rsidR="001D61E6" w:rsidRPr="001D61E6" w:rsidRDefault="001D61E6" w:rsidP="0053339C">
                  <w:pPr>
                    <w:contextualSpacing/>
                    <w:rPr>
                      <w:rFonts w:ascii="Arial" w:eastAsia="Calibri" w:hAnsi="Arial" w:cs="Arial"/>
                      <w:lang w:eastAsia="en-GB"/>
                    </w:rPr>
                  </w:pPr>
                  <w:proofErr w:type="spellStart"/>
                  <w:r w:rsidRPr="001D61E6">
                    <w:rPr>
                      <w:rFonts w:ascii="Arial" w:eastAsia="Calibri" w:hAnsi="Arial" w:cs="Arial"/>
                      <w:lang w:eastAsia="en-GB"/>
                    </w:rPr>
                    <w:t>Dyserythropoiesis</w:t>
                  </w:r>
                  <w:proofErr w:type="spellEnd"/>
                  <w:r w:rsidRPr="001D61E6">
                    <w:rPr>
                      <w:rFonts w:ascii="Arial" w:eastAsia="Calibri" w:hAnsi="Arial" w:cs="Arial"/>
                      <w:lang w:eastAsia="en-GB"/>
                    </w:rPr>
                    <w:t xml:space="preserve"> is atypical in this situation</w:t>
                  </w:r>
                </w:p>
                <w:p w14:paraId="6766AFF5" w14:textId="77777777" w:rsidR="001D61E6" w:rsidRPr="001D61E6" w:rsidRDefault="001D61E6" w:rsidP="0053339C">
                  <w:pPr>
                    <w:contextualSpacing/>
                    <w:rPr>
                      <w:rFonts w:ascii="Arial" w:eastAsia="Calibri" w:hAnsi="Arial" w:cs="Arial"/>
                      <w:lang w:eastAsia="en-GB"/>
                    </w:rPr>
                  </w:pPr>
                </w:p>
              </w:tc>
              <w:tc>
                <w:tcPr>
                  <w:tcW w:w="3081" w:type="dxa"/>
                  <w:tcBorders>
                    <w:top w:val="single" w:sz="4" w:space="0" w:color="auto"/>
                    <w:left w:val="single" w:sz="4" w:space="0" w:color="auto"/>
                    <w:bottom w:val="single" w:sz="4" w:space="0" w:color="auto"/>
                    <w:right w:val="single" w:sz="4" w:space="0" w:color="auto"/>
                  </w:tcBorders>
                </w:tcPr>
                <w:p w14:paraId="69793766" w14:textId="77777777" w:rsidR="001D61E6" w:rsidRPr="001D61E6"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6A4F2562" w14:textId="77777777" w:rsidR="001D61E6" w:rsidRPr="001D61E6" w:rsidRDefault="001D61E6" w:rsidP="0053339C">
                  <w:pPr>
                    <w:contextualSpacing/>
                    <w:rPr>
                      <w:rFonts w:ascii="Arial" w:hAnsi="Arial" w:cs="Arial"/>
                    </w:rPr>
                  </w:pPr>
                  <w:r w:rsidRPr="001D61E6">
                    <w:rPr>
                      <w:rFonts w:ascii="Arial" w:hAnsi="Arial" w:cs="Arial"/>
                    </w:rPr>
                    <w:t xml:space="preserve">That’s not quite right. </w:t>
                  </w:r>
                  <w:proofErr w:type="spellStart"/>
                  <w:r w:rsidRPr="001D61E6">
                    <w:rPr>
                      <w:rFonts w:ascii="Arial" w:hAnsi="Arial" w:cs="Arial"/>
                    </w:rPr>
                    <w:t>Dyserythropoiesis</w:t>
                  </w:r>
                  <w:proofErr w:type="spellEnd"/>
                  <w:r w:rsidRPr="001D61E6">
                    <w:rPr>
                      <w:rFonts w:ascii="Arial" w:hAnsi="Arial" w:cs="Arial"/>
                    </w:rPr>
                    <w:t xml:space="preserve"> is very common in AA and does not distinguish myelodysplastic syndrome from AA</w:t>
                  </w:r>
                  <w:r w:rsidRPr="001D61E6">
                    <w:rPr>
                      <w:rFonts w:ascii="Arial" w:eastAsia="Calibri" w:hAnsi="Arial" w:cs="Arial"/>
                      <w:lang w:eastAsia="en-GB"/>
                    </w:rPr>
                    <w:t>.</w:t>
                  </w:r>
                </w:p>
              </w:tc>
            </w:tr>
            <w:tr w:rsidR="001D61E6" w:rsidRPr="009E681D" w14:paraId="0F6D5A8C"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16173BE" w14:textId="77777777" w:rsidR="001D61E6" w:rsidRPr="001D61E6" w:rsidRDefault="001D61E6" w:rsidP="0053339C">
                  <w:pPr>
                    <w:rPr>
                      <w:rFonts w:ascii="Arial" w:eastAsia="Calibri" w:hAnsi="Arial" w:cs="Arial"/>
                      <w:lang w:eastAsia="en-GB"/>
                    </w:rPr>
                  </w:pPr>
                  <w:r w:rsidRPr="001D61E6">
                    <w:rPr>
                      <w:rFonts w:ascii="Arial" w:eastAsia="Calibri" w:hAnsi="Arial" w:cs="Arial"/>
                      <w:lang w:eastAsia="en-GB"/>
                    </w:rPr>
                    <w:t>Upfront allogeneic transplantation is mandatory</w:t>
                  </w:r>
                </w:p>
              </w:tc>
              <w:tc>
                <w:tcPr>
                  <w:tcW w:w="3081" w:type="dxa"/>
                  <w:tcBorders>
                    <w:top w:val="single" w:sz="4" w:space="0" w:color="auto"/>
                    <w:left w:val="single" w:sz="4" w:space="0" w:color="auto"/>
                    <w:bottom w:val="single" w:sz="4" w:space="0" w:color="auto"/>
                    <w:right w:val="single" w:sz="4" w:space="0" w:color="auto"/>
                  </w:tcBorders>
                </w:tcPr>
                <w:p w14:paraId="62A20D6C" w14:textId="77777777" w:rsidR="001D61E6" w:rsidRPr="001D61E6"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7DE9DA6C" w14:textId="77777777" w:rsidR="001D61E6" w:rsidRPr="001D61E6" w:rsidRDefault="001D61E6" w:rsidP="0053339C">
                  <w:pPr>
                    <w:contextualSpacing/>
                    <w:rPr>
                      <w:rFonts w:ascii="Arial" w:hAnsi="Arial" w:cs="Arial"/>
                    </w:rPr>
                  </w:pPr>
                  <w:r w:rsidRPr="001D61E6">
                    <w:rPr>
                      <w:rFonts w:ascii="Arial" w:hAnsi="Arial" w:cs="Arial"/>
                    </w:rPr>
                    <w:t>That’s not quite right. Upfront allogenic transplantation is not mandatory in all cases, but treatment should be initiated.</w:t>
                  </w:r>
                </w:p>
              </w:tc>
            </w:tr>
            <w:tr w:rsidR="001D61E6" w:rsidRPr="009E681D" w14:paraId="42599535"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1376354" w14:textId="77777777" w:rsidR="001D61E6" w:rsidRPr="001D61E6" w:rsidRDefault="001D61E6" w:rsidP="0053339C">
                  <w:pPr>
                    <w:rPr>
                      <w:rFonts w:ascii="Arial" w:eastAsia="Calibri" w:hAnsi="Arial" w:cs="Arial"/>
                      <w:lang w:eastAsia="en-GB"/>
                    </w:rPr>
                  </w:pPr>
                  <w:r w:rsidRPr="001D61E6">
                    <w:rPr>
                      <w:rFonts w:ascii="Arial" w:eastAsia="Calibri" w:hAnsi="Arial" w:cs="Arial"/>
                      <w:lang w:eastAsia="en-GB"/>
                    </w:rPr>
                    <w:t>The patient needs further investigations to make an accurate diagnosis.</w:t>
                  </w:r>
                </w:p>
              </w:tc>
              <w:tc>
                <w:tcPr>
                  <w:tcW w:w="3081" w:type="dxa"/>
                  <w:tcBorders>
                    <w:top w:val="single" w:sz="4" w:space="0" w:color="auto"/>
                    <w:left w:val="single" w:sz="4" w:space="0" w:color="auto"/>
                    <w:bottom w:val="single" w:sz="4" w:space="0" w:color="auto"/>
                    <w:right w:val="single" w:sz="4" w:space="0" w:color="auto"/>
                  </w:tcBorders>
                </w:tcPr>
                <w:p w14:paraId="74EA8FBD" w14:textId="77777777" w:rsidR="001D61E6" w:rsidRPr="001D61E6"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65993A2C" w14:textId="72DA926F" w:rsidR="001D61E6" w:rsidRPr="001D61E6" w:rsidRDefault="007E2E4E" w:rsidP="0053339C">
                  <w:pPr>
                    <w:contextualSpacing/>
                    <w:rPr>
                      <w:rFonts w:ascii="Arial" w:hAnsi="Arial" w:cs="Arial"/>
                    </w:rPr>
                  </w:pPr>
                  <w:r>
                    <w:rPr>
                      <w:rFonts w:ascii="Arial" w:hAnsi="Arial" w:cs="Arial"/>
                    </w:rPr>
                    <w:t>That’s not quite right. There is enough evidence to initiate treatment.</w:t>
                  </w:r>
                </w:p>
              </w:tc>
            </w:tr>
          </w:tbl>
          <w:p w14:paraId="01BDE953" w14:textId="77777777" w:rsidR="001D61E6" w:rsidRDefault="001D61E6" w:rsidP="0053339C">
            <w:pPr>
              <w:contextualSpacing/>
              <w:rPr>
                <w:rFonts w:ascii="Arial" w:eastAsia="Calibri" w:hAnsi="Arial" w:cs="Arial"/>
                <w:b/>
                <w:bCs/>
                <w:lang w:eastAsia="en-GB"/>
              </w:rPr>
            </w:pPr>
          </w:p>
          <w:p w14:paraId="6DACCB2C" w14:textId="77777777" w:rsidR="001D61E6" w:rsidRDefault="001D61E6" w:rsidP="0053339C">
            <w:pPr>
              <w:contextualSpacing/>
              <w:rPr>
                <w:rFonts w:ascii="Arial" w:eastAsia="Calibri" w:hAnsi="Arial" w:cs="Arial"/>
                <w:b/>
                <w:bCs/>
                <w:lang w:eastAsia="en-GB"/>
              </w:rPr>
            </w:pPr>
          </w:p>
          <w:p w14:paraId="18FB55C5" w14:textId="77777777" w:rsidR="001D61E6" w:rsidRDefault="001D61E6" w:rsidP="0053339C">
            <w:pPr>
              <w:contextualSpacing/>
              <w:rPr>
                <w:rFonts w:ascii="Arial" w:eastAsia="Calibri" w:hAnsi="Arial" w:cs="Arial"/>
                <w:b/>
                <w:bCs/>
                <w:lang w:eastAsia="en-GB"/>
              </w:rPr>
            </w:pPr>
          </w:p>
          <w:p w14:paraId="7D1617A4" w14:textId="77777777" w:rsidR="001D61E6" w:rsidRPr="008D4509" w:rsidRDefault="001D61E6" w:rsidP="0053339C">
            <w:pPr>
              <w:contextualSpacing/>
              <w:rPr>
                <w:rFonts w:ascii="Arial" w:eastAsia="Calibri" w:hAnsi="Arial" w:cs="Arial"/>
                <w:b/>
                <w:bCs/>
                <w:lang w:eastAsia="en-GB"/>
              </w:rPr>
            </w:pPr>
          </w:p>
        </w:tc>
      </w:tr>
      <w:tr w:rsidR="001D61E6" w:rsidRPr="000B0826" w14:paraId="1D810F12" w14:textId="77777777" w:rsidTr="0053339C">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39D0E229" w14:textId="77777777" w:rsidR="001D61E6" w:rsidRPr="000B0826" w:rsidRDefault="001D61E6" w:rsidP="0053339C">
            <w:pPr>
              <w:contextualSpacing/>
              <w:rPr>
                <w:rFonts w:ascii="Arial" w:eastAsia="Calibri" w:hAnsi="Arial" w:cs="Arial"/>
                <w:b/>
                <w:lang w:eastAsia="en-GB"/>
              </w:rPr>
            </w:pPr>
            <w:r>
              <w:rPr>
                <w:rFonts w:ascii="Arial" w:eastAsia="Calibri" w:hAnsi="Arial" w:cs="Arial"/>
                <w:b/>
                <w:lang w:eastAsia="en-GB"/>
              </w:rPr>
              <w:lastRenderedPageBreak/>
              <w:t>Solution</w:t>
            </w:r>
          </w:p>
        </w:tc>
      </w:tr>
      <w:tr w:rsidR="001D61E6" w:rsidRPr="000B0826" w14:paraId="4E852D1D" w14:textId="77777777" w:rsidTr="0053339C">
        <w:trPr>
          <w:gridAfter w:val="1"/>
          <w:wAfter w:w="10" w:type="dxa"/>
          <w:trHeight w:val="88"/>
        </w:trPr>
        <w:tc>
          <w:tcPr>
            <w:tcW w:w="1417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5E3C6896" w14:textId="77777777" w:rsidR="001D61E6" w:rsidRDefault="001D61E6" w:rsidP="0053339C">
            <w:pPr>
              <w:tabs>
                <w:tab w:val="left" w:pos="1372"/>
              </w:tabs>
              <w:contextualSpacing/>
              <w:rPr>
                <w:rFonts w:ascii="Arial" w:eastAsia="Times New Roman" w:hAnsi="Arial" w:cs="Arial"/>
                <w:bCs/>
              </w:rPr>
            </w:pPr>
            <w:r w:rsidRPr="001D61E6">
              <w:rPr>
                <w:rFonts w:ascii="Arial" w:eastAsia="Times New Roman" w:hAnsi="Arial" w:cs="Arial"/>
                <w:bCs/>
              </w:rPr>
              <w:t>The diagnosis of acquired severe aplastic anemia (AA) is already established based on pancytopenia and bone marrow findings, with no indications of an inherited or secondary cause. Thus, the focus should now shift toward initiating appropriate treatment, as timing of treatment is critical to improving patient outcomes.</w:t>
            </w:r>
          </w:p>
        </w:tc>
      </w:tr>
    </w:tbl>
    <w:p w14:paraId="66209D94" w14:textId="77777777" w:rsidR="001D61E6" w:rsidRDefault="001D61E6" w:rsidP="001D61E6">
      <w:pPr>
        <w:rPr>
          <w:rFonts w:ascii="Arial" w:hAnsi="Arial" w:cs="Arial"/>
          <w:b/>
          <w:bCs/>
          <w:sz w:val="20"/>
          <w:szCs w:val="20"/>
          <w:u w:val="single"/>
        </w:rPr>
      </w:pPr>
    </w:p>
    <w:p w14:paraId="0C4A3420" w14:textId="77777777" w:rsidR="001D61E6" w:rsidRDefault="001D61E6" w:rsidP="001D61E6">
      <w:pPr>
        <w:rPr>
          <w:rFonts w:ascii="Arial" w:hAnsi="Arial" w:cs="Arial"/>
          <w:b/>
          <w:bCs/>
          <w:sz w:val="20"/>
          <w:szCs w:val="20"/>
          <w:u w:val="single"/>
        </w:rPr>
      </w:pPr>
    </w:p>
    <w:p w14:paraId="15BE5EAF" w14:textId="77777777" w:rsidR="001D61E6" w:rsidRDefault="001D61E6" w:rsidP="001D61E6">
      <w:pPr>
        <w:rPr>
          <w:rFonts w:ascii="Arial" w:hAnsi="Arial" w:cs="Arial"/>
          <w:b/>
          <w:bCs/>
          <w:sz w:val="20"/>
          <w:szCs w:val="20"/>
          <w:u w:val="single"/>
        </w:rPr>
      </w:pPr>
    </w:p>
    <w:p w14:paraId="434315BF" w14:textId="77777777" w:rsidR="001D61E6" w:rsidRDefault="001D61E6" w:rsidP="001D61E6">
      <w:pPr>
        <w:rPr>
          <w:rFonts w:ascii="Arial" w:hAnsi="Arial" w:cs="Arial"/>
          <w:b/>
          <w:bCs/>
          <w:sz w:val="20"/>
          <w:szCs w:val="20"/>
          <w:u w:val="single"/>
        </w:rPr>
      </w:pPr>
    </w:p>
    <w:tbl>
      <w:tblPr>
        <w:tblW w:w="14182" w:type="dxa"/>
        <w:tblLook w:val="01E0" w:firstRow="1" w:lastRow="1" w:firstColumn="1" w:lastColumn="1" w:noHBand="0" w:noVBand="0"/>
      </w:tblPr>
      <w:tblGrid>
        <w:gridCol w:w="5314"/>
        <w:gridCol w:w="8868"/>
      </w:tblGrid>
      <w:tr w:rsidR="001D61E6" w:rsidRPr="002248EE" w14:paraId="53D10A3A" w14:textId="77777777" w:rsidTr="0053339C">
        <w:trPr>
          <w:trHeight w:val="290"/>
        </w:trPr>
        <w:tc>
          <w:tcPr>
            <w:tcW w:w="5314"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FA626BC" w14:textId="35993268" w:rsidR="001D61E6" w:rsidRPr="000B0826" w:rsidRDefault="001D61E6" w:rsidP="0053339C">
            <w:pPr>
              <w:contextualSpacing/>
              <w:rPr>
                <w:rFonts w:ascii="Arial" w:eastAsia="Calibri" w:hAnsi="Arial" w:cs="Arial"/>
                <w:b/>
                <w:bCs/>
                <w:lang w:eastAsia="en-GB"/>
              </w:rPr>
            </w:pPr>
            <w:r w:rsidRPr="0E0B885F">
              <w:rPr>
                <w:rFonts w:ascii="Arial" w:eastAsia="Calibri" w:hAnsi="Arial" w:cs="Arial"/>
                <w:b/>
                <w:bCs/>
                <w:lang w:eastAsia="en-GB"/>
              </w:rPr>
              <w:t>Chapter: P</w:t>
            </w:r>
            <w:r w:rsidR="002967F7">
              <w:rPr>
                <w:rFonts w:ascii="Arial" w:eastAsia="Calibri" w:hAnsi="Arial" w:cs="Arial"/>
                <w:b/>
                <w:bCs/>
                <w:lang w:eastAsia="en-GB"/>
              </w:rPr>
              <w:t>ost</w:t>
            </w:r>
            <w:r w:rsidRPr="0E0B885F">
              <w:rPr>
                <w:rFonts w:ascii="Arial" w:eastAsia="Calibri" w:hAnsi="Arial" w:cs="Arial"/>
                <w:b/>
                <w:bCs/>
                <w:lang w:eastAsia="en-GB"/>
              </w:rPr>
              <w:t>-assessment questions</w:t>
            </w:r>
          </w:p>
        </w:tc>
        <w:tc>
          <w:tcPr>
            <w:tcW w:w="886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2428FF26" w14:textId="768C80E8" w:rsidR="001D61E6" w:rsidRPr="002248EE" w:rsidRDefault="001D61E6" w:rsidP="0053339C">
            <w:pPr>
              <w:contextualSpacing/>
              <w:rPr>
                <w:rFonts w:ascii="Arial" w:eastAsia="Calibri" w:hAnsi="Arial" w:cs="Arial"/>
                <w:b/>
                <w:bCs/>
                <w:lang w:val="fr-FR" w:eastAsia="en-GB"/>
              </w:rPr>
            </w:pPr>
            <w:proofErr w:type="spellStart"/>
            <w:r w:rsidRPr="002248EE">
              <w:rPr>
                <w:rFonts w:ascii="Arial" w:eastAsia="Calibri" w:hAnsi="Arial" w:cs="Arial"/>
                <w:b/>
                <w:bCs/>
                <w:lang w:val="fr-FR" w:eastAsia="en-GB"/>
              </w:rPr>
              <w:t>Sub-</w:t>
            </w:r>
            <w:proofErr w:type="gramStart"/>
            <w:r w:rsidRPr="002248EE">
              <w:rPr>
                <w:rFonts w:ascii="Arial" w:eastAsia="Calibri" w:hAnsi="Arial" w:cs="Arial"/>
                <w:b/>
                <w:bCs/>
                <w:lang w:val="fr-FR" w:eastAsia="en-GB"/>
              </w:rPr>
              <w:t>chapter</w:t>
            </w:r>
            <w:proofErr w:type="spellEnd"/>
            <w:r w:rsidRPr="002248EE">
              <w:rPr>
                <w:rFonts w:ascii="Arial" w:eastAsia="Calibri" w:hAnsi="Arial" w:cs="Arial"/>
                <w:b/>
                <w:bCs/>
                <w:lang w:val="fr-FR" w:eastAsia="en-GB"/>
              </w:rPr>
              <w:t>:</w:t>
            </w:r>
            <w:proofErr w:type="gramEnd"/>
            <w:r w:rsidRPr="002248EE">
              <w:rPr>
                <w:rFonts w:ascii="Arial" w:eastAsia="Calibri" w:hAnsi="Arial" w:cs="Arial"/>
                <w:b/>
                <w:bCs/>
                <w:lang w:val="fr-FR" w:eastAsia="en-GB"/>
              </w:rPr>
              <w:t xml:space="preserve"> P</w:t>
            </w:r>
            <w:r w:rsidR="002967F7">
              <w:rPr>
                <w:rFonts w:ascii="Arial" w:eastAsia="Calibri" w:hAnsi="Arial" w:cs="Arial"/>
                <w:b/>
                <w:bCs/>
                <w:lang w:val="fr-FR" w:eastAsia="en-GB"/>
              </w:rPr>
              <w:t>ost</w:t>
            </w:r>
            <w:r w:rsidRPr="002248EE">
              <w:rPr>
                <w:rFonts w:ascii="Arial" w:eastAsia="Calibri" w:hAnsi="Arial" w:cs="Arial"/>
                <w:b/>
                <w:bCs/>
                <w:lang w:val="fr-FR" w:eastAsia="en-GB"/>
              </w:rPr>
              <w:t>-</w:t>
            </w:r>
            <w:proofErr w:type="spellStart"/>
            <w:r w:rsidRPr="002248EE">
              <w:rPr>
                <w:rFonts w:ascii="Arial" w:eastAsia="Calibri" w:hAnsi="Arial" w:cs="Arial"/>
                <w:b/>
                <w:bCs/>
                <w:lang w:val="fr-FR" w:eastAsia="en-GB"/>
              </w:rPr>
              <w:t>assessment</w:t>
            </w:r>
            <w:proofErr w:type="spellEnd"/>
            <w:r w:rsidRPr="002248EE">
              <w:rPr>
                <w:rFonts w:ascii="Arial" w:eastAsia="Calibri" w:hAnsi="Arial" w:cs="Arial"/>
                <w:b/>
                <w:bCs/>
                <w:lang w:val="fr-FR" w:eastAsia="en-GB"/>
              </w:rPr>
              <w:t xml:space="preserve"> question 2</w:t>
            </w:r>
          </w:p>
        </w:tc>
      </w:tr>
      <w:tr w:rsidR="001D61E6" w:rsidRPr="000B0826" w14:paraId="40EFF690" w14:textId="77777777" w:rsidTr="0053339C">
        <w:trPr>
          <w:trHeight w:val="278"/>
        </w:trPr>
        <w:tc>
          <w:tcPr>
            <w:tcW w:w="14182" w:type="dxa"/>
            <w:gridSpan w:val="2"/>
            <w:tcBorders>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5824078" w14:textId="77777777" w:rsidR="001D61E6" w:rsidRPr="000B0826" w:rsidRDefault="001D61E6" w:rsidP="0053339C">
            <w:pPr>
              <w:contextualSpacing/>
              <w:rPr>
                <w:rFonts w:ascii="Arial" w:eastAsia="Calibri" w:hAnsi="Arial" w:cs="Arial"/>
                <w:b/>
                <w:bCs/>
                <w:lang w:eastAsia="en-GB"/>
              </w:rPr>
            </w:pPr>
            <w:r w:rsidRPr="000B0826">
              <w:rPr>
                <w:rFonts w:ascii="Arial" w:eastAsia="Calibri" w:hAnsi="Arial" w:cs="Arial"/>
                <w:b/>
                <w:lang w:eastAsia="en-GB"/>
              </w:rPr>
              <w:t>Text</w:t>
            </w:r>
          </w:p>
        </w:tc>
      </w:tr>
      <w:tr w:rsidR="001D61E6" w:rsidRPr="000B0826" w14:paraId="51B6976E" w14:textId="77777777" w:rsidTr="0053339C">
        <w:trPr>
          <w:trHeight w:val="701"/>
        </w:trPr>
        <w:tc>
          <w:tcPr>
            <w:tcW w:w="14182"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tbl>
            <w:tblPr>
              <w:tblpPr w:leftFromText="180" w:rightFromText="180" w:vertAnchor="page" w:horzAnchor="margin" w:tblpY="946"/>
              <w:tblOverlap w:val="never"/>
              <w:tblW w:w="12959" w:type="dxa"/>
              <w:tblLook w:val="01E0" w:firstRow="1" w:lastRow="1" w:firstColumn="1" w:lastColumn="1" w:noHBand="0" w:noVBand="0"/>
            </w:tblPr>
            <w:tblGrid>
              <w:gridCol w:w="4948"/>
              <w:gridCol w:w="3081"/>
              <w:gridCol w:w="4930"/>
            </w:tblGrid>
            <w:tr w:rsidR="001D61E6" w:rsidRPr="00C578F0" w14:paraId="5F7ADB4B"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50D2CA47" w14:textId="77777777" w:rsidR="001D61E6" w:rsidRPr="00C578F0" w:rsidRDefault="001D61E6" w:rsidP="0053339C">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081"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41A6E913" w14:textId="77777777" w:rsidR="001D61E6" w:rsidRPr="00C578F0" w:rsidRDefault="001D61E6" w:rsidP="0053339C">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493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3B484B3B" w14:textId="77777777" w:rsidR="001D61E6" w:rsidRPr="00C578F0" w:rsidRDefault="001D61E6" w:rsidP="0053339C">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1D61E6" w:rsidRPr="00C578F0" w14:paraId="06331288"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073BA351" w14:textId="77777777" w:rsidR="001D61E6" w:rsidRPr="0072707D" w:rsidRDefault="001D61E6" w:rsidP="0053339C">
                  <w:pPr>
                    <w:rPr>
                      <w:rFonts w:ascii="Arial" w:eastAsia="Calibri" w:hAnsi="Arial" w:cs="Arial"/>
                      <w:lang w:eastAsia="en-GB"/>
                    </w:rPr>
                  </w:pPr>
                  <w:r>
                    <w:rPr>
                      <w:rFonts w:ascii="Arial" w:eastAsia="Calibri" w:hAnsi="Arial" w:cs="Arial"/>
                      <w:lang w:eastAsia="en-GB"/>
                    </w:rPr>
                    <w:t xml:space="preserve">Initiate the standard of care immunosuppressive therapy (IST) regimen of horse </w:t>
                  </w:r>
                  <w:proofErr w:type="spellStart"/>
                  <w:r>
                    <w:rPr>
                      <w:rFonts w:ascii="Arial" w:eastAsia="Calibri" w:hAnsi="Arial" w:cs="Arial"/>
                      <w:lang w:eastAsia="en-GB"/>
                    </w:rPr>
                    <w:t>antithymocyte</w:t>
                  </w:r>
                  <w:proofErr w:type="spellEnd"/>
                  <w:r>
                    <w:rPr>
                      <w:rFonts w:ascii="Arial" w:eastAsia="Calibri" w:hAnsi="Arial" w:cs="Arial"/>
                      <w:lang w:eastAsia="en-GB"/>
                    </w:rPr>
                    <w:t xml:space="preserve"> globulin (</w:t>
                  </w:r>
                  <w:proofErr w:type="spellStart"/>
                  <w:r>
                    <w:rPr>
                      <w:rFonts w:ascii="Arial" w:eastAsia="Calibri" w:hAnsi="Arial" w:cs="Arial"/>
                      <w:lang w:eastAsia="en-GB"/>
                    </w:rPr>
                    <w:t>hATG</w:t>
                  </w:r>
                  <w:proofErr w:type="spellEnd"/>
                  <w:r>
                    <w:rPr>
                      <w:rFonts w:ascii="Arial" w:eastAsia="Calibri" w:hAnsi="Arial" w:cs="Arial"/>
                      <w:lang w:eastAsia="en-GB"/>
                    </w:rPr>
                    <w:t xml:space="preserve">) + cyclosporine A (CSA) + </w:t>
                  </w:r>
                  <w:proofErr w:type="spellStart"/>
                  <w:r>
                    <w:rPr>
                      <w:rFonts w:ascii="Arial" w:eastAsia="Calibri" w:hAnsi="Arial" w:cs="Arial"/>
                      <w:lang w:eastAsia="en-GB"/>
                    </w:rPr>
                    <w:t>eltrombopag</w:t>
                  </w:r>
                  <w:proofErr w:type="spellEnd"/>
                  <w:r>
                    <w:rPr>
                      <w:rFonts w:ascii="Arial" w:eastAsia="Calibri" w:hAnsi="Arial" w:cs="Arial"/>
                      <w:lang w:eastAsia="en-GB"/>
                    </w:rPr>
                    <w:t>.</w:t>
                  </w:r>
                </w:p>
              </w:tc>
              <w:tc>
                <w:tcPr>
                  <w:tcW w:w="3081" w:type="dxa"/>
                  <w:tcBorders>
                    <w:top w:val="single" w:sz="4" w:space="0" w:color="auto"/>
                    <w:left w:val="single" w:sz="4" w:space="0" w:color="auto"/>
                    <w:bottom w:val="single" w:sz="4" w:space="0" w:color="auto"/>
                    <w:right w:val="single" w:sz="4" w:space="0" w:color="auto"/>
                  </w:tcBorders>
                </w:tcPr>
                <w:p w14:paraId="15F51074" w14:textId="77777777" w:rsidR="001D61E6" w:rsidRPr="0072707D"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7584E431" w14:textId="77777777" w:rsidR="001D61E6" w:rsidRPr="0072707D" w:rsidRDefault="001D61E6" w:rsidP="0053339C">
                  <w:pPr>
                    <w:contextualSpacing/>
                    <w:rPr>
                      <w:rFonts w:ascii="Arial" w:eastAsia="Calibri" w:hAnsi="Arial" w:cs="Arial"/>
                      <w:lang w:eastAsia="en-GB"/>
                    </w:rPr>
                  </w:pPr>
                  <w:r w:rsidRPr="43959174">
                    <w:rPr>
                      <w:rFonts w:ascii="Arial" w:eastAsia="Calibri" w:hAnsi="Arial" w:cs="Arial"/>
                      <w:lang w:eastAsia="en-GB"/>
                    </w:rPr>
                    <w:t>That’s not quite right. IST is the recommended first-line therapy in the absence of an available HLA-matched sibling donor, but Thanh’s worsening condition allows for the consideration of up-front transplantation using a haplo-identical family member.</w:t>
                  </w:r>
                </w:p>
              </w:tc>
            </w:tr>
            <w:tr w:rsidR="001D61E6" w:rsidRPr="009E681D" w14:paraId="1523A901"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705AA014" w14:textId="77777777" w:rsidR="001D61E6" w:rsidRPr="00A01AD8" w:rsidRDefault="001D61E6" w:rsidP="0053339C">
                  <w:pPr>
                    <w:rPr>
                      <w:rFonts w:ascii="Arial" w:eastAsia="Calibri" w:hAnsi="Arial" w:cs="Arial"/>
                      <w:bCs/>
                      <w:lang w:eastAsia="en-GB"/>
                    </w:rPr>
                  </w:pPr>
                  <w:r w:rsidRPr="00A01AD8">
                    <w:rPr>
                      <w:rFonts w:ascii="Arial" w:eastAsia="Calibri" w:hAnsi="Arial" w:cs="Arial"/>
                      <w:bCs/>
                      <w:lang w:eastAsia="en-GB"/>
                    </w:rPr>
                    <w:t>Proceed with a haplo-identical transplant using one of Thanh’s haplo-identical siblings as a donor.</w:t>
                  </w:r>
                </w:p>
              </w:tc>
              <w:tc>
                <w:tcPr>
                  <w:tcW w:w="3081" w:type="dxa"/>
                  <w:tcBorders>
                    <w:top w:val="single" w:sz="4" w:space="0" w:color="auto"/>
                    <w:left w:val="single" w:sz="4" w:space="0" w:color="auto"/>
                    <w:bottom w:val="single" w:sz="4" w:space="0" w:color="auto"/>
                    <w:right w:val="single" w:sz="4" w:space="0" w:color="auto"/>
                  </w:tcBorders>
                </w:tcPr>
                <w:p w14:paraId="5FBC13B4" w14:textId="77777777" w:rsidR="001D61E6" w:rsidRPr="001D61E6"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4D4CC4B8" w14:textId="77777777" w:rsidR="001D61E6" w:rsidRPr="001D61E6" w:rsidRDefault="001D61E6" w:rsidP="0053339C">
                  <w:pPr>
                    <w:contextualSpacing/>
                    <w:rPr>
                      <w:rFonts w:ascii="Arial" w:eastAsia="Calibri" w:hAnsi="Arial" w:cs="Arial"/>
                      <w:lang w:eastAsia="en-GB"/>
                    </w:rPr>
                  </w:pPr>
                  <w:r w:rsidRPr="001D61E6">
                    <w:rPr>
                      <w:rFonts w:ascii="Arial" w:eastAsia="Calibri" w:hAnsi="Arial" w:cs="Arial"/>
                      <w:lang w:eastAsia="en-GB"/>
                    </w:rPr>
                    <w:t>That’s not quite right. First-line haplo-identical transplantation is not currently standard of care.</w:t>
                  </w:r>
                </w:p>
              </w:tc>
            </w:tr>
            <w:tr w:rsidR="001D61E6" w:rsidRPr="009E681D" w14:paraId="6D2E4886"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4173CE5" w14:textId="77777777" w:rsidR="001D61E6" w:rsidRPr="00A01AD8" w:rsidRDefault="001D61E6" w:rsidP="0053339C">
                  <w:pPr>
                    <w:contextualSpacing/>
                    <w:rPr>
                      <w:rFonts w:ascii="Arial" w:eastAsia="Calibri" w:hAnsi="Arial" w:cs="Arial"/>
                      <w:bCs/>
                      <w:lang w:eastAsia="en-GB"/>
                    </w:rPr>
                  </w:pPr>
                  <w:r w:rsidRPr="00A01AD8">
                    <w:rPr>
                      <w:rFonts w:ascii="Arial" w:eastAsia="Calibri" w:hAnsi="Arial" w:cs="Arial"/>
                      <w:bCs/>
                      <w:lang w:eastAsia="en-GB"/>
                    </w:rPr>
                    <w:t>Find an HLA-matched unrelated donor before proceeding with a bone marrow hematopoietic stem cell transplant (BM HSCT).</w:t>
                  </w:r>
                </w:p>
              </w:tc>
              <w:tc>
                <w:tcPr>
                  <w:tcW w:w="3081" w:type="dxa"/>
                  <w:tcBorders>
                    <w:top w:val="single" w:sz="4" w:space="0" w:color="auto"/>
                    <w:left w:val="single" w:sz="4" w:space="0" w:color="auto"/>
                    <w:bottom w:val="single" w:sz="4" w:space="0" w:color="auto"/>
                    <w:right w:val="single" w:sz="4" w:space="0" w:color="auto"/>
                  </w:tcBorders>
                </w:tcPr>
                <w:p w14:paraId="5A87D323" w14:textId="77777777" w:rsidR="001D61E6" w:rsidRPr="001D61E6"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27BBDD87" w14:textId="77777777" w:rsidR="001D61E6" w:rsidRPr="001D61E6" w:rsidRDefault="001D61E6" w:rsidP="0053339C">
                  <w:pPr>
                    <w:contextualSpacing/>
                    <w:rPr>
                      <w:rFonts w:ascii="Arial" w:hAnsi="Arial" w:cs="Arial"/>
                    </w:rPr>
                  </w:pPr>
                  <w:r w:rsidRPr="001D61E6">
                    <w:rPr>
                      <w:rFonts w:ascii="Arial" w:hAnsi="Arial" w:cs="Arial"/>
                    </w:rPr>
                    <w:t>That’s not quite right. An unrelated matched transplant can be considered if a donor is immediately available, but due to the urgency of Thanh’s condition and the availability of a matched sibling, matched sibling transplantation would be preferred in this case.</w:t>
                  </w:r>
                </w:p>
              </w:tc>
            </w:tr>
            <w:tr w:rsidR="001D61E6" w:rsidRPr="009E681D" w14:paraId="556B87EE"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23A13DA2" w14:textId="611D740F" w:rsidR="001D61E6" w:rsidRPr="00A01AD8" w:rsidRDefault="00F76C29" w:rsidP="0053339C">
                  <w:pPr>
                    <w:rPr>
                      <w:rFonts w:ascii="Arial" w:eastAsia="Calibri" w:hAnsi="Arial" w:cs="Arial"/>
                      <w:bCs/>
                      <w:lang w:eastAsia="en-GB"/>
                    </w:rPr>
                  </w:pPr>
                  <w:r>
                    <w:rPr>
                      <w:rFonts w:ascii="Arial" w:eastAsia="Calibri" w:hAnsi="Arial" w:cs="Arial"/>
                      <w:bCs/>
                      <w:lang w:eastAsia="en-GB"/>
                    </w:rPr>
                    <w:t>Strongly advise</w:t>
                  </w:r>
                  <w:r w:rsidRPr="00A01AD8">
                    <w:rPr>
                      <w:rFonts w:ascii="Arial" w:eastAsia="Calibri" w:hAnsi="Arial" w:cs="Arial"/>
                      <w:bCs/>
                      <w:lang w:eastAsia="en-GB"/>
                    </w:rPr>
                    <w:t xml:space="preserve"> that Thanh’s HLA-matched sister would be the ideal candidate</w:t>
                  </w:r>
                </w:p>
              </w:tc>
              <w:tc>
                <w:tcPr>
                  <w:tcW w:w="3081" w:type="dxa"/>
                  <w:tcBorders>
                    <w:top w:val="single" w:sz="4" w:space="0" w:color="auto"/>
                    <w:left w:val="single" w:sz="4" w:space="0" w:color="auto"/>
                    <w:bottom w:val="single" w:sz="4" w:space="0" w:color="auto"/>
                    <w:right w:val="single" w:sz="4" w:space="0" w:color="auto"/>
                  </w:tcBorders>
                </w:tcPr>
                <w:p w14:paraId="7BC63A8D" w14:textId="77777777" w:rsidR="001D61E6" w:rsidRPr="001D61E6" w:rsidRDefault="001D61E6" w:rsidP="0053339C">
                  <w:pPr>
                    <w:contextualSpacing/>
                    <w:rPr>
                      <w:rFonts w:ascii="Arial" w:eastAsia="Calibri" w:hAnsi="Arial" w:cs="Arial"/>
                      <w:lang w:eastAsia="en-GB"/>
                    </w:rPr>
                  </w:pPr>
                  <w:r w:rsidRPr="001D61E6">
                    <w:rPr>
                      <w:rFonts w:ascii="Arial" w:hAnsi="Arial" w:cs="Arial"/>
                    </w:rPr>
                    <w:t>Correct! An HLA-matched sibling is ideal, so it is advisable to try your best to facilitate a matched sibling transplant.</w:t>
                  </w:r>
                </w:p>
              </w:tc>
              <w:tc>
                <w:tcPr>
                  <w:tcW w:w="4930" w:type="dxa"/>
                  <w:tcBorders>
                    <w:top w:val="single" w:sz="4" w:space="0" w:color="auto"/>
                    <w:left w:val="single" w:sz="4" w:space="0" w:color="auto"/>
                    <w:bottom w:val="single" w:sz="4" w:space="0" w:color="auto"/>
                    <w:right w:val="single" w:sz="4" w:space="0" w:color="auto"/>
                  </w:tcBorders>
                </w:tcPr>
                <w:p w14:paraId="7EC13718" w14:textId="77777777" w:rsidR="001D61E6" w:rsidRPr="001D61E6" w:rsidRDefault="001D61E6" w:rsidP="0053339C">
                  <w:pPr>
                    <w:contextualSpacing/>
                    <w:rPr>
                      <w:rFonts w:ascii="Arial" w:hAnsi="Arial" w:cs="Arial"/>
                      <w:bCs/>
                    </w:rPr>
                  </w:pPr>
                </w:p>
              </w:tc>
            </w:tr>
          </w:tbl>
          <w:p w14:paraId="194AAB2D" w14:textId="77777777" w:rsidR="001D61E6" w:rsidRPr="001D61E6" w:rsidRDefault="001D61E6" w:rsidP="0053339C">
            <w:pPr>
              <w:contextualSpacing/>
              <w:rPr>
                <w:rFonts w:ascii="Arial" w:eastAsia="Times New Roman" w:hAnsi="Arial" w:cs="Arial"/>
              </w:rPr>
            </w:pPr>
            <w:r w:rsidRPr="001D61E6">
              <w:rPr>
                <w:rFonts w:ascii="Arial" w:eastAsia="Times New Roman" w:hAnsi="Arial" w:cs="Arial"/>
              </w:rPr>
              <w:t>Thanh refused vaccinations during the diagnosis stage of his disease and his condition has deteriorated; he recently got an infection and is now septic. He has an HLA-matched sister living abroad who may be unavailable as a donor, however, multiple haplo-identical family members have come forward and are ready to donate immediately. What is the most appropriate next step in managing Thanh’s treatment?</w:t>
            </w:r>
          </w:p>
          <w:p w14:paraId="60959E89" w14:textId="77777777" w:rsidR="001D61E6" w:rsidRPr="000B0826" w:rsidRDefault="001D61E6" w:rsidP="0053339C">
            <w:pPr>
              <w:contextualSpacing/>
              <w:rPr>
                <w:rFonts w:ascii="Arial" w:eastAsia="Times New Roman" w:hAnsi="Arial" w:cs="Arial"/>
                <w:bCs/>
              </w:rPr>
            </w:pPr>
          </w:p>
          <w:p w14:paraId="66EFC8A8" w14:textId="77777777" w:rsidR="001D61E6" w:rsidRDefault="001D61E6" w:rsidP="0053339C">
            <w:pPr>
              <w:contextualSpacing/>
              <w:rPr>
                <w:rFonts w:ascii="Arial" w:eastAsia="Times New Roman" w:hAnsi="Arial" w:cs="Arial"/>
                <w:bCs/>
              </w:rPr>
            </w:pPr>
          </w:p>
          <w:p w14:paraId="17F1BB89" w14:textId="77777777" w:rsidR="001D61E6" w:rsidRDefault="001D61E6" w:rsidP="0053339C">
            <w:pPr>
              <w:contextualSpacing/>
              <w:rPr>
                <w:rFonts w:ascii="Arial" w:eastAsia="Times New Roman" w:hAnsi="Arial" w:cs="Arial"/>
                <w:bCs/>
              </w:rPr>
            </w:pPr>
          </w:p>
          <w:p w14:paraId="2FB43CD4" w14:textId="77777777" w:rsidR="001D61E6" w:rsidRDefault="001D61E6" w:rsidP="0053339C">
            <w:pPr>
              <w:contextualSpacing/>
              <w:rPr>
                <w:rFonts w:ascii="Arial" w:eastAsia="Times New Roman" w:hAnsi="Arial" w:cs="Arial"/>
                <w:bCs/>
              </w:rPr>
            </w:pPr>
          </w:p>
          <w:p w14:paraId="308E647D" w14:textId="77777777" w:rsidR="001D61E6" w:rsidRDefault="001D61E6" w:rsidP="0053339C">
            <w:pPr>
              <w:contextualSpacing/>
              <w:rPr>
                <w:rFonts w:ascii="Arial" w:eastAsia="Times New Roman" w:hAnsi="Arial" w:cs="Arial"/>
                <w:bCs/>
              </w:rPr>
            </w:pPr>
          </w:p>
          <w:p w14:paraId="61B1D039" w14:textId="77777777" w:rsidR="001D61E6" w:rsidRDefault="001D61E6" w:rsidP="0053339C">
            <w:pPr>
              <w:contextualSpacing/>
              <w:rPr>
                <w:rFonts w:ascii="Arial" w:eastAsia="Times New Roman" w:hAnsi="Arial" w:cs="Arial"/>
                <w:bCs/>
              </w:rPr>
            </w:pPr>
          </w:p>
          <w:p w14:paraId="7D8DF91D" w14:textId="77777777" w:rsidR="001D61E6" w:rsidRDefault="001D61E6" w:rsidP="0053339C">
            <w:pPr>
              <w:contextualSpacing/>
              <w:rPr>
                <w:rFonts w:ascii="Arial" w:eastAsia="Times New Roman" w:hAnsi="Arial" w:cs="Arial"/>
                <w:bCs/>
              </w:rPr>
            </w:pPr>
          </w:p>
          <w:p w14:paraId="4A9AC8A4" w14:textId="77777777" w:rsidR="001D61E6" w:rsidRDefault="001D61E6" w:rsidP="0053339C">
            <w:pPr>
              <w:contextualSpacing/>
              <w:rPr>
                <w:rFonts w:ascii="Arial" w:eastAsia="Times New Roman" w:hAnsi="Arial" w:cs="Arial"/>
                <w:bCs/>
              </w:rPr>
            </w:pPr>
          </w:p>
          <w:p w14:paraId="2F102634" w14:textId="77777777" w:rsidR="001D61E6" w:rsidRDefault="001D61E6" w:rsidP="0053339C">
            <w:pPr>
              <w:contextualSpacing/>
              <w:rPr>
                <w:rFonts w:ascii="Arial" w:eastAsia="Times New Roman" w:hAnsi="Arial" w:cs="Arial"/>
                <w:bCs/>
              </w:rPr>
            </w:pPr>
          </w:p>
          <w:p w14:paraId="19965E94" w14:textId="77777777" w:rsidR="001D61E6" w:rsidRDefault="001D61E6" w:rsidP="0053339C">
            <w:pPr>
              <w:contextualSpacing/>
              <w:rPr>
                <w:rFonts w:ascii="Arial" w:eastAsia="Times New Roman" w:hAnsi="Arial" w:cs="Arial"/>
                <w:bCs/>
              </w:rPr>
            </w:pPr>
          </w:p>
          <w:p w14:paraId="38B70465" w14:textId="77777777" w:rsidR="001D61E6" w:rsidRDefault="001D61E6" w:rsidP="0053339C">
            <w:pPr>
              <w:contextualSpacing/>
              <w:rPr>
                <w:rFonts w:ascii="Arial" w:eastAsia="Times New Roman" w:hAnsi="Arial" w:cs="Arial"/>
                <w:bCs/>
              </w:rPr>
            </w:pPr>
          </w:p>
          <w:p w14:paraId="60306C1C" w14:textId="77777777" w:rsidR="001D61E6" w:rsidRDefault="001D61E6" w:rsidP="0053339C">
            <w:pPr>
              <w:contextualSpacing/>
              <w:rPr>
                <w:rFonts w:ascii="Arial" w:eastAsia="Times New Roman" w:hAnsi="Arial" w:cs="Arial"/>
                <w:bCs/>
              </w:rPr>
            </w:pPr>
          </w:p>
          <w:p w14:paraId="3CB04AB5" w14:textId="77777777" w:rsidR="001D61E6" w:rsidRDefault="001D61E6" w:rsidP="0053339C">
            <w:pPr>
              <w:contextualSpacing/>
              <w:rPr>
                <w:rFonts w:ascii="Arial" w:eastAsia="Times New Roman" w:hAnsi="Arial" w:cs="Arial"/>
                <w:bCs/>
              </w:rPr>
            </w:pPr>
          </w:p>
          <w:p w14:paraId="522EE81B" w14:textId="77777777" w:rsidR="001D61E6" w:rsidRDefault="001D61E6" w:rsidP="0053339C">
            <w:pPr>
              <w:contextualSpacing/>
              <w:rPr>
                <w:rFonts w:ascii="Arial" w:eastAsia="Times New Roman" w:hAnsi="Arial" w:cs="Arial"/>
                <w:bCs/>
              </w:rPr>
            </w:pPr>
          </w:p>
          <w:p w14:paraId="6C8B324A" w14:textId="77777777" w:rsidR="001D61E6" w:rsidRDefault="001D61E6" w:rsidP="0053339C">
            <w:pPr>
              <w:contextualSpacing/>
              <w:rPr>
                <w:rFonts w:ascii="Arial" w:eastAsia="Times New Roman" w:hAnsi="Arial" w:cs="Arial"/>
                <w:bCs/>
              </w:rPr>
            </w:pPr>
          </w:p>
          <w:p w14:paraId="331542F6" w14:textId="77777777" w:rsidR="001D61E6" w:rsidRPr="000B0826" w:rsidRDefault="001D61E6" w:rsidP="0053339C">
            <w:pPr>
              <w:contextualSpacing/>
              <w:rPr>
                <w:rFonts w:ascii="Arial" w:eastAsia="Times New Roman" w:hAnsi="Arial" w:cs="Arial"/>
                <w:bCs/>
              </w:rPr>
            </w:pPr>
          </w:p>
        </w:tc>
      </w:tr>
      <w:tr w:rsidR="001D61E6" w:rsidRPr="000B0826" w14:paraId="70068619" w14:textId="77777777" w:rsidTr="0053339C">
        <w:trPr>
          <w:trHeight w:val="278"/>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64DC3C69" w14:textId="77777777" w:rsidR="001D61E6" w:rsidRPr="000B0826" w:rsidRDefault="001D61E6" w:rsidP="0053339C">
            <w:pPr>
              <w:contextualSpacing/>
              <w:rPr>
                <w:rFonts w:ascii="Arial" w:eastAsia="Calibri" w:hAnsi="Arial" w:cs="Arial"/>
                <w:b/>
                <w:lang w:eastAsia="en-GB"/>
              </w:rPr>
            </w:pPr>
            <w:r w:rsidRPr="000B0826">
              <w:rPr>
                <w:rFonts w:ascii="Arial" w:eastAsia="Calibri" w:hAnsi="Arial" w:cs="Arial"/>
                <w:b/>
                <w:lang w:eastAsia="en-GB"/>
              </w:rPr>
              <w:t xml:space="preserve">Solution </w:t>
            </w:r>
          </w:p>
        </w:tc>
      </w:tr>
      <w:tr w:rsidR="001D61E6" w:rsidRPr="000B0826" w14:paraId="7F4C3149" w14:textId="77777777" w:rsidTr="0053339C">
        <w:trPr>
          <w:trHeight w:val="278"/>
        </w:trPr>
        <w:tc>
          <w:tcPr>
            <w:tcW w:w="14182"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8C5E709" w14:textId="77777777" w:rsidR="001D61E6" w:rsidRDefault="001D61E6" w:rsidP="0053339C">
            <w:pPr>
              <w:contextualSpacing/>
              <w:rPr>
                <w:rFonts w:ascii="Arial" w:eastAsia="Calibri" w:hAnsi="Arial" w:cs="Arial"/>
                <w:lang w:eastAsia="en-GB"/>
              </w:rPr>
            </w:pPr>
            <w:r w:rsidRPr="43959174">
              <w:rPr>
                <w:rFonts w:ascii="Arial" w:eastAsia="Calibri" w:hAnsi="Arial" w:cs="Arial"/>
                <w:lang w:eastAsia="en-GB"/>
              </w:rPr>
              <w:lastRenderedPageBreak/>
              <w:t xml:space="preserve">Thanh is septic and </w:t>
            </w:r>
            <w:r w:rsidRPr="001D61E6">
              <w:rPr>
                <w:rFonts w:ascii="Arial" w:eastAsia="Calibri" w:hAnsi="Arial" w:cs="Arial"/>
                <w:lang w:eastAsia="en-GB"/>
              </w:rPr>
              <w:t xml:space="preserve">needs urgent treatment. Immunosuppressive therapy (IST) may not improve Thanh’s condition if he is septic. Thanh’s HLA-matched sister as a donor would allow for first-line matched sibling HSCT, hence, it is recommended to strongly advise on this approach, as up-front haplo-identical transplantation is not the standard of care. </w:t>
            </w:r>
          </w:p>
          <w:p w14:paraId="4B3D0741" w14:textId="77777777" w:rsidR="001D61E6" w:rsidRPr="000B0826" w:rsidRDefault="001D61E6" w:rsidP="0053339C">
            <w:pPr>
              <w:contextualSpacing/>
              <w:rPr>
                <w:rFonts w:ascii="Arial" w:eastAsia="Calibri" w:hAnsi="Arial" w:cs="Arial"/>
                <w:bCs/>
                <w:lang w:eastAsia="en-GB"/>
              </w:rPr>
            </w:pPr>
          </w:p>
        </w:tc>
      </w:tr>
    </w:tbl>
    <w:p w14:paraId="290BB435" w14:textId="77777777" w:rsidR="001D61E6" w:rsidRDefault="001D61E6" w:rsidP="001D61E6">
      <w:pPr>
        <w:rPr>
          <w:rFonts w:ascii="Arial" w:hAnsi="Arial" w:cs="Arial"/>
          <w:b/>
          <w:bCs/>
          <w:sz w:val="20"/>
          <w:szCs w:val="20"/>
          <w:u w:val="single"/>
        </w:rPr>
      </w:pPr>
    </w:p>
    <w:p w14:paraId="410D244E" w14:textId="77777777" w:rsidR="001D61E6" w:rsidRDefault="001D61E6" w:rsidP="001D61E6">
      <w:pPr>
        <w:rPr>
          <w:rFonts w:ascii="Arial" w:hAnsi="Arial" w:cs="Arial"/>
          <w:b/>
          <w:bCs/>
          <w:sz w:val="20"/>
          <w:szCs w:val="20"/>
          <w:u w:val="single"/>
        </w:rPr>
      </w:pPr>
    </w:p>
    <w:p w14:paraId="30369004" w14:textId="77777777" w:rsidR="001D61E6" w:rsidRDefault="001D61E6" w:rsidP="001D61E6">
      <w:pPr>
        <w:rPr>
          <w:rFonts w:ascii="Arial" w:hAnsi="Arial" w:cs="Arial"/>
          <w:b/>
          <w:bCs/>
          <w:sz w:val="20"/>
          <w:szCs w:val="20"/>
          <w:u w:val="single"/>
        </w:rPr>
      </w:pPr>
    </w:p>
    <w:p w14:paraId="383FAE76" w14:textId="77777777" w:rsidR="001D61E6" w:rsidRDefault="001D61E6" w:rsidP="001D61E6">
      <w:pPr>
        <w:rPr>
          <w:rFonts w:ascii="Arial" w:hAnsi="Arial" w:cs="Arial"/>
          <w:b/>
          <w:bCs/>
          <w:sz w:val="20"/>
          <w:szCs w:val="20"/>
          <w:u w:val="single"/>
        </w:rPr>
      </w:pPr>
    </w:p>
    <w:p w14:paraId="7E14C9DE" w14:textId="77777777" w:rsidR="001D61E6" w:rsidRDefault="001D61E6" w:rsidP="001D61E6">
      <w:pPr>
        <w:rPr>
          <w:rFonts w:ascii="Arial" w:hAnsi="Arial" w:cs="Arial"/>
          <w:b/>
          <w:bCs/>
          <w:sz w:val="20"/>
          <w:szCs w:val="20"/>
          <w:u w:val="single"/>
        </w:rPr>
      </w:pPr>
    </w:p>
    <w:p w14:paraId="7E914427" w14:textId="77777777" w:rsidR="001D61E6" w:rsidRDefault="001D61E6" w:rsidP="001D61E6">
      <w:pPr>
        <w:rPr>
          <w:rFonts w:ascii="Arial" w:hAnsi="Arial" w:cs="Arial"/>
          <w:b/>
          <w:bCs/>
          <w:sz w:val="20"/>
          <w:szCs w:val="20"/>
          <w:u w:val="single"/>
        </w:rPr>
      </w:pPr>
    </w:p>
    <w:p w14:paraId="25F08BC6" w14:textId="77777777" w:rsidR="001D61E6" w:rsidRDefault="001D61E6" w:rsidP="001D61E6">
      <w:pPr>
        <w:rPr>
          <w:rFonts w:ascii="Arial" w:hAnsi="Arial" w:cs="Arial"/>
          <w:b/>
          <w:bCs/>
          <w:sz w:val="20"/>
          <w:szCs w:val="20"/>
          <w:u w:val="single"/>
        </w:rPr>
      </w:pPr>
    </w:p>
    <w:p w14:paraId="182EEB4C" w14:textId="77777777" w:rsidR="001D61E6" w:rsidRDefault="001D61E6" w:rsidP="001D61E6">
      <w:pPr>
        <w:rPr>
          <w:rFonts w:ascii="Arial" w:hAnsi="Arial" w:cs="Arial"/>
          <w:b/>
          <w:bCs/>
          <w:sz w:val="20"/>
          <w:szCs w:val="20"/>
          <w:u w:val="single"/>
        </w:rPr>
      </w:pPr>
    </w:p>
    <w:p w14:paraId="7BBB19B9" w14:textId="77777777" w:rsidR="001D61E6" w:rsidRDefault="001D61E6" w:rsidP="001D61E6">
      <w:pPr>
        <w:rPr>
          <w:rFonts w:ascii="Arial" w:hAnsi="Arial" w:cs="Arial"/>
          <w:b/>
          <w:bCs/>
          <w:sz w:val="20"/>
          <w:szCs w:val="20"/>
          <w:u w:val="single"/>
        </w:rPr>
      </w:pPr>
    </w:p>
    <w:p w14:paraId="53D6B682" w14:textId="77777777" w:rsidR="001D61E6" w:rsidRDefault="001D61E6" w:rsidP="001D61E6">
      <w:pPr>
        <w:rPr>
          <w:rFonts w:ascii="Arial" w:hAnsi="Arial" w:cs="Arial"/>
          <w:b/>
          <w:bCs/>
          <w:sz w:val="20"/>
          <w:szCs w:val="20"/>
          <w:u w:val="single"/>
        </w:rPr>
      </w:pPr>
    </w:p>
    <w:p w14:paraId="6F246D12" w14:textId="77777777" w:rsidR="001D61E6" w:rsidRDefault="001D61E6" w:rsidP="001D61E6">
      <w:pPr>
        <w:rPr>
          <w:rFonts w:ascii="Arial" w:hAnsi="Arial" w:cs="Arial"/>
          <w:b/>
          <w:bCs/>
          <w:sz w:val="20"/>
          <w:szCs w:val="20"/>
          <w:u w:val="single"/>
        </w:rPr>
      </w:pPr>
    </w:p>
    <w:p w14:paraId="63792F31" w14:textId="77777777" w:rsidR="001D61E6" w:rsidRDefault="001D61E6" w:rsidP="001D61E6">
      <w:pPr>
        <w:rPr>
          <w:rFonts w:ascii="Arial" w:hAnsi="Arial" w:cs="Arial"/>
          <w:b/>
          <w:bCs/>
          <w:sz w:val="20"/>
          <w:szCs w:val="20"/>
          <w:u w:val="single"/>
        </w:rPr>
      </w:pPr>
    </w:p>
    <w:p w14:paraId="3B145B1E" w14:textId="77777777" w:rsidR="001D61E6" w:rsidRDefault="001D61E6" w:rsidP="001D61E6">
      <w:pPr>
        <w:rPr>
          <w:rFonts w:ascii="Arial" w:hAnsi="Arial" w:cs="Arial"/>
          <w:b/>
          <w:bCs/>
          <w:sz w:val="20"/>
          <w:szCs w:val="20"/>
          <w:u w:val="single"/>
        </w:rPr>
      </w:pPr>
    </w:p>
    <w:p w14:paraId="16F87274" w14:textId="77777777" w:rsidR="001D61E6" w:rsidRDefault="001D61E6" w:rsidP="001D61E6">
      <w:pPr>
        <w:rPr>
          <w:rFonts w:ascii="Arial" w:hAnsi="Arial" w:cs="Arial"/>
          <w:b/>
          <w:bCs/>
          <w:sz w:val="20"/>
          <w:szCs w:val="20"/>
          <w:u w:val="single"/>
        </w:rPr>
      </w:pPr>
    </w:p>
    <w:p w14:paraId="544B9CD6" w14:textId="77777777" w:rsidR="001D61E6" w:rsidRDefault="001D61E6" w:rsidP="001D61E6">
      <w:pPr>
        <w:rPr>
          <w:rFonts w:ascii="Arial" w:hAnsi="Arial" w:cs="Arial"/>
          <w:b/>
          <w:bCs/>
          <w:sz w:val="20"/>
          <w:szCs w:val="20"/>
          <w:u w:val="single"/>
        </w:rPr>
      </w:pPr>
    </w:p>
    <w:p w14:paraId="73CCAFA1" w14:textId="77777777" w:rsidR="001D61E6" w:rsidRDefault="001D61E6" w:rsidP="001D61E6">
      <w:pPr>
        <w:rPr>
          <w:rFonts w:ascii="Arial" w:hAnsi="Arial" w:cs="Arial"/>
          <w:b/>
          <w:bCs/>
          <w:sz w:val="20"/>
          <w:szCs w:val="20"/>
          <w:u w:val="single"/>
        </w:rPr>
      </w:pPr>
    </w:p>
    <w:p w14:paraId="0E7AB74A" w14:textId="77777777" w:rsidR="001D61E6" w:rsidRDefault="001D61E6" w:rsidP="001D61E6">
      <w:pPr>
        <w:rPr>
          <w:rFonts w:ascii="Arial" w:hAnsi="Arial" w:cs="Arial"/>
          <w:b/>
          <w:bCs/>
          <w:sz w:val="20"/>
          <w:szCs w:val="20"/>
          <w:u w:val="single"/>
        </w:rPr>
      </w:pPr>
    </w:p>
    <w:p w14:paraId="14D658D8" w14:textId="77777777" w:rsidR="001D61E6" w:rsidRDefault="001D61E6" w:rsidP="001D61E6">
      <w:pPr>
        <w:rPr>
          <w:rFonts w:ascii="Arial" w:hAnsi="Arial" w:cs="Arial"/>
          <w:b/>
          <w:bCs/>
          <w:sz w:val="20"/>
          <w:szCs w:val="20"/>
          <w:u w:val="single"/>
        </w:rPr>
      </w:pPr>
    </w:p>
    <w:p w14:paraId="7E1B0A77" w14:textId="77777777" w:rsidR="001D61E6" w:rsidRDefault="001D61E6" w:rsidP="001D61E6">
      <w:pPr>
        <w:rPr>
          <w:rFonts w:ascii="Arial" w:hAnsi="Arial" w:cs="Arial"/>
          <w:b/>
          <w:bCs/>
          <w:sz w:val="20"/>
          <w:szCs w:val="20"/>
          <w:u w:val="single"/>
        </w:rPr>
      </w:pPr>
    </w:p>
    <w:tbl>
      <w:tblPr>
        <w:tblW w:w="13889" w:type="dxa"/>
        <w:tblLook w:val="01E0" w:firstRow="1" w:lastRow="1" w:firstColumn="1" w:lastColumn="1" w:noHBand="0" w:noVBand="0"/>
      </w:tblPr>
      <w:tblGrid>
        <w:gridCol w:w="5100"/>
        <w:gridCol w:w="8789"/>
      </w:tblGrid>
      <w:tr w:rsidR="001D61E6" w:rsidRPr="002248EE" w14:paraId="0E088EB2" w14:textId="77777777" w:rsidTr="0053339C">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6E6D79AE" w14:textId="08549CFF" w:rsidR="001D61E6" w:rsidRPr="000B0826" w:rsidRDefault="001D61E6" w:rsidP="0053339C">
            <w:pPr>
              <w:contextualSpacing/>
              <w:rPr>
                <w:rFonts w:ascii="Arial" w:eastAsia="Calibri" w:hAnsi="Arial" w:cs="Arial"/>
                <w:b/>
                <w:bCs/>
                <w:lang w:eastAsia="en-GB"/>
              </w:rPr>
            </w:pPr>
            <w:r w:rsidRPr="000B0826">
              <w:rPr>
                <w:rFonts w:ascii="Arial" w:eastAsia="Calibri" w:hAnsi="Arial" w:cs="Arial"/>
                <w:b/>
                <w:bCs/>
                <w:lang w:eastAsia="en-GB"/>
              </w:rPr>
              <w:lastRenderedPageBreak/>
              <w:t xml:space="preserve">Chapter: </w:t>
            </w:r>
            <w:r>
              <w:rPr>
                <w:rFonts w:ascii="Arial" w:eastAsia="Calibri" w:hAnsi="Arial" w:cs="Arial"/>
                <w:b/>
                <w:bCs/>
                <w:lang w:eastAsia="en-GB"/>
              </w:rPr>
              <w:t>P</w:t>
            </w:r>
            <w:r w:rsidR="002967F7">
              <w:rPr>
                <w:rFonts w:ascii="Arial" w:eastAsia="Calibri" w:hAnsi="Arial" w:cs="Arial"/>
                <w:b/>
                <w:bCs/>
                <w:lang w:eastAsia="en-GB"/>
              </w:rPr>
              <w:t>ost</w:t>
            </w:r>
            <w:r>
              <w:rPr>
                <w:rFonts w:ascii="Arial" w:eastAsia="Calibri" w:hAnsi="Arial" w:cs="Arial"/>
                <w:b/>
                <w:bCs/>
                <w:lang w:eastAsia="en-GB"/>
              </w:rPr>
              <w:t xml:space="preserve">-assessment questions </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8E1EB30" w14:textId="2D8A564D" w:rsidR="001D61E6" w:rsidRPr="002248EE" w:rsidRDefault="001D61E6" w:rsidP="0053339C">
            <w:pPr>
              <w:contextualSpacing/>
              <w:rPr>
                <w:rFonts w:ascii="Arial" w:eastAsia="Calibri" w:hAnsi="Arial" w:cs="Arial"/>
                <w:b/>
                <w:bCs/>
                <w:lang w:val="fr-FR" w:eastAsia="en-GB"/>
              </w:rPr>
            </w:pPr>
            <w:proofErr w:type="spellStart"/>
            <w:r w:rsidRPr="002248EE">
              <w:rPr>
                <w:rFonts w:ascii="Arial" w:eastAsia="Calibri" w:hAnsi="Arial" w:cs="Arial"/>
                <w:b/>
                <w:bCs/>
                <w:lang w:val="fr-FR" w:eastAsia="en-GB"/>
              </w:rPr>
              <w:t>Sub-</w:t>
            </w:r>
            <w:proofErr w:type="gramStart"/>
            <w:r w:rsidRPr="002248EE">
              <w:rPr>
                <w:rFonts w:ascii="Arial" w:eastAsia="Calibri" w:hAnsi="Arial" w:cs="Arial"/>
                <w:b/>
                <w:bCs/>
                <w:lang w:val="fr-FR" w:eastAsia="en-GB"/>
              </w:rPr>
              <w:t>chapter</w:t>
            </w:r>
            <w:proofErr w:type="spellEnd"/>
            <w:r w:rsidRPr="002248EE">
              <w:rPr>
                <w:rFonts w:ascii="Arial" w:eastAsia="Calibri" w:hAnsi="Arial" w:cs="Arial"/>
                <w:b/>
                <w:bCs/>
                <w:lang w:val="fr-FR" w:eastAsia="en-GB"/>
              </w:rPr>
              <w:t>:</w:t>
            </w:r>
            <w:proofErr w:type="gramEnd"/>
            <w:r w:rsidRPr="002248EE">
              <w:rPr>
                <w:rFonts w:ascii="Arial" w:eastAsia="Calibri" w:hAnsi="Arial" w:cs="Arial"/>
                <w:b/>
                <w:bCs/>
                <w:lang w:val="fr-FR" w:eastAsia="en-GB"/>
              </w:rPr>
              <w:t xml:space="preserve"> P</w:t>
            </w:r>
            <w:r w:rsidR="002967F7">
              <w:rPr>
                <w:rFonts w:ascii="Arial" w:eastAsia="Calibri" w:hAnsi="Arial" w:cs="Arial"/>
                <w:b/>
                <w:bCs/>
                <w:lang w:val="fr-FR" w:eastAsia="en-GB"/>
              </w:rPr>
              <w:t>ost</w:t>
            </w:r>
            <w:r w:rsidRPr="002248EE">
              <w:rPr>
                <w:rFonts w:ascii="Arial" w:eastAsia="Calibri" w:hAnsi="Arial" w:cs="Arial"/>
                <w:b/>
                <w:bCs/>
                <w:lang w:val="fr-FR" w:eastAsia="en-GB"/>
              </w:rPr>
              <w:t>-</w:t>
            </w:r>
            <w:proofErr w:type="spellStart"/>
            <w:r w:rsidRPr="002248EE">
              <w:rPr>
                <w:rFonts w:ascii="Arial" w:eastAsia="Calibri" w:hAnsi="Arial" w:cs="Arial"/>
                <w:b/>
                <w:bCs/>
                <w:lang w:val="fr-FR" w:eastAsia="en-GB"/>
              </w:rPr>
              <w:t>assessment</w:t>
            </w:r>
            <w:proofErr w:type="spellEnd"/>
            <w:r w:rsidRPr="002248EE">
              <w:rPr>
                <w:rFonts w:ascii="Arial" w:eastAsia="Calibri" w:hAnsi="Arial" w:cs="Arial"/>
                <w:b/>
                <w:bCs/>
                <w:lang w:val="fr-FR" w:eastAsia="en-GB"/>
              </w:rPr>
              <w:t xml:space="preserve"> question 3</w:t>
            </w:r>
          </w:p>
        </w:tc>
      </w:tr>
      <w:tr w:rsidR="001D61E6" w:rsidRPr="000B0826" w14:paraId="4D0A736C" w14:textId="77777777" w:rsidTr="0053339C">
        <w:trPr>
          <w:trHeight w:val="92"/>
        </w:trPr>
        <w:tc>
          <w:tcPr>
            <w:tcW w:w="5100"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7956F8AF" w14:textId="77777777" w:rsidR="001D61E6" w:rsidRPr="00E80255" w:rsidRDefault="001D61E6" w:rsidP="0053339C">
            <w:pPr>
              <w:contextualSpacing/>
              <w:rPr>
                <w:rFonts w:ascii="Arial" w:eastAsia="Calibri" w:hAnsi="Arial" w:cs="Arial"/>
                <w:b/>
                <w:bCs/>
                <w:lang w:eastAsia="en-GB"/>
              </w:rPr>
            </w:pPr>
            <w:r w:rsidRPr="00E80255">
              <w:rPr>
                <w:rFonts w:ascii="Arial" w:eastAsia="Calibri" w:hAnsi="Arial" w:cs="Arial"/>
                <w:b/>
                <w:bCs/>
                <w:lang w:eastAsia="en-GB"/>
              </w:rPr>
              <w:t>Text</w:t>
            </w:r>
          </w:p>
        </w:tc>
        <w:tc>
          <w:tcPr>
            <w:tcW w:w="8789"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E6E6E6"/>
          </w:tcPr>
          <w:p w14:paraId="188F505B" w14:textId="77777777" w:rsidR="001D61E6" w:rsidRPr="000B0826" w:rsidRDefault="001D61E6" w:rsidP="0053339C">
            <w:pPr>
              <w:contextualSpacing/>
              <w:rPr>
                <w:rFonts w:ascii="Arial" w:eastAsia="Calibri" w:hAnsi="Arial" w:cs="Arial"/>
                <w:b/>
                <w:bCs/>
                <w:lang w:eastAsia="en-GB"/>
              </w:rPr>
            </w:pPr>
            <w:r w:rsidRPr="000B0826">
              <w:rPr>
                <w:rFonts w:ascii="Arial" w:eastAsia="Calibri" w:hAnsi="Arial" w:cs="Arial"/>
                <w:b/>
                <w:bCs/>
                <w:lang w:eastAsia="en-GB"/>
              </w:rPr>
              <w:t>Graphic/Animation/Video</w:t>
            </w:r>
          </w:p>
        </w:tc>
      </w:tr>
      <w:tr w:rsidR="001D61E6" w:rsidRPr="000B0826" w14:paraId="693B3D4A" w14:textId="77777777" w:rsidTr="0053339C">
        <w:trPr>
          <w:trHeight w:val="875"/>
        </w:trPr>
        <w:tc>
          <w:tcPr>
            <w:tcW w:w="13889" w:type="dxa"/>
            <w:gridSpan w:val="2"/>
            <w:tcBorders>
              <w:top w:val="single" w:sz="2" w:space="0" w:color="808080" w:themeColor="background1" w:themeShade="80"/>
              <w:left w:val="single" w:sz="2" w:space="0" w:color="808080" w:themeColor="background1" w:themeShade="80"/>
              <w:right w:val="single" w:sz="2" w:space="0" w:color="808080" w:themeColor="background1" w:themeShade="80"/>
            </w:tcBorders>
          </w:tcPr>
          <w:p w14:paraId="24FAD133" w14:textId="77777777" w:rsidR="001D61E6" w:rsidRDefault="001D61E6" w:rsidP="0053339C">
            <w:pPr>
              <w:contextualSpacing/>
              <w:rPr>
                <w:rFonts w:ascii="Arial" w:hAnsi="Arial" w:cs="Arial"/>
                <w:noProof/>
                <w14:ligatures w14:val="standardContextual"/>
              </w:rPr>
            </w:pPr>
          </w:p>
          <w:p w14:paraId="453858A2" w14:textId="77777777" w:rsidR="001D61E6" w:rsidRPr="001D61E6" w:rsidRDefault="001D61E6" w:rsidP="0053339C">
            <w:pPr>
              <w:contextualSpacing/>
              <w:rPr>
                <w:rFonts w:ascii="Arial" w:hAnsi="Arial" w:cs="Arial"/>
                <w:noProof/>
                <w14:ligatures w14:val="standardContextual"/>
              </w:rPr>
            </w:pPr>
            <w:r w:rsidRPr="001D61E6">
              <w:rPr>
                <w:rFonts w:ascii="Arial" w:hAnsi="Arial" w:cs="Arial"/>
                <w:noProof/>
                <w14:ligatures w14:val="standardContextual"/>
              </w:rPr>
              <w:t>Despite the situation, Thanh’s HLA-matched sister declined to donate. Thanh remains refractory to immunosuppresive therapy. What is the most appropriate next step in his management?</w:t>
            </w:r>
          </w:p>
          <w:p w14:paraId="1DAD2727" w14:textId="77777777" w:rsidR="001D61E6" w:rsidRPr="00D8379F" w:rsidRDefault="001D61E6" w:rsidP="0053339C">
            <w:pPr>
              <w:contextualSpacing/>
              <w:rPr>
                <w:rFonts w:ascii="Arial" w:hAnsi="Arial" w:cs="Arial"/>
                <w:bCs/>
                <w:noProof/>
                <w:color w:val="0070C0"/>
                <w14:ligatures w14:val="standardContextual"/>
              </w:rPr>
            </w:pPr>
          </w:p>
          <w:tbl>
            <w:tblPr>
              <w:tblpPr w:leftFromText="180" w:rightFromText="180" w:vertAnchor="page" w:horzAnchor="margin" w:tblpY="872"/>
              <w:tblOverlap w:val="never"/>
              <w:tblW w:w="12959" w:type="dxa"/>
              <w:tblLook w:val="01E0" w:firstRow="1" w:lastRow="1" w:firstColumn="1" w:lastColumn="1" w:noHBand="0" w:noVBand="0"/>
            </w:tblPr>
            <w:tblGrid>
              <w:gridCol w:w="4948"/>
              <w:gridCol w:w="3081"/>
              <w:gridCol w:w="4930"/>
            </w:tblGrid>
            <w:tr w:rsidR="001D61E6" w:rsidRPr="00C578F0" w14:paraId="05770C7F"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16C3D704" w14:textId="77777777" w:rsidR="001D61E6" w:rsidRPr="00C578F0" w:rsidRDefault="001D61E6" w:rsidP="0053339C">
                  <w:pPr>
                    <w:contextualSpacing/>
                    <w:rPr>
                      <w:rFonts w:ascii="Arial" w:eastAsia="Calibri" w:hAnsi="Arial" w:cs="Arial"/>
                      <w:b/>
                      <w:lang w:eastAsia="en-GB"/>
                    </w:rPr>
                  </w:pPr>
                  <w:r w:rsidRPr="00C578F0">
                    <w:rPr>
                      <w:rFonts w:ascii="Arial" w:eastAsia="Calibri" w:hAnsi="Arial" w:cs="Arial"/>
                      <w:b/>
                      <w:lang w:eastAsia="en-GB"/>
                    </w:rPr>
                    <w:t>Answers (correct answer in green)</w:t>
                  </w:r>
                </w:p>
              </w:tc>
              <w:tc>
                <w:tcPr>
                  <w:tcW w:w="3081"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721C71BE" w14:textId="77777777" w:rsidR="001D61E6" w:rsidRPr="00C578F0" w:rsidRDefault="001D61E6" w:rsidP="0053339C">
                  <w:pPr>
                    <w:contextualSpacing/>
                    <w:rPr>
                      <w:rFonts w:ascii="Arial" w:eastAsia="Calibri" w:hAnsi="Arial" w:cs="Arial"/>
                      <w:b/>
                      <w:lang w:eastAsia="en-GB"/>
                    </w:rPr>
                  </w:pPr>
                  <w:r w:rsidRPr="00C578F0">
                    <w:rPr>
                      <w:rFonts w:ascii="Arial" w:eastAsia="Calibri" w:hAnsi="Arial" w:cs="Arial"/>
                      <w:b/>
                      <w:lang w:eastAsia="en-GB"/>
                    </w:rPr>
                    <w:t>Answer Related Positive Feedback</w:t>
                  </w:r>
                </w:p>
              </w:tc>
              <w:tc>
                <w:tcPr>
                  <w:tcW w:w="4930" w:type="dxa"/>
                  <w:tcBorders>
                    <w:top w:val="single" w:sz="2" w:space="0" w:color="808080" w:themeColor="background1" w:themeShade="80"/>
                    <w:left w:val="single" w:sz="2" w:space="0" w:color="808080" w:themeColor="background1" w:themeShade="80"/>
                    <w:bottom w:val="single" w:sz="4" w:space="0" w:color="auto"/>
                    <w:right w:val="single" w:sz="2" w:space="0" w:color="808080" w:themeColor="background1" w:themeShade="80"/>
                  </w:tcBorders>
                  <w:shd w:val="clear" w:color="auto" w:fill="D9D9D9" w:themeFill="background1" w:themeFillShade="D9"/>
                </w:tcPr>
                <w:p w14:paraId="48447631" w14:textId="77777777" w:rsidR="001D61E6" w:rsidRPr="00C578F0" w:rsidRDefault="001D61E6" w:rsidP="0053339C">
                  <w:pPr>
                    <w:contextualSpacing/>
                    <w:rPr>
                      <w:rFonts w:ascii="Arial" w:eastAsia="Calibri" w:hAnsi="Arial" w:cs="Arial"/>
                      <w:b/>
                      <w:lang w:eastAsia="en-GB"/>
                    </w:rPr>
                  </w:pPr>
                  <w:r w:rsidRPr="00C578F0">
                    <w:rPr>
                      <w:rFonts w:ascii="Arial" w:eastAsia="Calibri" w:hAnsi="Arial" w:cs="Arial"/>
                      <w:b/>
                      <w:lang w:eastAsia="en-GB"/>
                    </w:rPr>
                    <w:t>Answer Related Negative Feedback</w:t>
                  </w:r>
                </w:p>
              </w:tc>
            </w:tr>
            <w:tr w:rsidR="001D61E6" w:rsidRPr="00C578F0" w14:paraId="0DEFBA18"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3271DAF" w14:textId="77777777" w:rsidR="001D61E6" w:rsidRPr="0072707D" w:rsidRDefault="001D61E6" w:rsidP="0053339C">
                  <w:pPr>
                    <w:rPr>
                      <w:rFonts w:ascii="Arial" w:eastAsia="Calibri" w:hAnsi="Arial" w:cs="Arial"/>
                      <w:lang w:eastAsia="en-GB"/>
                    </w:rPr>
                  </w:pPr>
                  <w:r w:rsidRPr="007651DB">
                    <w:rPr>
                      <w:rFonts w:ascii="Arial" w:eastAsia="Calibri" w:hAnsi="Arial" w:cs="Arial"/>
                      <w:lang w:eastAsia="en-GB"/>
                    </w:rPr>
                    <w:t>Initiate haplo</w:t>
                  </w:r>
                  <w:r>
                    <w:rPr>
                      <w:rFonts w:ascii="Arial" w:eastAsia="Calibri" w:hAnsi="Arial" w:cs="Arial"/>
                      <w:lang w:eastAsia="en-GB"/>
                    </w:rPr>
                    <w:t>-</w:t>
                  </w:r>
                  <w:r w:rsidRPr="007651DB">
                    <w:rPr>
                      <w:rFonts w:ascii="Arial" w:eastAsia="Calibri" w:hAnsi="Arial" w:cs="Arial"/>
                      <w:lang w:eastAsia="en-GB"/>
                    </w:rPr>
                    <w:t>identical stem cell transplantation immediately to expedite treatment.</w:t>
                  </w:r>
                </w:p>
              </w:tc>
              <w:tc>
                <w:tcPr>
                  <w:tcW w:w="3081" w:type="dxa"/>
                  <w:tcBorders>
                    <w:top w:val="single" w:sz="4" w:space="0" w:color="auto"/>
                    <w:left w:val="single" w:sz="4" w:space="0" w:color="auto"/>
                    <w:bottom w:val="single" w:sz="4" w:space="0" w:color="auto"/>
                    <w:right w:val="single" w:sz="4" w:space="0" w:color="auto"/>
                  </w:tcBorders>
                </w:tcPr>
                <w:p w14:paraId="4EAA893B" w14:textId="77777777" w:rsidR="001D61E6" w:rsidRPr="0072707D"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7F5F8149" w14:textId="77777777" w:rsidR="001D61E6" w:rsidRPr="0072707D" w:rsidRDefault="001D61E6" w:rsidP="0053339C">
                  <w:pPr>
                    <w:contextualSpacing/>
                    <w:rPr>
                      <w:rFonts w:ascii="Arial" w:eastAsia="Calibri" w:hAnsi="Arial" w:cs="Arial"/>
                      <w:lang w:eastAsia="en-GB"/>
                    </w:rPr>
                  </w:pPr>
                  <w:r w:rsidRPr="43959174">
                    <w:rPr>
                      <w:rFonts w:ascii="Arial" w:eastAsia="Calibri" w:hAnsi="Arial" w:cs="Arial"/>
                      <w:lang w:eastAsia="en-GB"/>
                    </w:rPr>
                    <w:t>That’s not quite right. Haplo-identical transplantation can be considered, but would require additional testing, including karyotype analysis - this is not the immediate next step.</w:t>
                  </w:r>
                </w:p>
              </w:tc>
            </w:tr>
            <w:tr w:rsidR="001D61E6" w:rsidRPr="009E681D" w14:paraId="23309743"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40C2E5D6" w14:textId="77777777" w:rsidR="001D61E6" w:rsidRPr="004E364B" w:rsidRDefault="001D61E6" w:rsidP="0053339C">
                  <w:pPr>
                    <w:rPr>
                      <w:rFonts w:ascii="Arial" w:eastAsia="Calibri" w:hAnsi="Arial" w:cs="Arial"/>
                      <w:bCs/>
                      <w:lang w:eastAsia="en-GB"/>
                    </w:rPr>
                  </w:pPr>
                  <w:r w:rsidRPr="00AA6C79">
                    <w:rPr>
                      <w:rFonts w:ascii="Arial" w:eastAsia="Calibri" w:hAnsi="Arial" w:cs="Arial"/>
                      <w:bCs/>
                      <w:lang w:eastAsia="en-GB"/>
                    </w:rPr>
                    <w:t>Recommend splenectomy to improve hematologic recovery and reduce immune-mediated destruction.</w:t>
                  </w:r>
                </w:p>
              </w:tc>
              <w:tc>
                <w:tcPr>
                  <w:tcW w:w="3081" w:type="dxa"/>
                  <w:tcBorders>
                    <w:top w:val="single" w:sz="4" w:space="0" w:color="auto"/>
                    <w:left w:val="single" w:sz="4" w:space="0" w:color="auto"/>
                    <w:bottom w:val="single" w:sz="4" w:space="0" w:color="auto"/>
                    <w:right w:val="single" w:sz="4" w:space="0" w:color="auto"/>
                  </w:tcBorders>
                </w:tcPr>
                <w:p w14:paraId="0FF828A6" w14:textId="77777777" w:rsidR="001D61E6" w:rsidRPr="005A3E7D"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3E3C1CFB" w14:textId="77777777" w:rsidR="001D61E6" w:rsidRPr="0072707D" w:rsidRDefault="001D61E6" w:rsidP="0053339C">
                  <w:pPr>
                    <w:contextualSpacing/>
                    <w:rPr>
                      <w:rFonts w:ascii="Arial" w:eastAsia="Calibri" w:hAnsi="Arial" w:cs="Arial"/>
                      <w:lang w:eastAsia="en-GB"/>
                    </w:rPr>
                  </w:pPr>
                  <w:r w:rsidRPr="43959174">
                    <w:rPr>
                      <w:rFonts w:ascii="Arial" w:eastAsia="Calibri" w:hAnsi="Arial" w:cs="Arial"/>
                      <w:lang w:eastAsia="en-GB"/>
                    </w:rPr>
                    <w:t>That’s not quite right. Splenectomy is not typically indicated in aplastic anemia management and does not address the underlying cause of why Thanh is refractory.</w:t>
                  </w:r>
                </w:p>
              </w:tc>
            </w:tr>
            <w:tr w:rsidR="001D61E6" w:rsidRPr="009E681D" w14:paraId="4FBCBBBD"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A27A329" w14:textId="77777777" w:rsidR="001D61E6" w:rsidRPr="0072707D" w:rsidRDefault="001D61E6" w:rsidP="0053339C">
                  <w:pPr>
                    <w:contextualSpacing/>
                    <w:rPr>
                      <w:rFonts w:ascii="Arial" w:eastAsia="Calibri" w:hAnsi="Arial" w:cs="Arial"/>
                      <w:lang w:eastAsia="en-GB"/>
                    </w:rPr>
                  </w:pPr>
                  <w:r w:rsidRPr="00444543">
                    <w:rPr>
                      <w:rFonts w:ascii="Arial" w:eastAsia="Calibri" w:hAnsi="Arial" w:cs="Arial"/>
                      <w:lang w:eastAsia="en-GB"/>
                    </w:rPr>
                    <w:t xml:space="preserve">Proceed with a </w:t>
                  </w:r>
                  <w:r>
                    <w:rPr>
                      <w:rFonts w:ascii="Arial" w:eastAsia="Calibri" w:hAnsi="Arial" w:cs="Arial"/>
                      <w:lang w:eastAsia="en-GB"/>
                    </w:rPr>
                    <w:t>second course of</w:t>
                  </w:r>
                  <w:r w:rsidRPr="00444543">
                    <w:rPr>
                      <w:rFonts w:ascii="Arial" w:eastAsia="Calibri" w:hAnsi="Arial" w:cs="Arial"/>
                      <w:lang w:eastAsia="en-GB"/>
                    </w:rPr>
                    <w:t xml:space="preserve"> immunosuppressive therapy targeting refractory aplastic anemia.</w:t>
                  </w:r>
                </w:p>
              </w:tc>
              <w:tc>
                <w:tcPr>
                  <w:tcW w:w="3081" w:type="dxa"/>
                  <w:tcBorders>
                    <w:top w:val="single" w:sz="4" w:space="0" w:color="auto"/>
                    <w:left w:val="single" w:sz="4" w:space="0" w:color="auto"/>
                    <w:bottom w:val="single" w:sz="4" w:space="0" w:color="auto"/>
                    <w:right w:val="single" w:sz="4" w:space="0" w:color="auto"/>
                  </w:tcBorders>
                </w:tcPr>
                <w:p w14:paraId="7DAB09BF" w14:textId="77777777" w:rsidR="001D61E6" w:rsidRPr="0072707D" w:rsidRDefault="001D61E6" w:rsidP="0053339C">
                  <w:pPr>
                    <w:contextualSpacing/>
                    <w:rPr>
                      <w:rFonts w:ascii="Arial" w:eastAsia="Calibri" w:hAnsi="Arial" w:cs="Arial"/>
                      <w:bCs/>
                      <w:lang w:eastAsia="en-GB"/>
                    </w:rPr>
                  </w:pPr>
                </w:p>
              </w:tc>
              <w:tc>
                <w:tcPr>
                  <w:tcW w:w="4930" w:type="dxa"/>
                  <w:tcBorders>
                    <w:top w:val="single" w:sz="4" w:space="0" w:color="auto"/>
                    <w:left w:val="single" w:sz="4" w:space="0" w:color="auto"/>
                    <w:bottom w:val="single" w:sz="4" w:space="0" w:color="auto"/>
                    <w:right w:val="single" w:sz="4" w:space="0" w:color="auto"/>
                  </w:tcBorders>
                </w:tcPr>
                <w:p w14:paraId="25A1EAE3" w14:textId="77777777" w:rsidR="001D61E6" w:rsidRPr="00736E14" w:rsidRDefault="001D61E6" w:rsidP="0053339C">
                  <w:pPr>
                    <w:contextualSpacing/>
                    <w:rPr>
                      <w:rFonts w:ascii="Arial" w:hAnsi="Arial" w:cs="Arial"/>
                    </w:rPr>
                  </w:pPr>
                  <w:r w:rsidRPr="43959174">
                    <w:rPr>
                      <w:rFonts w:ascii="Arial" w:hAnsi="Arial" w:cs="Arial"/>
                    </w:rPr>
                    <w:t>That’s not quite right. A second course of immunosuppressive therapy is generally not recommended after a failed previous IST and if the patient is young.</w:t>
                  </w:r>
                </w:p>
              </w:tc>
            </w:tr>
            <w:tr w:rsidR="001D61E6" w:rsidRPr="009E681D" w14:paraId="15EC444F" w14:textId="77777777" w:rsidTr="0053339C">
              <w:trPr>
                <w:trHeight w:val="146"/>
              </w:trPr>
              <w:tc>
                <w:tcPr>
                  <w:tcW w:w="4948" w:type="dxa"/>
                  <w:tcBorders>
                    <w:top w:val="single" w:sz="2" w:space="0" w:color="808080" w:themeColor="background1" w:themeShade="80"/>
                    <w:left w:val="single" w:sz="2" w:space="0" w:color="808080" w:themeColor="background1" w:themeShade="80"/>
                    <w:bottom w:val="single" w:sz="2" w:space="0" w:color="808080" w:themeColor="background1" w:themeShade="80"/>
                    <w:right w:val="single" w:sz="4" w:space="0" w:color="auto"/>
                  </w:tcBorders>
                </w:tcPr>
                <w:p w14:paraId="167B211F" w14:textId="77777777" w:rsidR="001D61E6" w:rsidRPr="00F12E5D" w:rsidRDefault="001D61E6" w:rsidP="0053339C">
                  <w:pPr>
                    <w:rPr>
                      <w:rFonts w:ascii="Arial" w:eastAsia="Calibri" w:hAnsi="Arial" w:cs="Arial"/>
                      <w:lang w:eastAsia="en-GB"/>
                    </w:rPr>
                  </w:pPr>
                  <w:r w:rsidRPr="00311D90">
                    <w:rPr>
                      <w:rFonts w:ascii="Arial" w:eastAsia="Calibri" w:hAnsi="Arial" w:cs="Arial"/>
                      <w:lang w:eastAsia="en-GB"/>
                    </w:rPr>
                    <w:t>Perform a marrow aspiration with karyotype analysis and re-evaluate for an inherited bone marrow failure syndrome while considering cord blood transplantation if necessary.</w:t>
                  </w:r>
                </w:p>
              </w:tc>
              <w:tc>
                <w:tcPr>
                  <w:tcW w:w="3081" w:type="dxa"/>
                  <w:tcBorders>
                    <w:top w:val="single" w:sz="4" w:space="0" w:color="auto"/>
                    <w:left w:val="single" w:sz="4" w:space="0" w:color="auto"/>
                    <w:bottom w:val="single" w:sz="4" w:space="0" w:color="auto"/>
                    <w:right w:val="single" w:sz="4" w:space="0" w:color="auto"/>
                  </w:tcBorders>
                </w:tcPr>
                <w:p w14:paraId="0CB2657A" w14:textId="77777777" w:rsidR="001D61E6" w:rsidRPr="00E42E4C" w:rsidRDefault="001D61E6" w:rsidP="0053339C">
                  <w:pPr>
                    <w:contextualSpacing/>
                    <w:rPr>
                      <w:rFonts w:ascii="Arial" w:eastAsia="Calibri" w:hAnsi="Arial" w:cs="Arial"/>
                      <w:bCs/>
                      <w:lang w:eastAsia="en-GB"/>
                    </w:rPr>
                  </w:pPr>
                  <w:r w:rsidRPr="00E42E4C">
                    <w:rPr>
                      <w:rFonts w:ascii="Arial" w:eastAsia="Calibri" w:hAnsi="Arial" w:cs="Arial"/>
                      <w:bCs/>
                      <w:color w:val="4EA72E" w:themeColor="accent6"/>
                      <w:lang w:eastAsia="en-GB"/>
                    </w:rPr>
                    <w:t xml:space="preserve">Correct! Chromosomal abnormalities or inherited BMF syndromes may have been missed initially, and cord blood transplantation is a viable treatment option in </w:t>
                  </w:r>
                  <w:r w:rsidRPr="001D61E6">
                    <w:rPr>
                      <w:rFonts w:ascii="Arial" w:eastAsia="Calibri" w:hAnsi="Arial" w:cs="Arial"/>
                      <w:color w:val="00B050"/>
                      <w:lang w:eastAsia="en-GB"/>
                    </w:rPr>
                    <w:t>the absence of other donors in young patients.</w:t>
                  </w:r>
                  <w:r w:rsidRPr="001D61E6">
                    <w:rPr>
                      <w:rFonts w:ascii="Arial" w:eastAsia="Calibri" w:hAnsi="Arial" w:cs="Arial"/>
                      <w:bCs/>
                      <w:color w:val="00B050"/>
                      <w:lang w:eastAsia="en-GB"/>
                    </w:rPr>
                    <w:t xml:space="preserve"> </w:t>
                  </w:r>
                </w:p>
              </w:tc>
              <w:tc>
                <w:tcPr>
                  <w:tcW w:w="4930" w:type="dxa"/>
                  <w:tcBorders>
                    <w:top w:val="single" w:sz="4" w:space="0" w:color="auto"/>
                    <w:left w:val="single" w:sz="4" w:space="0" w:color="auto"/>
                    <w:bottom w:val="single" w:sz="4" w:space="0" w:color="auto"/>
                    <w:right w:val="single" w:sz="4" w:space="0" w:color="auto"/>
                  </w:tcBorders>
                </w:tcPr>
                <w:p w14:paraId="32EBAA2D" w14:textId="77777777" w:rsidR="001D61E6" w:rsidRPr="0072707D" w:rsidRDefault="001D61E6" w:rsidP="0053339C">
                  <w:pPr>
                    <w:contextualSpacing/>
                    <w:rPr>
                      <w:rFonts w:ascii="Arial" w:hAnsi="Arial" w:cs="Arial"/>
                    </w:rPr>
                  </w:pPr>
                </w:p>
              </w:tc>
            </w:tr>
          </w:tbl>
          <w:p w14:paraId="24055AE0" w14:textId="77777777" w:rsidR="001D61E6" w:rsidRDefault="001D61E6" w:rsidP="0053339C">
            <w:pPr>
              <w:contextualSpacing/>
              <w:rPr>
                <w:rFonts w:ascii="Arial" w:hAnsi="Arial" w:cs="Arial"/>
                <w:noProof/>
                <w14:ligatures w14:val="standardContextual"/>
              </w:rPr>
            </w:pPr>
          </w:p>
          <w:p w14:paraId="7C7C047C" w14:textId="77777777" w:rsidR="001D61E6" w:rsidRDefault="001D61E6" w:rsidP="0053339C">
            <w:pPr>
              <w:contextualSpacing/>
              <w:rPr>
                <w:rFonts w:ascii="Arial" w:hAnsi="Arial" w:cs="Arial"/>
                <w:noProof/>
                <w14:ligatures w14:val="standardContextual"/>
              </w:rPr>
            </w:pPr>
          </w:p>
          <w:p w14:paraId="3CC50355" w14:textId="77777777" w:rsidR="001D61E6" w:rsidRDefault="001D61E6" w:rsidP="0053339C">
            <w:pPr>
              <w:contextualSpacing/>
              <w:rPr>
                <w:rFonts w:ascii="Arial" w:hAnsi="Arial" w:cs="Arial"/>
                <w:noProof/>
                <w14:ligatures w14:val="standardContextual"/>
              </w:rPr>
            </w:pPr>
          </w:p>
          <w:p w14:paraId="6D1D9823" w14:textId="77777777" w:rsidR="001D61E6" w:rsidRDefault="001D61E6" w:rsidP="0053339C">
            <w:pPr>
              <w:contextualSpacing/>
              <w:rPr>
                <w:rFonts w:ascii="Arial" w:hAnsi="Arial" w:cs="Arial"/>
                <w:noProof/>
                <w14:ligatures w14:val="standardContextual"/>
              </w:rPr>
            </w:pPr>
          </w:p>
          <w:p w14:paraId="236262C3" w14:textId="77777777" w:rsidR="001D61E6" w:rsidRDefault="001D61E6" w:rsidP="0053339C">
            <w:pPr>
              <w:contextualSpacing/>
              <w:rPr>
                <w:rFonts w:ascii="Arial" w:hAnsi="Arial" w:cs="Arial"/>
                <w:noProof/>
                <w14:ligatures w14:val="standardContextual"/>
              </w:rPr>
            </w:pPr>
          </w:p>
          <w:p w14:paraId="1073A9FC" w14:textId="77777777" w:rsidR="001D61E6" w:rsidRDefault="001D61E6" w:rsidP="0053339C">
            <w:pPr>
              <w:contextualSpacing/>
              <w:rPr>
                <w:rFonts w:ascii="Arial" w:hAnsi="Arial" w:cs="Arial"/>
                <w:noProof/>
                <w14:ligatures w14:val="standardContextual"/>
              </w:rPr>
            </w:pPr>
          </w:p>
          <w:p w14:paraId="404CE58A" w14:textId="77777777" w:rsidR="001D61E6" w:rsidRDefault="001D61E6" w:rsidP="0053339C">
            <w:pPr>
              <w:contextualSpacing/>
              <w:rPr>
                <w:rFonts w:ascii="Arial" w:hAnsi="Arial" w:cs="Arial"/>
                <w:noProof/>
                <w14:ligatures w14:val="standardContextual"/>
              </w:rPr>
            </w:pPr>
          </w:p>
          <w:p w14:paraId="610EB36D" w14:textId="77777777" w:rsidR="001D61E6" w:rsidRDefault="001D61E6" w:rsidP="0053339C">
            <w:pPr>
              <w:contextualSpacing/>
              <w:rPr>
                <w:rFonts w:ascii="Arial" w:hAnsi="Arial" w:cs="Arial"/>
                <w:noProof/>
                <w14:ligatures w14:val="standardContextual"/>
              </w:rPr>
            </w:pPr>
          </w:p>
          <w:p w14:paraId="0C0643B4" w14:textId="77777777" w:rsidR="001D61E6" w:rsidRDefault="001D61E6" w:rsidP="0053339C">
            <w:pPr>
              <w:contextualSpacing/>
              <w:rPr>
                <w:rFonts w:ascii="Arial" w:hAnsi="Arial" w:cs="Arial"/>
                <w:noProof/>
                <w14:ligatures w14:val="standardContextual"/>
              </w:rPr>
            </w:pPr>
          </w:p>
          <w:p w14:paraId="67600177" w14:textId="77777777" w:rsidR="001D61E6" w:rsidRDefault="001D61E6" w:rsidP="0053339C">
            <w:pPr>
              <w:contextualSpacing/>
              <w:rPr>
                <w:rFonts w:ascii="Arial" w:hAnsi="Arial" w:cs="Arial"/>
                <w:noProof/>
                <w14:ligatures w14:val="standardContextual"/>
              </w:rPr>
            </w:pPr>
          </w:p>
          <w:p w14:paraId="69253175" w14:textId="77777777" w:rsidR="001D61E6" w:rsidRDefault="001D61E6" w:rsidP="0053339C">
            <w:pPr>
              <w:contextualSpacing/>
              <w:rPr>
                <w:rFonts w:ascii="Arial" w:hAnsi="Arial" w:cs="Arial"/>
                <w:noProof/>
                <w14:ligatures w14:val="standardContextual"/>
              </w:rPr>
            </w:pPr>
          </w:p>
          <w:p w14:paraId="52E73FAD" w14:textId="77777777" w:rsidR="001D61E6" w:rsidRDefault="001D61E6" w:rsidP="0053339C">
            <w:pPr>
              <w:contextualSpacing/>
              <w:rPr>
                <w:rFonts w:ascii="Arial" w:hAnsi="Arial" w:cs="Arial"/>
                <w:noProof/>
                <w14:ligatures w14:val="standardContextual"/>
              </w:rPr>
            </w:pPr>
          </w:p>
          <w:p w14:paraId="0C82B873" w14:textId="77777777" w:rsidR="001D61E6" w:rsidRDefault="001D61E6" w:rsidP="0053339C">
            <w:pPr>
              <w:contextualSpacing/>
              <w:rPr>
                <w:rFonts w:ascii="Arial" w:hAnsi="Arial" w:cs="Arial"/>
                <w:noProof/>
                <w14:ligatures w14:val="standardContextual"/>
              </w:rPr>
            </w:pPr>
          </w:p>
          <w:p w14:paraId="0DEADD23" w14:textId="77777777" w:rsidR="001D61E6" w:rsidRDefault="001D61E6" w:rsidP="0053339C">
            <w:pPr>
              <w:contextualSpacing/>
              <w:rPr>
                <w:rFonts w:ascii="Arial" w:hAnsi="Arial" w:cs="Arial"/>
                <w:noProof/>
                <w14:ligatures w14:val="standardContextual"/>
              </w:rPr>
            </w:pPr>
          </w:p>
          <w:p w14:paraId="06323487" w14:textId="77777777" w:rsidR="001D61E6" w:rsidRDefault="001D61E6" w:rsidP="0053339C">
            <w:pPr>
              <w:contextualSpacing/>
              <w:rPr>
                <w:rFonts w:ascii="Arial" w:hAnsi="Arial" w:cs="Arial"/>
                <w:noProof/>
                <w14:ligatures w14:val="standardContextual"/>
              </w:rPr>
            </w:pPr>
          </w:p>
          <w:p w14:paraId="4F15C3FB" w14:textId="77777777" w:rsidR="001D61E6" w:rsidRDefault="001D61E6" w:rsidP="0053339C">
            <w:pPr>
              <w:contextualSpacing/>
              <w:rPr>
                <w:rFonts w:ascii="Arial" w:hAnsi="Arial" w:cs="Arial"/>
                <w:noProof/>
                <w14:ligatures w14:val="standardContextual"/>
              </w:rPr>
            </w:pPr>
          </w:p>
          <w:p w14:paraId="110C6315" w14:textId="77777777" w:rsidR="001D61E6" w:rsidRDefault="001D61E6" w:rsidP="0053339C">
            <w:pPr>
              <w:contextualSpacing/>
              <w:rPr>
                <w:rFonts w:ascii="Arial" w:hAnsi="Arial" w:cs="Arial"/>
                <w:noProof/>
                <w14:ligatures w14:val="standardContextual"/>
              </w:rPr>
            </w:pPr>
          </w:p>
          <w:p w14:paraId="2341C983" w14:textId="77777777" w:rsidR="001D61E6" w:rsidRDefault="001D61E6" w:rsidP="0053339C">
            <w:pPr>
              <w:contextualSpacing/>
              <w:rPr>
                <w:rFonts w:ascii="Arial" w:hAnsi="Arial" w:cs="Arial"/>
                <w:noProof/>
                <w14:ligatures w14:val="standardContextual"/>
              </w:rPr>
            </w:pPr>
          </w:p>
          <w:p w14:paraId="2DDC78DD" w14:textId="77777777" w:rsidR="001D61E6" w:rsidRDefault="001D61E6" w:rsidP="0053339C">
            <w:pPr>
              <w:contextualSpacing/>
              <w:rPr>
                <w:rFonts w:ascii="Arial" w:hAnsi="Arial" w:cs="Arial"/>
                <w:noProof/>
                <w14:ligatures w14:val="standardContextual"/>
              </w:rPr>
            </w:pPr>
          </w:p>
          <w:p w14:paraId="7E157AB1" w14:textId="77777777" w:rsidR="001D61E6" w:rsidRDefault="001D61E6" w:rsidP="0053339C">
            <w:pPr>
              <w:contextualSpacing/>
              <w:rPr>
                <w:rFonts w:ascii="Arial" w:hAnsi="Arial" w:cs="Arial"/>
                <w:noProof/>
                <w14:ligatures w14:val="standardContextual"/>
              </w:rPr>
            </w:pPr>
          </w:p>
          <w:p w14:paraId="1910D249" w14:textId="77777777" w:rsidR="001D61E6" w:rsidRDefault="001D61E6" w:rsidP="0053339C">
            <w:pPr>
              <w:contextualSpacing/>
              <w:rPr>
                <w:rFonts w:ascii="Arial" w:hAnsi="Arial" w:cs="Arial"/>
                <w:noProof/>
                <w14:ligatures w14:val="standardContextual"/>
              </w:rPr>
            </w:pPr>
          </w:p>
          <w:p w14:paraId="35600945" w14:textId="77777777" w:rsidR="001D61E6" w:rsidRDefault="001D61E6" w:rsidP="0053339C">
            <w:pPr>
              <w:contextualSpacing/>
              <w:rPr>
                <w:rFonts w:ascii="Arial" w:hAnsi="Arial" w:cs="Arial"/>
                <w:noProof/>
                <w14:ligatures w14:val="standardContextual"/>
              </w:rPr>
            </w:pPr>
          </w:p>
          <w:p w14:paraId="4050723C" w14:textId="77777777" w:rsidR="001D61E6" w:rsidRPr="000B0826" w:rsidRDefault="001D61E6" w:rsidP="0053339C">
            <w:pPr>
              <w:contextualSpacing/>
              <w:rPr>
                <w:rFonts w:ascii="Arial" w:hAnsi="Arial" w:cs="Arial"/>
                <w:noProof/>
                <w14:ligatures w14:val="standardContextual"/>
              </w:rPr>
            </w:pPr>
          </w:p>
        </w:tc>
      </w:tr>
      <w:tr w:rsidR="001D61E6" w:rsidRPr="000B0826" w14:paraId="60796F32"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shd w:val="clear" w:color="auto" w:fill="D9D9D9" w:themeFill="background1" w:themeFillShade="D9"/>
          </w:tcPr>
          <w:p w14:paraId="20AB2364" w14:textId="77777777" w:rsidR="001D61E6" w:rsidRPr="000B0826" w:rsidRDefault="001D61E6" w:rsidP="0053339C">
            <w:pPr>
              <w:contextualSpacing/>
              <w:rPr>
                <w:rFonts w:ascii="Arial" w:eastAsia="Calibri" w:hAnsi="Arial" w:cs="Arial"/>
                <w:b/>
                <w:lang w:eastAsia="en-GB"/>
              </w:rPr>
            </w:pPr>
            <w:r>
              <w:rPr>
                <w:rFonts w:ascii="Arial" w:eastAsia="Calibri" w:hAnsi="Arial" w:cs="Arial"/>
                <w:b/>
                <w:lang w:eastAsia="en-GB"/>
              </w:rPr>
              <w:t>Solution</w:t>
            </w:r>
          </w:p>
        </w:tc>
      </w:tr>
      <w:tr w:rsidR="001D61E6" w:rsidRPr="000B0826" w14:paraId="660A4455" w14:textId="77777777" w:rsidTr="0053339C">
        <w:trPr>
          <w:trHeight w:val="88"/>
        </w:trPr>
        <w:tc>
          <w:tcPr>
            <w:tcW w:w="13889" w:type="dxa"/>
            <w:gridSpan w:val="2"/>
            <w:tcBorders>
              <w:top w:val="single" w:sz="2" w:space="0" w:color="808080" w:themeColor="background1" w:themeShade="80"/>
              <w:left w:val="single" w:sz="2" w:space="0" w:color="808080" w:themeColor="background1" w:themeShade="80"/>
              <w:bottom w:val="single" w:sz="2" w:space="0" w:color="808080" w:themeColor="background1" w:themeShade="80"/>
              <w:right w:val="single" w:sz="2" w:space="0" w:color="808080" w:themeColor="background1" w:themeShade="80"/>
            </w:tcBorders>
          </w:tcPr>
          <w:p w14:paraId="2E8CAE5F" w14:textId="77777777" w:rsidR="001D61E6" w:rsidRDefault="001D61E6" w:rsidP="0053339C">
            <w:pPr>
              <w:tabs>
                <w:tab w:val="left" w:pos="1372"/>
              </w:tabs>
              <w:contextualSpacing/>
              <w:rPr>
                <w:rFonts w:ascii="Arial" w:eastAsia="Times New Roman" w:hAnsi="Arial" w:cs="Arial"/>
                <w:bCs/>
              </w:rPr>
            </w:pPr>
            <w:r>
              <w:rPr>
                <w:rFonts w:ascii="Arial" w:eastAsia="Times New Roman" w:hAnsi="Arial" w:cs="Arial"/>
                <w:bCs/>
              </w:rPr>
              <w:t xml:space="preserve">The critical next steps here should be investigating the underlying cause of why Thanh is refractory – it may be due to an inherited disorder or clonal evolution. Bone marrow aspiration with karyotyping and further genetic investigations should be pursued. In the meantime, a cord </w:t>
            </w:r>
            <w:r>
              <w:rPr>
                <w:rFonts w:ascii="Arial" w:eastAsia="Times New Roman" w:hAnsi="Arial" w:cs="Arial"/>
                <w:bCs/>
              </w:rPr>
              <w:lastRenderedPageBreak/>
              <w:t xml:space="preserve">blood transplant can be considered to help improve Thanh’s condition. Haplo-identical donor transplantation could be considered but not before karyotyping and additional analyses. A splenectomy is not appropriate in aplastic anemia and a second course of IST is not recommended after an unsuccessful bone marrow transplant. </w:t>
            </w:r>
          </w:p>
        </w:tc>
      </w:tr>
    </w:tbl>
    <w:p w14:paraId="32EC5835" w14:textId="77777777" w:rsidR="001D61E6" w:rsidRPr="000B0826" w:rsidRDefault="001D61E6" w:rsidP="001D61E6">
      <w:pPr>
        <w:rPr>
          <w:rFonts w:ascii="Arial" w:hAnsi="Arial" w:cs="Arial"/>
          <w:b/>
          <w:bCs/>
          <w:sz w:val="20"/>
          <w:szCs w:val="20"/>
          <w:u w:val="single"/>
        </w:rPr>
      </w:pPr>
    </w:p>
    <w:p w14:paraId="0FE77A78" w14:textId="06DB4559" w:rsidR="001D61E6" w:rsidRPr="001D61E6" w:rsidRDefault="001D61E6" w:rsidP="001D61E6">
      <w:pPr>
        <w:spacing w:line="278" w:lineRule="auto"/>
        <w:rPr>
          <w:rFonts w:ascii="Arial" w:hAnsi="Arial" w:cs="Arial"/>
          <w:b/>
          <w:bCs/>
          <w:sz w:val="20"/>
          <w:szCs w:val="20"/>
          <w:u w:val="single"/>
        </w:rPr>
      </w:pPr>
    </w:p>
    <w:sectPr w:rsidR="001D61E6" w:rsidRPr="001D61E6" w:rsidSect="006747C4">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ack Diamond" w:date="2025-01-06T10:38:00Z" w:initials="JD">
    <w:p w14:paraId="306C8788" w14:textId="77777777" w:rsidR="000E4047" w:rsidRDefault="000E4047" w:rsidP="000E4047">
      <w:pPr>
        <w:pStyle w:val="CommentText"/>
      </w:pPr>
      <w:r>
        <w:rPr>
          <w:rStyle w:val="CommentReference"/>
        </w:rPr>
        <w:annotationRef/>
      </w:r>
      <w:r>
        <w:t>VIDEO: Regis introduces himself, affiliations and brief explanation of experience in aplastic anemia. Brief explanation of what will be covered in the module</w:t>
      </w:r>
    </w:p>
  </w:comment>
  <w:comment w:id="1" w:author="Jack Diamond" w:date="2025-01-08T12:36:00Z" w:initials="JD">
    <w:p w14:paraId="11CB61FA" w14:textId="77777777" w:rsidR="00B75E30" w:rsidRDefault="008D4509" w:rsidP="00B75E30">
      <w:pPr>
        <w:pStyle w:val="CommentText"/>
      </w:pPr>
      <w:r>
        <w:rPr>
          <w:rStyle w:val="CommentReference"/>
        </w:rPr>
        <w:annotationRef/>
      </w:r>
      <w:r w:rsidR="00B75E30">
        <w:t>VIDEO: Regis introduces the case, reading through the medical profile details in his own words or pointing out the important bits before asking the question</w:t>
      </w:r>
    </w:p>
  </w:comment>
  <w:comment w:id="3" w:author="Jack Diamond" w:date="2025-01-08T10:26:00Z" w:initials="JD">
    <w:p w14:paraId="7CCE5115" w14:textId="77777777" w:rsidR="00FC7F66" w:rsidRDefault="00FC7F66" w:rsidP="00FC7F66">
      <w:pPr>
        <w:pStyle w:val="CommentText"/>
      </w:pPr>
      <w:r>
        <w:rPr>
          <w:rStyle w:val="CommentReference"/>
        </w:rPr>
        <w:annotationRef/>
      </w:r>
      <w:r>
        <w:t xml:space="preserve">From </w:t>
      </w:r>
      <w:hyperlink r:id="rId1" w:history="1">
        <w:r w:rsidRPr="000C0F1F">
          <w:rPr>
            <w:rStyle w:val="Hyperlink"/>
          </w:rPr>
          <w:t>https://onlinelibrary.wiley.com/doi/10.1111/bjh.19236</w:t>
        </w:r>
      </w:hyperlink>
      <w:r>
        <w:t xml:space="preserve"> guidelines. May require redraw or permissions</w:t>
      </w:r>
    </w:p>
  </w:comment>
  <w:comment w:id="4" w:author="Rebecca Cox" w:date="2025-01-23T10:27:00Z" w:initials="RC">
    <w:p w14:paraId="120998D4" w14:textId="77777777" w:rsidR="00FC7F66" w:rsidRDefault="00FC7F66" w:rsidP="00FC7F66">
      <w:pPr>
        <w:pStyle w:val="CommentText"/>
      </w:pPr>
      <w:r>
        <w:rPr>
          <w:rStyle w:val="CommentReference"/>
        </w:rPr>
        <w:annotationRef/>
      </w:r>
      <w:r w:rsidRPr="170DE530">
        <w:t xml:space="preserve">Note for here and throughout - in the slide summary, it has the cut off of 40 years or less which would mean including the ≤ symbol in the left hand box and also clarifying at any point mentioned throughout. </w:t>
      </w:r>
    </w:p>
  </w:comment>
  <w:comment w:id="5" w:author="Jack Diamond" w:date="2025-01-24T10:56:00Z" w:initials="JD">
    <w:p w14:paraId="1538BCC8" w14:textId="77777777" w:rsidR="00FC7F66" w:rsidRDefault="00FC7F66" w:rsidP="00FC7F66">
      <w:pPr>
        <w:pStyle w:val="CommentText"/>
      </w:pPr>
      <w:r>
        <w:rPr>
          <w:rStyle w:val="CommentReference"/>
        </w:rPr>
        <w:annotationRef/>
      </w:r>
      <w:r>
        <w:t>We should redraw this to include</w:t>
      </w:r>
    </w:p>
  </w:comment>
  <w:comment w:id="7" w:author="Jack Diamond" w:date="2025-01-08T16:03:00Z" w:initials="JD">
    <w:p w14:paraId="57B5068A" w14:textId="77777777" w:rsidR="00FC69EA" w:rsidRDefault="00FC69EA" w:rsidP="00FC69EA">
      <w:pPr>
        <w:pStyle w:val="CommentText"/>
      </w:pPr>
      <w:r>
        <w:rPr>
          <w:rStyle w:val="CommentReference"/>
        </w:rPr>
        <w:annotationRef/>
      </w:r>
      <w:r>
        <w:t>From slide 5 - I’ve reworked the diagram a bit to make it clearer and recoloured to branding colours</w:t>
      </w:r>
    </w:p>
  </w:comment>
  <w:comment w:id="8" w:author="Jack Diamond" w:date="2025-01-17T11:45:00Z" w:initials="JD">
    <w:p w14:paraId="1D40F4CF" w14:textId="77777777" w:rsidR="00ED47F1" w:rsidRDefault="00ED47F1" w:rsidP="00ED47F1">
      <w:pPr>
        <w:pStyle w:val="CommentText"/>
      </w:pPr>
      <w:r>
        <w:rPr>
          <w:rStyle w:val="CommentReference"/>
        </w:rPr>
        <w:annotationRef/>
      </w:r>
      <w:r>
        <w:t xml:space="preserve">VIDEO: Regis explaining the age effect on transplant outcomes, why IST is generally preferred as first line for those over 40, and stating any significant comorbidities that could make a patient ineligible for matched transplant </w:t>
      </w:r>
    </w:p>
  </w:comment>
  <w:comment w:id="9" w:author="Jack Diamond" w:date="2025-02-06T11:46:00Z" w:initials="JD">
    <w:p w14:paraId="69312BE7" w14:textId="77777777" w:rsidR="00CE7619" w:rsidRDefault="00CE7619" w:rsidP="00CE7619">
      <w:pPr>
        <w:pStyle w:val="CommentText"/>
      </w:pPr>
      <w:r>
        <w:rPr>
          <w:rStyle w:val="CommentReference"/>
        </w:rPr>
        <w:annotationRef/>
      </w:r>
      <w:r>
        <w:t>redrawn with brand colours</w:t>
      </w:r>
    </w:p>
  </w:comment>
  <w:comment w:id="10" w:author="Jack Diamond" w:date="2025-02-06T11:46:00Z" w:initials="JD">
    <w:p w14:paraId="5FC7A424" w14:textId="2F52B0D0" w:rsidR="006933C2" w:rsidRDefault="006933C2" w:rsidP="006933C2">
      <w:pPr>
        <w:pStyle w:val="CommentText"/>
      </w:pPr>
      <w:r>
        <w:rPr>
          <w:rStyle w:val="CommentReference"/>
        </w:rPr>
        <w:annotationRef/>
      </w:r>
      <w:r>
        <w:t>Y-axis label should really be added to this chart</w:t>
      </w:r>
    </w:p>
  </w:comment>
  <w:comment w:id="11" w:author="Jack Diamond" w:date="2025-01-09T14:57:00Z" w:initials="JD">
    <w:p w14:paraId="2F8FCF60" w14:textId="6AF264E8" w:rsidR="00ED47F1" w:rsidRDefault="00ED47F1" w:rsidP="00ED47F1">
      <w:pPr>
        <w:pStyle w:val="CommentText"/>
      </w:pPr>
      <w:r>
        <w:rPr>
          <w:rStyle w:val="CommentReference"/>
        </w:rPr>
        <w:annotationRef/>
      </w:r>
      <w:r>
        <w:t>Long term sibling transplant outcomes chart and table could be supplemented by a video of Regis talking through it.</w:t>
      </w:r>
    </w:p>
  </w:comment>
  <w:comment w:id="12" w:author="Jack Diamond" w:date="2025-01-09T17:20:00Z" w:initials="JD">
    <w:p w14:paraId="012F6C2F" w14:textId="77777777" w:rsidR="007877F5" w:rsidRDefault="007877F5" w:rsidP="005D518F">
      <w:pPr>
        <w:pStyle w:val="CommentText"/>
      </w:pPr>
      <w:r>
        <w:rPr>
          <w:rStyle w:val="CommentReference"/>
        </w:rPr>
        <w:annotationRef/>
      </w:r>
      <w:r>
        <w:t>KEY VIDEO:</w:t>
      </w:r>
      <w:r>
        <w:br/>
        <w:t>A video of Regis talking through this information, touching on: (1) When to consider up-front MUD, (2) Second line HSCT in relapsed/refractory pts, (3) When to consider alternate donor options</w:t>
      </w:r>
    </w:p>
  </w:comment>
  <w:comment w:id="14" w:author="Jack Diamond" w:date="2025-02-06T11:45:00Z" w:initials="JD">
    <w:p w14:paraId="0C5A0C70" w14:textId="77777777" w:rsidR="0099491C" w:rsidRDefault="0099491C" w:rsidP="0099491C">
      <w:pPr>
        <w:pStyle w:val="CommentText"/>
      </w:pPr>
      <w:r>
        <w:rPr>
          <w:rStyle w:val="CommentReference"/>
        </w:rPr>
        <w:annotationRef/>
      </w:r>
      <w:r>
        <w:t>These are the correct answers for each, make sure to randomise before putting into KW</w:t>
      </w:r>
    </w:p>
  </w:comment>
  <w:comment w:id="15" w:author="Jack Diamond" w:date="2025-02-06T11:45:00Z" w:initials="JD">
    <w:p w14:paraId="26165959" w14:textId="2CC1D15E" w:rsidR="00924794" w:rsidRDefault="00924794" w:rsidP="00924794">
      <w:pPr>
        <w:pStyle w:val="CommentText"/>
      </w:pPr>
      <w:r>
        <w:rPr>
          <w:rStyle w:val="CommentReference"/>
        </w:rPr>
        <w:annotationRef/>
      </w:r>
      <w:r>
        <w:t>From slide 16, redrawn with branding colours</w:t>
      </w:r>
      <w:r>
        <w:br/>
      </w:r>
    </w:p>
    <w:p w14:paraId="426E8339" w14:textId="77777777" w:rsidR="00924794" w:rsidRDefault="00924794" w:rsidP="00924794">
      <w:pPr>
        <w:pStyle w:val="CommentText"/>
      </w:pPr>
    </w:p>
    <w:p w14:paraId="3EE9B946" w14:textId="77777777" w:rsidR="00924794" w:rsidRDefault="00924794" w:rsidP="00924794">
      <w:pPr>
        <w:pStyle w:val="CommentText"/>
      </w:pPr>
      <w:r>
        <w:t xml:space="preserve">Here we will use a layered image - this image is to be redrawn/coloured so that first only the orange ones are shown with title “Hormonal and corticosteroid modifications”, then green are shown “Replacement of ATG with varying doses of Cy”, then blue are shown, etc. </w:t>
      </w:r>
      <w:r>
        <w:br/>
      </w:r>
      <w:r>
        <w:br/>
        <w:t>I have only included the last frame, all are saved in ‘alterations to IST’ folder in media</w:t>
      </w:r>
    </w:p>
  </w:comment>
  <w:comment w:id="16" w:author="Jack Diamond" w:date="2025-01-15T10:13:00Z" w:initials="JD">
    <w:p w14:paraId="2F70653C" w14:textId="1B99D744" w:rsidR="00424F72" w:rsidRDefault="00424F72" w:rsidP="00786898">
      <w:pPr>
        <w:pStyle w:val="CommentText"/>
      </w:pPr>
      <w:r>
        <w:rPr>
          <w:rStyle w:val="CommentReference"/>
        </w:rPr>
        <w:annotationRef/>
      </w:r>
      <w:r>
        <w:t>VIDEO: Regis quickly introduces the RACE trial and puts it into context – what is eltrombopag and why is it useful? Why was RACE so pivotal? How has it changed your daily practice? Is there anything learners should know that aren’t overtly clear about eltrombopag?</w:t>
      </w:r>
    </w:p>
  </w:comment>
  <w:comment w:id="17" w:author="Jack Diamond" w:date="2025-02-06T11:44:00Z" w:initials="JD">
    <w:p w14:paraId="30C58E79" w14:textId="77777777" w:rsidR="000846CF" w:rsidRDefault="000846CF" w:rsidP="000846CF">
      <w:pPr>
        <w:pStyle w:val="CommentText"/>
      </w:pPr>
      <w:r>
        <w:rPr>
          <w:rStyle w:val="CommentReference"/>
        </w:rPr>
        <w:annotationRef/>
      </w:r>
      <w:r>
        <w:t>Created in MS powerpoint, has been recoloured with branding colours</w:t>
      </w:r>
    </w:p>
  </w:comment>
  <w:comment w:id="18" w:author="Jack Diamond" w:date="2025-01-15T10:09:00Z" w:initials="JD">
    <w:p w14:paraId="71266E86" w14:textId="2D939BF5" w:rsidR="00424F72" w:rsidRDefault="00424F72" w:rsidP="00424F72">
      <w:pPr>
        <w:pStyle w:val="CommentText"/>
      </w:pPr>
      <w:r>
        <w:rPr>
          <w:rStyle w:val="CommentReference"/>
        </w:rPr>
        <w:annotationRef/>
      </w:r>
      <w:r>
        <w:t>Ref for Romiplostin in Japan and Korea</w:t>
      </w:r>
    </w:p>
  </w:comment>
  <w:comment w:id="19" w:author="Jack Diamond" w:date="2025-02-05T10:33:00Z" w:initials="JD">
    <w:p w14:paraId="4B9BD52B" w14:textId="77777777" w:rsidR="00760BD6" w:rsidRDefault="00760BD6" w:rsidP="00143AE0">
      <w:pPr>
        <w:pStyle w:val="CommentText"/>
      </w:pPr>
      <w:r>
        <w:rPr>
          <w:rStyle w:val="CommentReference"/>
        </w:rPr>
        <w:annotationRef/>
      </w:r>
      <w:r>
        <w:t>[RPD supportive care]</w:t>
      </w:r>
      <w:r>
        <w:br/>
        <w:t xml:space="preserve">Regis comments on the option of supportive care for older patients who opt out of immunosuppressive therapy, highlighting better survival due to newer antifungal agents. </w:t>
      </w:r>
    </w:p>
  </w:comment>
  <w:comment w:id="20" w:author="Jack Diamond" w:date="2025-01-17T11:50:00Z" w:initials="JD">
    <w:p w14:paraId="1CD9F167" w14:textId="77777777" w:rsidR="0066435B" w:rsidRDefault="0066435B" w:rsidP="0066435B">
      <w:pPr>
        <w:pStyle w:val="CommentText"/>
      </w:pPr>
      <w:r>
        <w:rPr>
          <w:rStyle w:val="CommentReference"/>
        </w:rPr>
        <w:annotationRef/>
      </w:r>
      <w:r>
        <w:t>VIDEO: Regis reads through the summary and thanks the learner</w:t>
      </w:r>
    </w:p>
  </w:comment>
  <w:comment w:id="21" w:author="Jack Diamond" w:date="2025-01-08T12:36:00Z" w:initials="JD">
    <w:p w14:paraId="16D937A6" w14:textId="77777777" w:rsidR="00AD4B21" w:rsidRDefault="00AD4B21" w:rsidP="00AD4B21">
      <w:pPr>
        <w:pStyle w:val="CommentText"/>
      </w:pPr>
      <w:r>
        <w:rPr>
          <w:rStyle w:val="CommentReference"/>
        </w:rPr>
        <w:annotationRef/>
      </w:r>
      <w:r>
        <w:t>VIDEO: Regis introduces the case, reading through the medical profile details in his own words or pointing out the important bits before asking the question</w:t>
      </w:r>
    </w:p>
  </w:comment>
  <w:comment w:id="22" w:author="Jack Diamond" w:date="2025-01-08T12:36:00Z" w:initials="JD">
    <w:p w14:paraId="4ED9D077" w14:textId="77777777" w:rsidR="001D61E6" w:rsidRDefault="001D61E6" w:rsidP="001D61E6">
      <w:pPr>
        <w:pStyle w:val="CommentText"/>
      </w:pPr>
      <w:r>
        <w:rPr>
          <w:rStyle w:val="CommentReference"/>
        </w:rPr>
        <w:annotationRef/>
      </w:r>
      <w:r>
        <w:t>VIDEO: Regis introduces the case, reading through the medical profile details in his own words or pointing out the important bits before asking the question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06C8788" w15:done="0"/>
  <w15:commentEx w15:paraId="11CB61FA" w15:done="0"/>
  <w15:commentEx w15:paraId="7CCE5115" w15:done="0"/>
  <w15:commentEx w15:paraId="120998D4" w15:paraIdParent="7CCE5115" w15:done="0"/>
  <w15:commentEx w15:paraId="1538BCC8" w15:paraIdParent="7CCE5115" w15:done="0"/>
  <w15:commentEx w15:paraId="57B5068A" w15:done="0"/>
  <w15:commentEx w15:paraId="1D40F4CF" w15:done="0"/>
  <w15:commentEx w15:paraId="69312BE7" w15:done="0"/>
  <w15:commentEx w15:paraId="5FC7A424" w15:done="0"/>
  <w15:commentEx w15:paraId="2F8FCF60" w15:done="0"/>
  <w15:commentEx w15:paraId="012F6C2F" w15:done="0"/>
  <w15:commentEx w15:paraId="0C5A0C70" w15:done="0"/>
  <w15:commentEx w15:paraId="3EE9B946" w15:done="0"/>
  <w15:commentEx w15:paraId="2F70653C" w15:done="0"/>
  <w15:commentEx w15:paraId="30C58E79" w15:done="0"/>
  <w15:commentEx w15:paraId="71266E86" w15:done="0"/>
  <w15:commentEx w15:paraId="4B9BD52B" w15:done="0"/>
  <w15:commentEx w15:paraId="1CD9F167" w15:done="0"/>
  <w15:commentEx w15:paraId="16D937A6" w15:done="0"/>
  <w15:commentEx w15:paraId="4ED9D0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1CCCC1C" w16cex:dateUtc="2025-01-06T10:38:00Z"/>
  <w16cex:commentExtensible w16cex:durableId="74CAF7B8" w16cex:dateUtc="2025-01-08T12:36:00Z"/>
  <w16cex:commentExtensible w16cex:durableId="136231D2" w16cex:dateUtc="2025-01-08T10:26:00Z"/>
  <w16cex:commentExtensible w16cex:durableId="3B5320EC" w16cex:dateUtc="2025-01-23T10:27:00Z"/>
  <w16cex:commentExtensible w16cex:durableId="62A773CC" w16cex:dateUtc="2025-01-24T10:56:00Z"/>
  <w16cex:commentExtensible w16cex:durableId="70B0D4AB" w16cex:dateUtc="2025-01-08T16:03:00Z"/>
  <w16cex:commentExtensible w16cex:durableId="5596BF13" w16cex:dateUtc="2025-01-17T11:45:00Z"/>
  <w16cex:commentExtensible w16cex:durableId="1831AFA1" w16cex:dateUtc="2025-02-06T11:46:00Z"/>
  <w16cex:commentExtensible w16cex:durableId="0A0E028A" w16cex:dateUtc="2025-02-06T11:46:00Z"/>
  <w16cex:commentExtensible w16cex:durableId="6E1EB937" w16cex:dateUtc="2025-01-09T14:57:00Z"/>
  <w16cex:commentExtensible w16cex:durableId="2312AD7F" w16cex:dateUtc="2025-01-09T17:20:00Z"/>
  <w16cex:commentExtensible w16cex:durableId="772EBFA4" w16cex:dateUtc="2025-02-06T11:45:00Z"/>
  <w16cex:commentExtensible w16cex:durableId="43E32A38" w16cex:dateUtc="2025-02-06T11:45:00Z"/>
  <w16cex:commentExtensible w16cex:durableId="6CCE3C78" w16cex:dateUtc="2025-01-15T10:13:00Z"/>
  <w16cex:commentExtensible w16cex:durableId="0D7EB80E" w16cex:dateUtc="2025-02-06T11:44:00Z"/>
  <w16cex:commentExtensible w16cex:durableId="025A1B6C" w16cex:dateUtc="2025-01-15T10:09:00Z"/>
  <w16cex:commentExtensible w16cex:durableId="52861F8F" w16cex:dateUtc="2025-02-05T10:33:00Z"/>
  <w16cex:commentExtensible w16cex:durableId="183A816E" w16cex:dateUtc="2025-01-17T11:50:00Z"/>
  <w16cex:commentExtensible w16cex:durableId="4F6BB1E2" w16cex:dateUtc="2025-01-08T12:36:00Z"/>
  <w16cex:commentExtensible w16cex:durableId="2F2323B6" w16cex:dateUtc="2025-01-08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06C8788" w16cid:durableId="11CCCC1C"/>
  <w16cid:commentId w16cid:paraId="11CB61FA" w16cid:durableId="74CAF7B8"/>
  <w16cid:commentId w16cid:paraId="7CCE5115" w16cid:durableId="136231D2"/>
  <w16cid:commentId w16cid:paraId="120998D4" w16cid:durableId="3B5320EC"/>
  <w16cid:commentId w16cid:paraId="1538BCC8" w16cid:durableId="62A773CC"/>
  <w16cid:commentId w16cid:paraId="57B5068A" w16cid:durableId="70B0D4AB"/>
  <w16cid:commentId w16cid:paraId="1D40F4CF" w16cid:durableId="5596BF13"/>
  <w16cid:commentId w16cid:paraId="69312BE7" w16cid:durableId="1831AFA1"/>
  <w16cid:commentId w16cid:paraId="5FC7A424" w16cid:durableId="0A0E028A"/>
  <w16cid:commentId w16cid:paraId="2F8FCF60" w16cid:durableId="6E1EB937"/>
  <w16cid:commentId w16cid:paraId="012F6C2F" w16cid:durableId="2312AD7F"/>
  <w16cid:commentId w16cid:paraId="0C5A0C70" w16cid:durableId="772EBFA4"/>
  <w16cid:commentId w16cid:paraId="3EE9B946" w16cid:durableId="43E32A38"/>
  <w16cid:commentId w16cid:paraId="2F70653C" w16cid:durableId="6CCE3C78"/>
  <w16cid:commentId w16cid:paraId="30C58E79" w16cid:durableId="0D7EB80E"/>
  <w16cid:commentId w16cid:paraId="71266E86" w16cid:durableId="025A1B6C"/>
  <w16cid:commentId w16cid:paraId="4B9BD52B" w16cid:durableId="52861F8F"/>
  <w16cid:commentId w16cid:paraId="1CD9F167" w16cid:durableId="183A816E"/>
  <w16cid:commentId w16cid:paraId="16D937A6" w16cid:durableId="4F6BB1E2"/>
  <w16cid:commentId w16cid:paraId="4ED9D077" w16cid:durableId="2F2323B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496828" w14:textId="77777777" w:rsidR="00D04690" w:rsidRDefault="00D04690" w:rsidP="00A100BB">
      <w:pPr>
        <w:spacing w:after="0" w:line="240" w:lineRule="auto"/>
      </w:pPr>
      <w:r>
        <w:separator/>
      </w:r>
    </w:p>
  </w:endnote>
  <w:endnote w:type="continuationSeparator" w:id="0">
    <w:p w14:paraId="22F4F116" w14:textId="77777777" w:rsidR="00D04690" w:rsidRDefault="00D04690" w:rsidP="00A100BB">
      <w:pPr>
        <w:spacing w:after="0" w:line="240" w:lineRule="auto"/>
      </w:pPr>
      <w:r>
        <w:continuationSeparator/>
      </w:r>
    </w:p>
  </w:endnote>
  <w:endnote w:type="continuationNotice" w:id="1">
    <w:p w14:paraId="6BBDF2F2" w14:textId="77777777" w:rsidR="00D04690" w:rsidRDefault="00D046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883D2F" w14:textId="77777777" w:rsidR="00D04690" w:rsidRDefault="00D04690" w:rsidP="00A100BB">
      <w:pPr>
        <w:spacing w:after="0" w:line="240" w:lineRule="auto"/>
      </w:pPr>
      <w:r>
        <w:separator/>
      </w:r>
    </w:p>
  </w:footnote>
  <w:footnote w:type="continuationSeparator" w:id="0">
    <w:p w14:paraId="3BD4DE11" w14:textId="77777777" w:rsidR="00D04690" w:rsidRDefault="00D04690" w:rsidP="00A100BB">
      <w:pPr>
        <w:spacing w:after="0" w:line="240" w:lineRule="auto"/>
      </w:pPr>
      <w:r>
        <w:continuationSeparator/>
      </w:r>
    </w:p>
  </w:footnote>
  <w:footnote w:type="continuationNotice" w:id="1">
    <w:p w14:paraId="794E0F9A" w14:textId="77777777" w:rsidR="00D04690" w:rsidRDefault="00D04690">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14FE2"/>
    <w:multiLevelType w:val="hybridMultilevel"/>
    <w:tmpl w:val="C5062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035AF"/>
    <w:multiLevelType w:val="multilevel"/>
    <w:tmpl w:val="525CE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F73050"/>
    <w:multiLevelType w:val="hybridMultilevel"/>
    <w:tmpl w:val="39027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BA4EE5"/>
    <w:multiLevelType w:val="hybridMultilevel"/>
    <w:tmpl w:val="C2862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660517"/>
    <w:multiLevelType w:val="multilevel"/>
    <w:tmpl w:val="09902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A95ECA"/>
    <w:multiLevelType w:val="hybridMultilevel"/>
    <w:tmpl w:val="5A62E234"/>
    <w:lvl w:ilvl="0" w:tplc="04090001">
      <w:start w:val="1"/>
      <w:numFmt w:val="bullet"/>
      <w:lvlText w:val=""/>
      <w:lvlJc w:val="left"/>
      <w:pPr>
        <w:ind w:left="776" w:hanging="360"/>
      </w:pPr>
      <w:rPr>
        <w:rFonts w:ascii="Symbol" w:hAnsi="Symbol"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6" w15:restartNumberingAfterBreak="0">
    <w:nsid w:val="52ED0502"/>
    <w:multiLevelType w:val="hybridMultilevel"/>
    <w:tmpl w:val="B810B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722F7F"/>
    <w:multiLevelType w:val="multilevel"/>
    <w:tmpl w:val="D1F0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0C0036"/>
    <w:multiLevelType w:val="hybridMultilevel"/>
    <w:tmpl w:val="6F98A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EF20C2C"/>
    <w:multiLevelType w:val="hybridMultilevel"/>
    <w:tmpl w:val="3BB01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F6A7594"/>
    <w:multiLevelType w:val="multilevel"/>
    <w:tmpl w:val="FC362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3F6E24"/>
    <w:multiLevelType w:val="hybridMultilevel"/>
    <w:tmpl w:val="31FAA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59468022">
    <w:abstractNumId w:val="3"/>
  </w:num>
  <w:num w:numId="2" w16cid:durableId="1033850602">
    <w:abstractNumId w:val="8"/>
  </w:num>
  <w:num w:numId="3" w16cid:durableId="818421218">
    <w:abstractNumId w:val="10"/>
  </w:num>
  <w:num w:numId="4" w16cid:durableId="1606185911">
    <w:abstractNumId w:val="7"/>
  </w:num>
  <w:num w:numId="5" w16cid:durableId="978613291">
    <w:abstractNumId w:val="11"/>
  </w:num>
  <w:num w:numId="6" w16cid:durableId="2105563242">
    <w:abstractNumId w:val="9"/>
  </w:num>
  <w:num w:numId="7" w16cid:durableId="696390901">
    <w:abstractNumId w:val="2"/>
  </w:num>
  <w:num w:numId="8" w16cid:durableId="509638667">
    <w:abstractNumId w:val="6"/>
  </w:num>
  <w:num w:numId="9" w16cid:durableId="1561330968">
    <w:abstractNumId w:val="1"/>
  </w:num>
  <w:num w:numId="10" w16cid:durableId="765351011">
    <w:abstractNumId w:val="4"/>
  </w:num>
  <w:num w:numId="11" w16cid:durableId="1010566395">
    <w:abstractNumId w:val="5"/>
  </w:num>
  <w:num w:numId="12" w16cid:durableId="2096778091">
    <w:abstractNumId w:val="0"/>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ack Diamond">
    <w15:presenceInfo w15:providerId="AD" w15:userId="S::jdv5330@springernature.com::4b4916b7-7728-4885-8c09-e9bd03d10d68"/>
  </w15:person>
  <w15:person w15:author="Rebecca Cox">
    <w15:presenceInfo w15:providerId="AD" w15:userId="S::rco2766@springernature.com::58d4a608-1d35-4afd-95d8-dca5add5b1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BE"/>
    <w:rsid w:val="0000013B"/>
    <w:rsid w:val="00000846"/>
    <w:rsid w:val="00001092"/>
    <w:rsid w:val="00001CCF"/>
    <w:rsid w:val="000046D8"/>
    <w:rsid w:val="00004DEE"/>
    <w:rsid w:val="00005A9E"/>
    <w:rsid w:val="00007125"/>
    <w:rsid w:val="00010C23"/>
    <w:rsid w:val="00012B5A"/>
    <w:rsid w:val="0001562C"/>
    <w:rsid w:val="000168E8"/>
    <w:rsid w:val="00017089"/>
    <w:rsid w:val="00017332"/>
    <w:rsid w:val="00017C61"/>
    <w:rsid w:val="00017EBB"/>
    <w:rsid w:val="00020DBC"/>
    <w:rsid w:val="00022C3E"/>
    <w:rsid w:val="000246E7"/>
    <w:rsid w:val="00027D50"/>
    <w:rsid w:val="00030723"/>
    <w:rsid w:val="0003100D"/>
    <w:rsid w:val="00032116"/>
    <w:rsid w:val="00032F28"/>
    <w:rsid w:val="000331B4"/>
    <w:rsid w:val="00033AB2"/>
    <w:rsid w:val="00034AF8"/>
    <w:rsid w:val="00035039"/>
    <w:rsid w:val="00036435"/>
    <w:rsid w:val="00036AB4"/>
    <w:rsid w:val="00040CE2"/>
    <w:rsid w:val="0004198B"/>
    <w:rsid w:val="00041EAD"/>
    <w:rsid w:val="00042369"/>
    <w:rsid w:val="00042F8B"/>
    <w:rsid w:val="000433B9"/>
    <w:rsid w:val="00043570"/>
    <w:rsid w:val="00043B8F"/>
    <w:rsid w:val="00044701"/>
    <w:rsid w:val="00046838"/>
    <w:rsid w:val="00047986"/>
    <w:rsid w:val="00047D75"/>
    <w:rsid w:val="000502F6"/>
    <w:rsid w:val="000503F8"/>
    <w:rsid w:val="00052AA9"/>
    <w:rsid w:val="00053FC8"/>
    <w:rsid w:val="000549EF"/>
    <w:rsid w:val="00054F89"/>
    <w:rsid w:val="00060643"/>
    <w:rsid w:val="0006072A"/>
    <w:rsid w:val="000616A7"/>
    <w:rsid w:val="00061A17"/>
    <w:rsid w:val="000623B8"/>
    <w:rsid w:val="000638B2"/>
    <w:rsid w:val="0006480B"/>
    <w:rsid w:val="00067E00"/>
    <w:rsid w:val="00070832"/>
    <w:rsid w:val="00070997"/>
    <w:rsid w:val="00070C22"/>
    <w:rsid w:val="000728ED"/>
    <w:rsid w:val="00072E8A"/>
    <w:rsid w:val="00074081"/>
    <w:rsid w:val="00074B98"/>
    <w:rsid w:val="00075A93"/>
    <w:rsid w:val="0007627E"/>
    <w:rsid w:val="00076D30"/>
    <w:rsid w:val="00080C7B"/>
    <w:rsid w:val="000815E2"/>
    <w:rsid w:val="0008256E"/>
    <w:rsid w:val="00082A98"/>
    <w:rsid w:val="00083887"/>
    <w:rsid w:val="00083E91"/>
    <w:rsid w:val="000846CF"/>
    <w:rsid w:val="0008489B"/>
    <w:rsid w:val="00085E6D"/>
    <w:rsid w:val="00087F37"/>
    <w:rsid w:val="000901FF"/>
    <w:rsid w:val="00090AA9"/>
    <w:rsid w:val="00092705"/>
    <w:rsid w:val="0009344C"/>
    <w:rsid w:val="00095E31"/>
    <w:rsid w:val="000A4708"/>
    <w:rsid w:val="000A4D9B"/>
    <w:rsid w:val="000A57AF"/>
    <w:rsid w:val="000A5FBF"/>
    <w:rsid w:val="000B0826"/>
    <w:rsid w:val="000B0D9B"/>
    <w:rsid w:val="000B45EB"/>
    <w:rsid w:val="000B4EEA"/>
    <w:rsid w:val="000B5B18"/>
    <w:rsid w:val="000B6B88"/>
    <w:rsid w:val="000B79C8"/>
    <w:rsid w:val="000C36AF"/>
    <w:rsid w:val="000C40C2"/>
    <w:rsid w:val="000C4236"/>
    <w:rsid w:val="000C68FD"/>
    <w:rsid w:val="000C6A56"/>
    <w:rsid w:val="000D0185"/>
    <w:rsid w:val="000D0503"/>
    <w:rsid w:val="000D0AD3"/>
    <w:rsid w:val="000D0E2D"/>
    <w:rsid w:val="000D1209"/>
    <w:rsid w:val="000D1905"/>
    <w:rsid w:val="000D294B"/>
    <w:rsid w:val="000D3CD9"/>
    <w:rsid w:val="000D491E"/>
    <w:rsid w:val="000D4A08"/>
    <w:rsid w:val="000E0FE4"/>
    <w:rsid w:val="000E1BFF"/>
    <w:rsid w:val="000E2080"/>
    <w:rsid w:val="000E2441"/>
    <w:rsid w:val="000E2664"/>
    <w:rsid w:val="000E3375"/>
    <w:rsid w:val="000E3514"/>
    <w:rsid w:val="000E4047"/>
    <w:rsid w:val="000E53B9"/>
    <w:rsid w:val="000F5658"/>
    <w:rsid w:val="000F5E3D"/>
    <w:rsid w:val="000F733D"/>
    <w:rsid w:val="000F758C"/>
    <w:rsid w:val="00101C1C"/>
    <w:rsid w:val="001023B8"/>
    <w:rsid w:val="0010366F"/>
    <w:rsid w:val="00105175"/>
    <w:rsid w:val="00105EC3"/>
    <w:rsid w:val="0010669A"/>
    <w:rsid w:val="00106714"/>
    <w:rsid w:val="001079F1"/>
    <w:rsid w:val="00107B20"/>
    <w:rsid w:val="00110431"/>
    <w:rsid w:val="00110896"/>
    <w:rsid w:val="0011196D"/>
    <w:rsid w:val="00111F39"/>
    <w:rsid w:val="00111FAC"/>
    <w:rsid w:val="0011395D"/>
    <w:rsid w:val="001152EC"/>
    <w:rsid w:val="00115B53"/>
    <w:rsid w:val="00115CFE"/>
    <w:rsid w:val="00116FF2"/>
    <w:rsid w:val="001178F0"/>
    <w:rsid w:val="001204BE"/>
    <w:rsid w:val="00121306"/>
    <w:rsid w:val="0012179A"/>
    <w:rsid w:val="001219E5"/>
    <w:rsid w:val="0012249F"/>
    <w:rsid w:val="00122568"/>
    <w:rsid w:val="0012265D"/>
    <w:rsid w:val="00122872"/>
    <w:rsid w:val="00124137"/>
    <w:rsid w:val="00125491"/>
    <w:rsid w:val="001256E1"/>
    <w:rsid w:val="00126C3B"/>
    <w:rsid w:val="00130216"/>
    <w:rsid w:val="00132D0C"/>
    <w:rsid w:val="001348DB"/>
    <w:rsid w:val="001351C8"/>
    <w:rsid w:val="001361C7"/>
    <w:rsid w:val="00141F9E"/>
    <w:rsid w:val="001436C7"/>
    <w:rsid w:val="001436CA"/>
    <w:rsid w:val="00143AE0"/>
    <w:rsid w:val="00144A89"/>
    <w:rsid w:val="00145DA6"/>
    <w:rsid w:val="00146D67"/>
    <w:rsid w:val="00150105"/>
    <w:rsid w:val="001502E1"/>
    <w:rsid w:val="001513B6"/>
    <w:rsid w:val="001529B5"/>
    <w:rsid w:val="00152C3F"/>
    <w:rsid w:val="00152D76"/>
    <w:rsid w:val="00154C45"/>
    <w:rsid w:val="00155874"/>
    <w:rsid w:val="00156040"/>
    <w:rsid w:val="001561F1"/>
    <w:rsid w:val="00156ACA"/>
    <w:rsid w:val="00157A4A"/>
    <w:rsid w:val="00157CAC"/>
    <w:rsid w:val="001606D9"/>
    <w:rsid w:val="00160F42"/>
    <w:rsid w:val="001611FE"/>
    <w:rsid w:val="00162C2D"/>
    <w:rsid w:val="00162EA8"/>
    <w:rsid w:val="001632EF"/>
    <w:rsid w:val="001640DE"/>
    <w:rsid w:val="00164814"/>
    <w:rsid w:val="0016673A"/>
    <w:rsid w:val="001676C1"/>
    <w:rsid w:val="00167FB9"/>
    <w:rsid w:val="001713EB"/>
    <w:rsid w:val="00171AD0"/>
    <w:rsid w:val="00171BE1"/>
    <w:rsid w:val="001720A8"/>
    <w:rsid w:val="0017251A"/>
    <w:rsid w:val="00173371"/>
    <w:rsid w:val="0017474B"/>
    <w:rsid w:val="00175D17"/>
    <w:rsid w:val="001812C0"/>
    <w:rsid w:val="001815CD"/>
    <w:rsid w:val="001815F3"/>
    <w:rsid w:val="00182A8D"/>
    <w:rsid w:val="00184407"/>
    <w:rsid w:val="0018497A"/>
    <w:rsid w:val="00184BE1"/>
    <w:rsid w:val="00184FC4"/>
    <w:rsid w:val="00186D07"/>
    <w:rsid w:val="00194459"/>
    <w:rsid w:val="0019536E"/>
    <w:rsid w:val="001954E1"/>
    <w:rsid w:val="001969C0"/>
    <w:rsid w:val="00196E63"/>
    <w:rsid w:val="001A2841"/>
    <w:rsid w:val="001A2923"/>
    <w:rsid w:val="001A2CC3"/>
    <w:rsid w:val="001A3126"/>
    <w:rsid w:val="001A4C2B"/>
    <w:rsid w:val="001A4C44"/>
    <w:rsid w:val="001A53A2"/>
    <w:rsid w:val="001A5B3C"/>
    <w:rsid w:val="001A62A8"/>
    <w:rsid w:val="001A6472"/>
    <w:rsid w:val="001A749F"/>
    <w:rsid w:val="001B06E5"/>
    <w:rsid w:val="001B09A3"/>
    <w:rsid w:val="001B0BAA"/>
    <w:rsid w:val="001B134C"/>
    <w:rsid w:val="001B1354"/>
    <w:rsid w:val="001B2D66"/>
    <w:rsid w:val="001B2FD4"/>
    <w:rsid w:val="001B3FD3"/>
    <w:rsid w:val="001B4749"/>
    <w:rsid w:val="001B485D"/>
    <w:rsid w:val="001B6173"/>
    <w:rsid w:val="001B6B2C"/>
    <w:rsid w:val="001B6C2E"/>
    <w:rsid w:val="001C1BA9"/>
    <w:rsid w:val="001C2692"/>
    <w:rsid w:val="001C2FA4"/>
    <w:rsid w:val="001C345E"/>
    <w:rsid w:val="001C473D"/>
    <w:rsid w:val="001C4CA2"/>
    <w:rsid w:val="001C4F58"/>
    <w:rsid w:val="001C7E5E"/>
    <w:rsid w:val="001D001B"/>
    <w:rsid w:val="001D0961"/>
    <w:rsid w:val="001D13CE"/>
    <w:rsid w:val="001D4C48"/>
    <w:rsid w:val="001D61E6"/>
    <w:rsid w:val="001D7AB0"/>
    <w:rsid w:val="001D7FE2"/>
    <w:rsid w:val="001E1387"/>
    <w:rsid w:val="001E253A"/>
    <w:rsid w:val="001E2E62"/>
    <w:rsid w:val="001E3013"/>
    <w:rsid w:val="001E3023"/>
    <w:rsid w:val="001E4ABC"/>
    <w:rsid w:val="001E5846"/>
    <w:rsid w:val="001F0622"/>
    <w:rsid w:val="001F0F32"/>
    <w:rsid w:val="001F1C0C"/>
    <w:rsid w:val="001F1F23"/>
    <w:rsid w:val="001F2264"/>
    <w:rsid w:val="001F38CF"/>
    <w:rsid w:val="001F6BAB"/>
    <w:rsid w:val="001F6DEB"/>
    <w:rsid w:val="001F7CDD"/>
    <w:rsid w:val="002018FC"/>
    <w:rsid w:val="00201E9F"/>
    <w:rsid w:val="00202B3A"/>
    <w:rsid w:val="00204DC4"/>
    <w:rsid w:val="00205042"/>
    <w:rsid w:val="00205D1F"/>
    <w:rsid w:val="00207BB2"/>
    <w:rsid w:val="0021360D"/>
    <w:rsid w:val="0021407E"/>
    <w:rsid w:val="002155DE"/>
    <w:rsid w:val="002178CD"/>
    <w:rsid w:val="00220CD6"/>
    <w:rsid w:val="002224AC"/>
    <w:rsid w:val="00223706"/>
    <w:rsid w:val="002248EE"/>
    <w:rsid w:val="00226A55"/>
    <w:rsid w:val="002302B3"/>
    <w:rsid w:val="00230486"/>
    <w:rsid w:val="002304B9"/>
    <w:rsid w:val="00230F6A"/>
    <w:rsid w:val="00231312"/>
    <w:rsid w:val="002315AA"/>
    <w:rsid w:val="00234049"/>
    <w:rsid w:val="00234203"/>
    <w:rsid w:val="00235210"/>
    <w:rsid w:val="00235269"/>
    <w:rsid w:val="0023541E"/>
    <w:rsid w:val="00235BB6"/>
    <w:rsid w:val="00236762"/>
    <w:rsid w:val="00236C60"/>
    <w:rsid w:val="0023708A"/>
    <w:rsid w:val="0023710D"/>
    <w:rsid w:val="00240368"/>
    <w:rsid w:val="00240E32"/>
    <w:rsid w:val="002411ED"/>
    <w:rsid w:val="00241688"/>
    <w:rsid w:val="002418A9"/>
    <w:rsid w:val="002432D9"/>
    <w:rsid w:val="00243A94"/>
    <w:rsid w:val="0024476B"/>
    <w:rsid w:val="00250010"/>
    <w:rsid w:val="00250394"/>
    <w:rsid w:val="0025262C"/>
    <w:rsid w:val="00252AD9"/>
    <w:rsid w:val="00252D7F"/>
    <w:rsid w:val="00252F45"/>
    <w:rsid w:val="0025645E"/>
    <w:rsid w:val="00256747"/>
    <w:rsid w:val="00256F57"/>
    <w:rsid w:val="0025716D"/>
    <w:rsid w:val="00260450"/>
    <w:rsid w:val="002610F3"/>
    <w:rsid w:val="00261DFF"/>
    <w:rsid w:val="002643B0"/>
    <w:rsid w:val="002659F1"/>
    <w:rsid w:val="00265A95"/>
    <w:rsid w:val="002670C0"/>
    <w:rsid w:val="002707B4"/>
    <w:rsid w:val="00270DF2"/>
    <w:rsid w:val="00270E1E"/>
    <w:rsid w:val="00271BC5"/>
    <w:rsid w:val="00272714"/>
    <w:rsid w:val="00274297"/>
    <w:rsid w:val="002743A8"/>
    <w:rsid w:val="00274AD1"/>
    <w:rsid w:val="00274E46"/>
    <w:rsid w:val="00280720"/>
    <w:rsid w:val="00280DA7"/>
    <w:rsid w:val="00282564"/>
    <w:rsid w:val="002825A2"/>
    <w:rsid w:val="00283228"/>
    <w:rsid w:val="00283259"/>
    <w:rsid w:val="00284E7A"/>
    <w:rsid w:val="002859E6"/>
    <w:rsid w:val="00286813"/>
    <w:rsid w:val="00287619"/>
    <w:rsid w:val="00291247"/>
    <w:rsid w:val="002927FC"/>
    <w:rsid w:val="002930D7"/>
    <w:rsid w:val="00293355"/>
    <w:rsid w:val="00294C88"/>
    <w:rsid w:val="00295CF2"/>
    <w:rsid w:val="00296239"/>
    <w:rsid w:val="002966D3"/>
    <w:rsid w:val="002967F7"/>
    <w:rsid w:val="002968CC"/>
    <w:rsid w:val="00297439"/>
    <w:rsid w:val="002A0BF3"/>
    <w:rsid w:val="002A17FD"/>
    <w:rsid w:val="002A280B"/>
    <w:rsid w:val="002A2F4C"/>
    <w:rsid w:val="002A3C35"/>
    <w:rsid w:val="002A6310"/>
    <w:rsid w:val="002A71FA"/>
    <w:rsid w:val="002B0085"/>
    <w:rsid w:val="002B100F"/>
    <w:rsid w:val="002B2BCF"/>
    <w:rsid w:val="002B6B11"/>
    <w:rsid w:val="002B6F09"/>
    <w:rsid w:val="002B7579"/>
    <w:rsid w:val="002C3E4E"/>
    <w:rsid w:val="002C40D1"/>
    <w:rsid w:val="002C656F"/>
    <w:rsid w:val="002C68A9"/>
    <w:rsid w:val="002C6ACE"/>
    <w:rsid w:val="002C77EA"/>
    <w:rsid w:val="002C787D"/>
    <w:rsid w:val="002C799C"/>
    <w:rsid w:val="002D010C"/>
    <w:rsid w:val="002D015E"/>
    <w:rsid w:val="002D1086"/>
    <w:rsid w:val="002D3BA5"/>
    <w:rsid w:val="002D3E89"/>
    <w:rsid w:val="002D4341"/>
    <w:rsid w:val="002D4FB8"/>
    <w:rsid w:val="002D732C"/>
    <w:rsid w:val="002D7419"/>
    <w:rsid w:val="002D7A9D"/>
    <w:rsid w:val="002D7F1F"/>
    <w:rsid w:val="002E20A9"/>
    <w:rsid w:val="002E222B"/>
    <w:rsid w:val="002E3723"/>
    <w:rsid w:val="002E49D0"/>
    <w:rsid w:val="002E56E0"/>
    <w:rsid w:val="002E5CF9"/>
    <w:rsid w:val="002E6C10"/>
    <w:rsid w:val="002E7280"/>
    <w:rsid w:val="002E79B2"/>
    <w:rsid w:val="002F05C5"/>
    <w:rsid w:val="002F1303"/>
    <w:rsid w:val="002F2F93"/>
    <w:rsid w:val="002F3091"/>
    <w:rsid w:val="002F330A"/>
    <w:rsid w:val="002F40CE"/>
    <w:rsid w:val="002F5316"/>
    <w:rsid w:val="002F650D"/>
    <w:rsid w:val="002F72CE"/>
    <w:rsid w:val="002F7E34"/>
    <w:rsid w:val="00302347"/>
    <w:rsid w:val="003023FF"/>
    <w:rsid w:val="003057C5"/>
    <w:rsid w:val="00305CB0"/>
    <w:rsid w:val="00311D90"/>
    <w:rsid w:val="00313DCD"/>
    <w:rsid w:val="00313EAA"/>
    <w:rsid w:val="003158CF"/>
    <w:rsid w:val="00315B83"/>
    <w:rsid w:val="003169AC"/>
    <w:rsid w:val="00321055"/>
    <w:rsid w:val="00321F08"/>
    <w:rsid w:val="0032294F"/>
    <w:rsid w:val="00323C69"/>
    <w:rsid w:val="0033419A"/>
    <w:rsid w:val="003366CC"/>
    <w:rsid w:val="00336B86"/>
    <w:rsid w:val="00336E02"/>
    <w:rsid w:val="00336F31"/>
    <w:rsid w:val="003375F8"/>
    <w:rsid w:val="00337D43"/>
    <w:rsid w:val="00337E94"/>
    <w:rsid w:val="00337FBE"/>
    <w:rsid w:val="00340884"/>
    <w:rsid w:val="0034296F"/>
    <w:rsid w:val="00342C41"/>
    <w:rsid w:val="0034369C"/>
    <w:rsid w:val="00344F79"/>
    <w:rsid w:val="00346515"/>
    <w:rsid w:val="003465DB"/>
    <w:rsid w:val="003468A6"/>
    <w:rsid w:val="003475C0"/>
    <w:rsid w:val="00350D3C"/>
    <w:rsid w:val="003513EA"/>
    <w:rsid w:val="00354385"/>
    <w:rsid w:val="0035444E"/>
    <w:rsid w:val="00354AF1"/>
    <w:rsid w:val="00355109"/>
    <w:rsid w:val="0035606D"/>
    <w:rsid w:val="00356211"/>
    <w:rsid w:val="00357A2E"/>
    <w:rsid w:val="00357BEC"/>
    <w:rsid w:val="00360E69"/>
    <w:rsid w:val="0036106D"/>
    <w:rsid w:val="0036119D"/>
    <w:rsid w:val="00362525"/>
    <w:rsid w:val="00362DBD"/>
    <w:rsid w:val="00363161"/>
    <w:rsid w:val="00363208"/>
    <w:rsid w:val="00363BC6"/>
    <w:rsid w:val="00364830"/>
    <w:rsid w:val="00366593"/>
    <w:rsid w:val="00366815"/>
    <w:rsid w:val="003705D8"/>
    <w:rsid w:val="0037071E"/>
    <w:rsid w:val="0037161C"/>
    <w:rsid w:val="00372268"/>
    <w:rsid w:val="0037337A"/>
    <w:rsid w:val="00377740"/>
    <w:rsid w:val="003830FD"/>
    <w:rsid w:val="00384653"/>
    <w:rsid w:val="00387D24"/>
    <w:rsid w:val="00387E8F"/>
    <w:rsid w:val="003915C4"/>
    <w:rsid w:val="00391DB8"/>
    <w:rsid w:val="003922CA"/>
    <w:rsid w:val="00393461"/>
    <w:rsid w:val="0039426B"/>
    <w:rsid w:val="00394571"/>
    <w:rsid w:val="003947D5"/>
    <w:rsid w:val="00396041"/>
    <w:rsid w:val="00396BE9"/>
    <w:rsid w:val="0039765F"/>
    <w:rsid w:val="00397D84"/>
    <w:rsid w:val="003A01F8"/>
    <w:rsid w:val="003A0326"/>
    <w:rsid w:val="003A3170"/>
    <w:rsid w:val="003B0019"/>
    <w:rsid w:val="003B0636"/>
    <w:rsid w:val="003B06F0"/>
    <w:rsid w:val="003B108D"/>
    <w:rsid w:val="003B2460"/>
    <w:rsid w:val="003B27D8"/>
    <w:rsid w:val="003B2DCF"/>
    <w:rsid w:val="003B2E0D"/>
    <w:rsid w:val="003B30B8"/>
    <w:rsid w:val="003B3281"/>
    <w:rsid w:val="003B4314"/>
    <w:rsid w:val="003B43C2"/>
    <w:rsid w:val="003B5EF8"/>
    <w:rsid w:val="003B6B19"/>
    <w:rsid w:val="003C020F"/>
    <w:rsid w:val="003C0A6A"/>
    <w:rsid w:val="003C17C1"/>
    <w:rsid w:val="003C1B00"/>
    <w:rsid w:val="003C2930"/>
    <w:rsid w:val="003C2C70"/>
    <w:rsid w:val="003C3650"/>
    <w:rsid w:val="003C3B29"/>
    <w:rsid w:val="003C54EE"/>
    <w:rsid w:val="003C6110"/>
    <w:rsid w:val="003C786D"/>
    <w:rsid w:val="003C7EF6"/>
    <w:rsid w:val="003D0C94"/>
    <w:rsid w:val="003D0E14"/>
    <w:rsid w:val="003D1F01"/>
    <w:rsid w:val="003D337F"/>
    <w:rsid w:val="003D47DF"/>
    <w:rsid w:val="003D49BC"/>
    <w:rsid w:val="003D4A3F"/>
    <w:rsid w:val="003D4B9D"/>
    <w:rsid w:val="003D5278"/>
    <w:rsid w:val="003D6207"/>
    <w:rsid w:val="003D7F17"/>
    <w:rsid w:val="003E0528"/>
    <w:rsid w:val="003E14C1"/>
    <w:rsid w:val="003E199E"/>
    <w:rsid w:val="003E1CCD"/>
    <w:rsid w:val="003E25E8"/>
    <w:rsid w:val="003E6C6D"/>
    <w:rsid w:val="003E747E"/>
    <w:rsid w:val="003F09F0"/>
    <w:rsid w:val="003F1683"/>
    <w:rsid w:val="003F30AB"/>
    <w:rsid w:val="003F3443"/>
    <w:rsid w:val="003F46B5"/>
    <w:rsid w:val="003F498A"/>
    <w:rsid w:val="003F58C0"/>
    <w:rsid w:val="003F6A12"/>
    <w:rsid w:val="003F6E14"/>
    <w:rsid w:val="003F79EB"/>
    <w:rsid w:val="00402F31"/>
    <w:rsid w:val="00403CC1"/>
    <w:rsid w:val="004042C9"/>
    <w:rsid w:val="004045D2"/>
    <w:rsid w:val="00411740"/>
    <w:rsid w:val="004124F2"/>
    <w:rsid w:val="00414BEB"/>
    <w:rsid w:val="004151F2"/>
    <w:rsid w:val="0041597C"/>
    <w:rsid w:val="00416527"/>
    <w:rsid w:val="00421762"/>
    <w:rsid w:val="004221A0"/>
    <w:rsid w:val="0042239E"/>
    <w:rsid w:val="00422875"/>
    <w:rsid w:val="004229FC"/>
    <w:rsid w:val="00423C1D"/>
    <w:rsid w:val="00423F14"/>
    <w:rsid w:val="00424593"/>
    <w:rsid w:val="00424F72"/>
    <w:rsid w:val="004253F3"/>
    <w:rsid w:val="00425EFE"/>
    <w:rsid w:val="00426823"/>
    <w:rsid w:val="00427221"/>
    <w:rsid w:val="00430C9F"/>
    <w:rsid w:val="00430CB3"/>
    <w:rsid w:val="00432E8C"/>
    <w:rsid w:val="004335E0"/>
    <w:rsid w:val="00433E92"/>
    <w:rsid w:val="00434166"/>
    <w:rsid w:val="0043574D"/>
    <w:rsid w:val="00435912"/>
    <w:rsid w:val="00435B8D"/>
    <w:rsid w:val="00436110"/>
    <w:rsid w:val="00436C54"/>
    <w:rsid w:val="00436E03"/>
    <w:rsid w:val="00436FD8"/>
    <w:rsid w:val="0044168E"/>
    <w:rsid w:val="00441D54"/>
    <w:rsid w:val="00441F61"/>
    <w:rsid w:val="004425AB"/>
    <w:rsid w:val="00444543"/>
    <w:rsid w:val="00444F36"/>
    <w:rsid w:val="0044517C"/>
    <w:rsid w:val="004451F0"/>
    <w:rsid w:val="00447E6F"/>
    <w:rsid w:val="0045125D"/>
    <w:rsid w:val="00451E7F"/>
    <w:rsid w:val="004524E3"/>
    <w:rsid w:val="00453BA6"/>
    <w:rsid w:val="004546B5"/>
    <w:rsid w:val="00455156"/>
    <w:rsid w:val="004554CF"/>
    <w:rsid w:val="0045596A"/>
    <w:rsid w:val="00455B2E"/>
    <w:rsid w:val="004562A9"/>
    <w:rsid w:val="00460539"/>
    <w:rsid w:val="0046055C"/>
    <w:rsid w:val="00460BE3"/>
    <w:rsid w:val="00461B2D"/>
    <w:rsid w:val="00462748"/>
    <w:rsid w:val="00462DA7"/>
    <w:rsid w:val="00464BFE"/>
    <w:rsid w:val="00464F56"/>
    <w:rsid w:val="00465F2E"/>
    <w:rsid w:val="00466E70"/>
    <w:rsid w:val="00471D81"/>
    <w:rsid w:val="0047234B"/>
    <w:rsid w:val="00472B55"/>
    <w:rsid w:val="004741DC"/>
    <w:rsid w:val="004741F6"/>
    <w:rsid w:val="004746F4"/>
    <w:rsid w:val="00475093"/>
    <w:rsid w:val="00477144"/>
    <w:rsid w:val="004801E4"/>
    <w:rsid w:val="00480403"/>
    <w:rsid w:val="0048209F"/>
    <w:rsid w:val="00484EBA"/>
    <w:rsid w:val="004855DE"/>
    <w:rsid w:val="00485955"/>
    <w:rsid w:val="00485DBE"/>
    <w:rsid w:val="0048628C"/>
    <w:rsid w:val="004904B0"/>
    <w:rsid w:val="0049133E"/>
    <w:rsid w:val="00491FE9"/>
    <w:rsid w:val="00492E6B"/>
    <w:rsid w:val="00493C52"/>
    <w:rsid w:val="00493CF4"/>
    <w:rsid w:val="00494177"/>
    <w:rsid w:val="0049424A"/>
    <w:rsid w:val="004942A5"/>
    <w:rsid w:val="0049502A"/>
    <w:rsid w:val="004959D3"/>
    <w:rsid w:val="00496B50"/>
    <w:rsid w:val="00497A38"/>
    <w:rsid w:val="00497DF6"/>
    <w:rsid w:val="004A02BA"/>
    <w:rsid w:val="004A25B0"/>
    <w:rsid w:val="004A2B2D"/>
    <w:rsid w:val="004A35D9"/>
    <w:rsid w:val="004A39DF"/>
    <w:rsid w:val="004A3ED0"/>
    <w:rsid w:val="004A5854"/>
    <w:rsid w:val="004A5DFD"/>
    <w:rsid w:val="004A63AB"/>
    <w:rsid w:val="004A74C5"/>
    <w:rsid w:val="004A7727"/>
    <w:rsid w:val="004B020B"/>
    <w:rsid w:val="004B1061"/>
    <w:rsid w:val="004B1154"/>
    <w:rsid w:val="004B144C"/>
    <w:rsid w:val="004B177B"/>
    <w:rsid w:val="004B1E93"/>
    <w:rsid w:val="004B43D3"/>
    <w:rsid w:val="004B4598"/>
    <w:rsid w:val="004B4A4F"/>
    <w:rsid w:val="004B651D"/>
    <w:rsid w:val="004B7C5D"/>
    <w:rsid w:val="004B7D3F"/>
    <w:rsid w:val="004C00A5"/>
    <w:rsid w:val="004C0BF4"/>
    <w:rsid w:val="004C2744"/>
    <w:rsid w:val="004C2DF9"/>
    <w:rsid w:val="004C2E4E"/>
    <w:rsid w:val="004C358F"/>
    <w:rsid w:val="004D15A7"/>
    <w:rsid w:val="004D2157"/>
    <w:rsid w:val="004D4504"/>
    <w:rsid w:val="004D6751"/>
    <w:rsid w:val="004D71E8"/>
    <w:rsid w:val="004E01AB"/>
    <w:rsid w:val="004E28D0"/>
    <w:rsid w:val="004E3188"/>
    <w:rsid w:val="004E496E"/>
    <w:rsid w:val="004E5242"/>
    <w:rsid w:val="004E5572"/>
    <w:rsid w:val="004E56A8"/>
    <w:rsid w:val="004E71E5"/>
    <w:rsid w:val="004E7478"/>
    <w:rsid w:val="004F11DD"/>
    <w:rsid w:val="004F194B"/>
    <w:rsid w:val="004F1F47"/>
    <w:rsid w:val="004F31CF"/>
    <w:rsid w:val="004F4540"/>
    <w:rsid w:val="004F4705"/>
    <w:rsid w:val="004F4818"/>
    <w:rsid w:val="00502083"/>
    <w:rsid w:val="00502931"/>
    <w:rsid w:val="005033FF"/>
    <w:rsid w:val="005044BE"/>
    <w:rsid w:val="00510559"/>
    <w:rsid w:val="005106D2"/>
    <w:rsid w:val="005116FB"/>
    <w:rsid w:val="0051193D"/>
    <w:rsid w:val="00511EB1"/>
    <w:rsid w:val="0051395C"/>
    <w:rsid w:val="00515063"/>
    <w:rsid w:val="00515DA5"/>
    <w:rsid w:val="00517F56"/>
    <w:rsid w:val="005216DD"/>
    <w:rsid w:val="00522A1E"/>
    <w:rsid w:val="00522BF6"/>
    <w:rsid w:val="00523D37"/>
    <w:rsid w:val="00524456"/>
    <w:rsid w:val="005246FA"/>
    <w:rsid w:val="00524DEC"/>
    <w:rsid w:val="0053066F"/>
    <w:rsid w:val="00530FDC"/>
    <w:rsid w:val="00532281"/>
    <w:rsid w:val="0053339C"/>
    <w:rsid w:val="00533D59"/>
    <w:rsid w:val="00534794"/>
    <w:rsid w:val="00534D02"/>
    <w:rsid w:val="005361ED"/>
    <w:rsid w:val="00536734"/>
    <w:rsid w:val="0054172F"/>
    <w:rsid w:val="0054279D"/>
    <w:rsid w:val="00543160"/>
    <w:rsid w:val="005437F0"/>
    <w:rsid w:val="00544B08"/>
    <w:rsid w:val="00544E0F"/>
    <w:rsid w:val="00546B59"/>
    <w:rsid w:val="00547093"/>
    <w:rsid w:val="005478CE"/>
    <w:rsid w:val="00547BF4"/>
    <w:rsid w:val="00550C70"/>
    <w:rsid w:val="00551036"/>
    <w:rsid w:val="0055259C"/>
    <w:rsid w:val="00553DBB"/>
    <w:rsid w:val="00554C63"/>
    <w:rsid w:val="00554E6A"/>
    <w:rsid w:val="00555B15"/>
    <w:rsid w:val="00560F67"/>
    <w:rsid w:val="0056174D"/>
    <w:rsid w:val="00561B58"/>
    <w:rsid w:val="00561CA7"/>
    <w:rsid w:val="00561CB8"/>
    <w:rsid w:val="00561E50"/>
    <w:rsid w:val="00562E03"/>
    <w:rsid w:val="00567096"/>
    <w:rsid w:val="00570975"/>
    <w:rsid w:val="00572912"/>
    <w:rsid w:val="005729B5"/>
    <w:rsid w:val="00572B4B"/>
    <w:rsid w:val="00575086"/>
    <w:rsid w:val="00575476"/>
    <w:rsid w:val="00577560"/>
    <w:rsid w:val="005809A3"/>
    <w:rsid w:val="005824AB"/>
    <w:rsid w:val="00583876"/>
    <w:rsid w:val="00583AAF"/>
    <w:rsid w:val="00584C19"/>
    <w:rsid w:val="00584C81"/>
    <w:rsid w:val="00584E2C"/>
    <w:rsid w:val="005860C0"/>
    <w:rsid w:val="005874D8"/>
    <w:rsid w:val="0058786C"/>
    <w:rsid w:val="00590105"/>
    <w:rsid w:val="005911C2"/>
    <w:rsid w:val="005928A1"/>
    <w:rsid w:val="00593607"/>
    <w:rsid w:val="0059597D"/>
    <w:rsid w:val="005961FA"/>
    <w:rsid w:val="005A206B"/>
    <w:rsid w:val="005A5E9E"/>
    <w:rsid w:val="005A663D"/>
    <w:rsid w:val="005A715F"/>
    <w:rsid w:val="005A73B4"/>
    <w:rsid w:val="005B1E99"/>
    <w:rsid w:val="005B249F"/>
    <w:rsid w:val="005B3CE6"/>
    <w:rsid w:val="005B45E7"/>
    <w:rsid w:val="005B715C"/>
    <w:rsid w:val="005B7425"/>
    <w:rsid w:val="005C1897"/>
    <w:rsid w:val="005C27AB"/>
    <w:rsid w:val="005C2F06"/>
    <w:rsid w:val="005C3D49"/>
    <w:rsid w:val="005C4AE2"/>
    <w:rsid w:val="005C4F41"/>
    <w:rsid w:val="005C543C"/>
    <w:rsid w:val="005C560C"/>
    <w:rsid w:val="005C603B"/>
    <w:rsid w:val="005C7A90"/>
    <w:rsid w:val="005D16E3"/>
    <w:rsid w:val="005D3532"/>
    <w:rsid w:val="005D3698"/>
    <w:rsid w:val="005D518F"/>
    <w:rsid w:val="005D60C7"/>
    <w:rsid w:val="005E42FA"/>
    <w:rsid w:val="005E7677"/>
    <w:rsid w:val="005E7F95"/>
    <w:rsid w:val="005F2BD1"/>
    <w:rsid w:val="005F4663"/>
    <w:rsid w:val="005F4D45"/>
    <w:rsid w:val="005F6541"/>
    <w:rsid w:val="005F68AF"/>
    <w:rsid w:val="005F6BE2"/>
    <w:rsid w:val="005F6D8F"/>
    <w:rsid w:val="005F7ED4"/>
    <w:rsid w:val="006007E8"/>
    <w:rsid w:val="00600E96"/>
    <w:rsid w:val="00602249"/>
    <w:rsid w:val="00602827"/>
    <w:rsid w:val="00602D1A"/>
    <w:rsid w:val="00603C5F"/>
    <w:rsid w:val="00606117"/>
    <w:rsid w:val="00606A21"/>
    <w:rsid w:val="00606EEC"/>
    <w:rsid w:val="0060796E"/>
    <w:rsid w:val="006102B7"/>
    <w:rsid w:val="00610FE9"/>
    <w:rsid w:val="00612C5F"/>
    <w:rsid w:val="00617164"/>
    <w:rsid w:val="00620248"/>
    <w:rsid w:val="00620DF1"/>
    <w:rsid w:val="006211CF"/>
    <w:rsid w:val="00621B07"/>
    <w:rsid w:val="00621BB3"/>
    <w:rsid w:val="00624A5A"/>
    <w:rsid w:val="00624CBD"/>
    <w:rsid w:val="00624EB8"/>
    <w:rsid w:val="00625749"/>
    <w:rsid w:val="00625F40"/>
    <w:rsid w:val="006278E4"/>
    <w:rsid w:val="006305F3"/>
    <w:rsid w:val="0063090E"/>
    <w:rsid w:val="00630DFE"/>
    <w:rsid w:val="00631231"/>
    <w:rsid w:val="0063239F"/>
    <w:rsid w:val="0063301D"/>
    <w:rsid w:val="0063322A"/>
    <w:rsid w:val="006333E7"/>
    <w:rsid w:val="00633516"/>
    <w:rsid w:val="0063375F"/>
    <w:rsid w:val="00633B85"/>
    <w:rsid w:val="00634614"/>
    <w:rsid w:val="006347F1"/>
    <w:rsid w:val="006349B8"/>
    <w:rsid w:val="006374FB"/>
    <w:rsid w:val="00637CE3"/>
    <w:rsid w:val="00640DDB"/>
    <w:rsid w:val="00642F1E"/>
    <w:rsid w:val="0064353B"/>
    <w:rsid w:val="006440EC"/>
    <w:rsid w:val="0064422A"/>
    <w:rsid w:val="006442B8"/>
    <w:rsid w:val="00644A39"/>
    <w:rsid w:val="00645325"/>
    <w:rsid w:val="006469FF"/>
    <w:rsid w:val="00646B6C"/>
    <w:rsid w:val="00646FF6"/>
    <w:rsid w:val="00647B68"/>
    <w:rsid w:val="00647E82"/>
    <w:rsid w:val="006500BB"/>
    <w:rsid w:val="00650545"/>
    <w:rsid w:val="0065095A"/>
    <w:rsid w:val="00651020"/>
    <w:rsid w:val="00653DC6"/>
    <w:rsid w:val="00655996"/>
    <w:rsid w:val="0065657A"/>
    <w:rsid w:val="006603D6"/>
    <w:rsid w:val="00661C65"/>
    <w:rsid w:val="0066241E"/>
    <w:rsid w:val="00663215"/>
    <w:rsid w:val="00663B4D"/>
    <w:rsid w:val="00663F0D"/>
    <w:rsid w:val="0066435B"/>
    <w:rsid w:val="00664688"/>
    <w:rsid w:val="006647CF"/>
    <w:rsid w:val="0066711B"/>
    <w:rsid w:val="006716BF"/>
    <w:rsid w:val="006717FD"/>
    <w:rsid w:val="00671B34"/>
    <w:rsid w:val="00672351"/>
    <w:rsid w:val="00672A0F"/>
    <w:rsid w:val="00672EC2"/>
    <w:rsid w:val="006747C4"/>
    <w:rsid w:val="00677C53"/>
    <w:rsid w:val="0068229A"/>
    <w:rsid w:val="0068275C"/>
    <w:rsid w:val="00682DE8"/>
    <w:rsid w:val="00683488"/>
    <w:rsid w:val="00683BA1"/>
    <w:rsid w:val="00684C2A"/>
    <w:rsid w:val="006856C2"/>
    <w:rsid w:val="006858E4"/>
    <w:rsid w:val="00685F09"/>
    <w:rsid w:val="00687BBF"/>
    <w:rsid w:val="00687F05"/>
    <w:rsid w:val="00690146"/>
    <w:rsid w:val="00692081"/>
    <w:rsid w:val="00692438"/>
    <w:rsid w:val="00692E90"/>
    <w:rsid w:val="006933C2"/>
    <w:rsid w:val="006946B8"/>
    <w:rsid w:val="006946F1"/>
    <w:rsid w:val="00694A31"/>
    <w:rsid w:val="00694ED3"/>
    <w:rsid w:val="00695028"/>
    <w:rsid w:val="006972D2"/>
    <w:rsid w:val="006A0293"/>
    <w:rsid w:val="006A0A87"/>
    <w:rsid w:val="006A0B71"/>
    <w:rsid w:val="006A0D28"/>
    <w:rsid w:val="006A1A22"/>
    <w:rsid w:val="006A4EF5"/>
    <w:rsid w:val="006A663E"/>
    <w:rsid w:val="006B1C74"/>
    <w:rsid w:val="006B1E1D"/>
    <w:rsid w:val="006B2FF2"/>
    <w:rsid w:val="006B3490"/>
    <w:rsid w:val="006B59C3"/>
    <w:rsid w:val="006B60B0"/>
    <w:rsid w:val="006B683D"/>
    <w:rsid w:val="006B72E3"/>
    <w:rsid w:val="006B7524"/>
    <w:rsid w:val="006B7612"/>
    <w:rsid w:val="006B7905"/>
    <w:rsid w:val="006C1B88"/>
    <w:rsid w:val="006C3D17"/>
    <w:rsid w:val="006C5B87"/>
    <w:rsid w:val="006C602D"/>
    <w:rsid w:val="006C7FFB"/>
    <w:rsid w:val="006D0AE4"/>
    <w:rsid w:val="006D0FD4"/>
    <w:rsid w:val="006D164F"/>
    <w:rsid w:val="006D168D"/>
    <w:rsid w:val="006D4581"/>
    <w:rsid w:val="006D5921"/>
    <w:rsid w:val="006D5BF7"/>
    <w:rsid w:val="006D6269"/>
    <w:rsid w:val="006D76BE"/>
    <w:rsid w:val="006E085A"/>
    <w:rsid w:val="006E0DA9"/>
    <w:rsid w:val="006E1210"/>
    <w:rsid w:val="006E12EA"/>
    <w:rsid w:val="006E255A"/>
    <w:rsid w:val="006E2ABF"/>
    <w:rsid w:val="006E2DE1"/>
    <w:rsid w:val="006E3C77"/>
    <w:rsid w:val="006E41F5"/>
    <w:rsid w:val="006E4EFF"/>
    <w:rsid w:val="006E5E0C"/>
    <w:rsid w:val="006E6DF8"/>
    <w:rsid w:val="006F25A8"/>
    <w:rsid w:val="006F56ED"/>
    <w:rsid w:val="006F7E93"/>
    <w:rsid w:val="006F7FC0"/>
    <w:rsid w:val="0070021F"/>
    <w:rsid w:val="007007B1"/>
    <w:rsid w:val="00700813"/>
    <w:rsid w:val="00700AB9"/>
    <w:rsid w:val="00700E31"/>
    <w:rsid w:val="00701571"/>
    <w:rsid w:val="00701C2B"/>
    <w:rsid w:val="00703D35"/>
    <w:rsid w:val="0070411C"/>
    <w:rsid w:val="00705E75"/>
    <w:rsid w:val="007060F0"/>
    <w:rsid w:val="00706D84"/>
    <w:rsid w:val="00706DCF"/>
    <w:rsid w:val="0071034A"/>
    <w:rsid w:val="00710E7F"/>
    <w:rsid w:val="00710FAA"/>
    <w:rsid w:val="00710FB8"/>
    <w:rsid w:val="00711096"/>
    <w:rsid w:val="007124FD"/>
    <w:rsid w:val="007128D8"/>
    <w:rsid w:val="007131C8"/>
    <w:rsid w:val="007168EA"/>
    <w:rsid w:val="007174F6"/>
    <w:rsid w:val="007179E1"/>
    <w:rsid w:val="00717F47"/>
    <w:rsid w:val="0072082A"/>
    <w:rsid w:val="00720BFE"/>
    <w:rsid w:val="00724FD9"/>
    <w:rsid w:val="007257F2"/>
    <w:rsid w:val="00726D97"/>
    <w:rsid w:val="0072707D"/>
    <w:rsid w:val="00727406"/>
    <w:rsid w:val="0072745F"/>
    <w:rsid w:val="00727C17"/>
    <w:rsid w:val="00727D78"/>
    <w:rsid w:val="0073040B"/>
    <w:rsid w:val="00731162"/>
    <w:rsid w:val="00731536"/>
    <w:rsid w:val="00732A68"/>
    <w:rsid w:val="0073533D"/>
    <w:rsid w:val="00735B34"/>
    <w:rsid w:val="00735E9C"/>
    <w:rsid w:val="00736B49"/>
    <w:rsid w:val="00736E14"/>
    <w:rsid w:val="00740834"/>
    <w:rsid w:val="007410F1"/>
    <w:rsid w:val="00741821"/>
    <w:rsid w:val="00741DB7"/>
    <w:rsid w:val="00742755"/>
    <w:rsid w:val="0074360D"/>
    <w:rsid w:val="00745370"/>
    <w:rsid w:val="0074545A"/>
    <w:rsid w:val="00745FC5"/>
    <w:rsid w:val="0074602D"/>
    <w:rsid w:val="00746435"/>
    <w:rsid w:val="007468CF"/>
    <w:rsid w:val="00746E2D"/>
    <w:rsid w:val="00747884"/>
    <w:rsid w:val="00747918"/>
    <w:rsid w:val="00747FF7"/>
    <w:rsid w:val="00751109"/>
    <w:rsid w:val="00751133"/>
    <w:rsid w:val="007515EF"/>
    <w:rsid w:val="00752035"/>
    <w:rsid w:val="007525C1"/>
    <w:rsid w:val="0075268A"/>
    <w:rsid w:val="00752A1D"/>
    <w:rsid w:val="00752A86"/>
    <w:rsid w:val="007559FB"/>
    <w:rsid w:val="00756C4B"/>
    <w:rsid w:val="007577D1"/>
    <w:rsid w:val="00760BD6"/>
    <w:rsid w:val="00761A34"/>
    <w:rsid w:val="007624DB"/>
    <w:rsid w:val="007630E7"/>
    <w:rsid w:val="007646E6"/>
    <w:rsid w:val="007651DB"/>
    <w:rsid w:val="00765F93"/>
    <w:rsid w:val="00766956"/>
    <w:rsid w:val="007674C3"/>
    <w:rsid w:val="00771629"/>
    <w:rsid w:val="007716D0"/>
    <w:rsid w:val="00771EBB"/>
    <w:rsid w:val="00774E14"/>
    <w:rsid w:val="00781A79"/>
    <w:rsid w:val="00784E86"/>
    <w:rsid w:val="00785558"/>
    <w:rsid w:val="00785F32"/>
    <w:rsid w:val="00786898"/>
    <w:rsid w:val="00786CEA"/>
    <w:rsid w:val="00786EB2"/>
    <w:rsid w:val="00787594"/>
    <w:rsid w:val="007877F5"/>
    <w:rsid w:val="00790472"/>
    <w:rsid w:val="00793F96"/>
    <w:rsid w:val="007957E5"/>
    <w:rsid w:val="007962D7"/>
    <w:rsid w:val="00797216"/>
    <w:rsid w:val="00797588"/>
    <w:rsid w:val="007A00D6"/>
    <w:rsid w:val="007A0C60"/>
    <w:rsid w:val="007A2115"/>
    <w:rsid w:val="007A314C"/>
    <w:rsid w:val="007A47DA"/>
    <w:rsid w:val="007A49B6"/>
    <w:rsid w:val="007A5A9C"/>
    <w:rsid w:val="007A6D81"/>
    <w:rsid w:val="007A6FD6"/>
    <w:rsid w:val="007A7642"/>
    <w:rsid w:val="007B0F8B"/>
    <w:rsid w:val="007B22F9"/>
    <w:rsid w:val="007B2AD4"/>
    <w:rsid w:val="007B2CB0"/>
    <w:rsid w:val="007B3E59"/>
    <w:rsid w:val="007B6A61"/>
    <w:rsid w:val="007C0897"/>
    <w:rsid w:val="007C1256"/>
    <w:rsid w:val="007C19AB"/>
    <w:rsid w:val="007C2B8B"/>
    <w:rsid w:val="007C6B59"/>
    <w:rsid w:val="007D0565"/>
    <w:rsid w:val="007D2093"/>
    <w:rsid w:val="007D2BAA"/>
    <w:rsid w:val="007D4B4B"/>
    <w:rsid w:val="007D5411"/>
    <w:rsid w:val="007D652C"/>
    <w:rsid w:val="007E01B2"/>
    <w:rsid w:val="007E1DD3"/>
    <w:rsid w:val="007E2E4E"/>
    <w:rsid w:val="007E4817"/>
    <w:rsid w:val="007E4EBB"/>
    <w:rsid w:val="007E5DED"/>
    <w:rsid w:val="007E7CFB"/>
    <w:rsid w:val="007F130F"/>
    <w:rsid w:val="007F1711"/>
    <w:rsid w:val="007F180E"/>
    <w:rsid w:val="007F1CD1"/>
    <w:rsid w:val="007F2078"/>
    <w:rsid w:val="007F23CC"/>
    <w:rsid w:val="007F411C"/>
    <w:rsid w:val="007F5369"/>
    <w:rsid w:val="007F5E85"/>
    <w:rsid w:val="007F6146"/>
    <w:rsid w:val="007F7106"/>
    <w:rsid w:val="008006E8"/>
    <w:rsid w:val="00800765"/>
    <w:rsid w:val="00801D74"/>
    <w:rsid w:val="00802994"/>
    <w:rsid w:val="00802E4C"/>
    <w:rsid w:val="00804C19"/>
    <w:rsid w:val="0080611D"/>
    <w:rsid w:val="0080620D"/>
    <w:rsid w:val="00806C4A"/>
    <w:rsid w:val="008070C7"/>
    <w:rsid w:val="00807728"/>
    <w:rsid w:val="008079FD"/>
    <w:rsid w:val="008138A1"/>
    <w:rsid w:val="008139E8"/>
    <w:rsid w:val="00814AD9"/>
    <w:rsid w:val="00815EF2"/>
    <w:rsid w:val="00816452"/>
    <w:rsid w:val="008169A3"/>
    <w:rsid w:val="008207AF"/>
    <w:rsid w:val="00820D2D"/>
    <w:rsid w:val="00821B42"/>
    <w:rsid w:val="00822081"/>
    <w:rsid w:val="008239F7"/>
    <w:rsid w:val="00824EEC"/>
    <w:rsid w:val="00827B91"/>
    <w:rsid w:val="008303B1"/>
    <w:rsid w:val="008304E2"/>
    <w:rsid w:val="00833406"/>
    <w:rsid w:val="0083444C"/>
    <w:rsid w:val="00834B28"/>
    <w:rsid w:val="00835462"/>
    <w:rsid w:val="00836E56"/>
    <w:rsid w:val="00840D68"/>
    <w:rsid w:val="00841D9F"/>
    <w:rsid w:val="008425D0"/>
    <w:rsid w:val="00843867"/>
    <w:rsid w:val="008439CC"/>
    <w:rsid w:val="00844832"/>
    <w:rsid w:val="0084667F"/>
    <w:rsid w:val="00850736"/>
    <w:rsid w:val="00854AB0"/>
    <w:rsid w:val="0085501D"/>
    <w:rsid w:val="008551DC"/>
    <w:rsid w:val="00855DF9"/>
    <w:rsid w:val="00856A75"/>
    <w:rsid w:val="00857EC3"/>
    <w:rsid w:val="00861E28"/>
    <w:rsid w:val="00862003"/>
    <w:rsid w:val="00862269"/>
    <w:rsid w:val="00863E18"/>
    <w:rsid w:val="0086427A"/>
    <w:rsid w:val="00865651"/>
    <w:rsid w:val="008660CD"/>
    <w:rsid w:val="008661FE"/>
    <w:rsid w:val="008669EF"/>
    <w:rsid w:val="00866D3F"/>
    <w:rsid w:val="00867784"/>
    <w:rsid w:val="00870E4C"/>
    <w:rsid w:val="00871958"/>
    <w:rsid w:val="00871A9E"/>
    <w:rsid w:val="008727F7"/>
    <w:rsid w:val="00872AEA"/>
    <w:rsid w:val="00872E9A"/>
    <w:rsid w:val="0087338B"/>
    <w:rsid w:val="008737CF"/>
    <w:rsid w:val="00873867"/>
    <w:rsid w:val="00873CFB"/>
    <w:rsid w:val="008756A0"/>
    <w:rsid w:val="0087576A"/>
    <w:rsid w:val="00880C65"/>
    <w:rsid w:val="008827B1"/>
    <w:rsid w:val="00882F4C"/>
    <w:rsid w:val="00884805"/>
    <w:rsid w:val="00884B6A"/>
    <w:rsid w:val="008868D9"/>
    <w:rsid w:val="00890697"/>
    <w:rsid w:val="00891863"/>
    <w:rsid w:val="00892E68"/>
    <w:rsid w:val="00892E95"/>
    <w:rsid w:val="00893C26"/>
    <w:rsid w:val="00893EFE"/>
    <w:rsid w:val="00894B34"/>
    <w:rsid w:val="00897452"/>
    <w:rsid w:val="008A04D7"/>
    <w:rsid w:val="008A0881"/>
    <w:rsid w:val="008A1C0B"/>
    <w:rsid w:val="008A1C66"/>
    <w:rsid w:val="008A2501"/>
    <w:rsid w:val="008A7920"/>
    <w:rsid w:val="008A7BC6"/>
    <w:rsid w:val="008B0B41"/>
    <w:rsid w:val="008B0EDD"/>
    <w:rsid w:val="008B2609"/>
    <w:rsid w:val="008B2CF9"/>
    <w:rsid w:val="008B3908"/>
    <w:rsid w:val="008B3F93"/>
    <w:rsid w:val="008B4012"/>
    <w:rsid w:val="008B42CE"/>
    <w:rsid w:val="008B5927"/>
    <w:rsid w:val="008B5BB6"/>
    <w:rsid w:val="008B7D9B"/>
    <w:rsid w:val="008C1DC7"/>
    <w:rsid w:val="008C3C67"/>
    <w:rsid w:val="008C424C"/>
    <w:rsid w:val="008C5144"/>
    <w:rsid w:val="008C5EEF"/>
    <w:rsid w:val="008C61EE"/>
    <w:rsid w:val="008C6759"/>
    <w:rsid w:val="008C679F"/>
    <w:rsid w:val="008C78FB"/>
    <w:rsid w:val="008D4321"/>
    <w:rsid w:val="008D4509"/>
    <w:rsid w:val="008D4580"/>
    <w:rsid w:val="008D507B"/>
    <w:rsid w:val="008D5B31"/>
    <w:rsid w:val="008D7CB3"/>
    <w:rsid w:val="008E4868"/>
    <w:rsid w:val="008E515A"/>
    <w:rsid w:val="008E5490"/>
    <w:rsid w:val="008E5AAC"/>
    <w:rsid w:val="008E5BE8"/>
    <w:rsid w:val="008E67AF"/>
    <w:rsid w:val="008E6B16"/>
    <w:rsid w:val="008F0028"/>
    <w:rsid w:val="008F15AC"/>
    <w:rsid w:val="008F1B23"/>
    <w:rsid w:val="008F1E11"/>
    <w:rsid w:val="008F245E"/>
    <w:rsid w:val="008F2E6C"/>
    <w:rsid w:val="008F403E"/>
    <w:rsid w:val="008F5ED7"/>
    <w:rsid w:val="008F6A5D"/>
    <w:rsid w:val="008F7379"/>
    <w:rsid w:val="008F77A9"/>
    <w:rsid w:val="008F7ADF"/>
    <w:rsid w:val="009000D4"/>
    <w:rsid w:val="00901200"/>
    <w:rsid w:val="009018A8"/>
    <w:rsid w:val="009046EE"/>
    <w:rsid w:val="00904903"/>
    <w:rsid w:val="00904D89"/>
    <w:rsid w:val="00904E92"/>
    <w:rsid w:val="00911DC0"/>
    <w:rsid w:val="00912392"/>
    <w:rsid w:val="00913A53"/>
    <w:rsid w:val="00913E1B"/>
    <w:rsid w:val="00915918"/>
    <w:rsid w:val="00917235"/>
    <w:rsid w:val="009175F6"/>
    <w:rsid w:val="00920239"/>
    <w:rsid w:val="0092035B"/>
    <w:rsid w:val="00920CA7"/>
    <w:rsid w:val="0092308F"/>
    <w:rsid w:val="009236D2"/>
    <w:rsid w:val="00924794"/>
    <w:rsid w:val="00924D01"/>
    <w:rsid w:val="00925082"/>
    <w:rsid w:val="00925A45"/>
    <w:rsid w:val="00926363"/>
    <w:rsid w:val="00926461"/>
    <w:rsid w:val="00926560"/>
    <w:rsid w:val="00926EEC"/>
    <w:rsid w:val="0093018E"/>
    <w:rsid w:val="00930762"/>
    <w:rsid w:val="009308A7"/>
    <w:rsid w:val="00932B21"/>
    <w:rsid w:val="00933FA2"/>
    <w:rsid w:val="009358C4"/>
    <w:rsid w:val="0093768A"/>
    <w:rsid w:val="0094123C"/>
    <w:rsid w:val="00941EAC"/>
    <w:rsid w:val="00945B0E"/>
    <w:rsid w:val="009470E3"/>
    <w:rsid w:val="009505CD"/>
    <w:rsid w:val="009521E8"/>
    <w:rsid w:val="009529B0"/>
    <w:rsid w:val="00952A8E"/>
    <w:rsid w:val="00952B87"/>
    <w:rsid w:val="009537C6"/>
    <w:rsid w:val="0095385E"/>
    <w:rsid w:val="00953A8C"/>
    <w:rsid w:val="00953C98"/>
    <w:rsid w:val="009545E4"/>
    <w:rsid w:val="009545F1"/>
    <w:rsid w:val="00956581"/>
    <w:rsid w:val="00961005"/>
    <w:rsid w:val="00962D72"/>
    <w:rsid w:val="009634BD"/>
    <w:rsid w:val="00964457"/>
    <w:rsid w:val="009647D6"/>
    <w:rsid w:val="00966D0F"/>
    <w:rsid w:val="00966E47"/>
    <w:rsid w:val="00975552"/>
    <w:rsid w:val="00976BED"/>
    <w:rsid w:val="009771B1"/>
    <w:rsid w:val="00977C40"/>
    <w:rsid w:val="009804C6"/>
    <w:rsid w:val="009805F3"/>
    <w:rsid w:val="00980B1A"/>
    <w:rsid w:val="00981670"/>
    <w:rsid w:val="00981C25"/>
    <w:rsid w:val="00981D5F"/>
    <w:rsid w:val="00982123"/>
    <w:rsid w:val="00984149"/>
    <w:rsid w:val="009843CD"/>
    <w:rsid w:val="00984525"/>
    <w:rsid w:val="009848A4"/>
    <w:rsid w:val="009860D6"/>
    <w:rsid w:val="00987258"/>
    <w:rsid w:val="009878C1"/>
    <w:rsid w:val="00987A9C"/>
    <w:rsid w:val="00987CA0"/>
    <w:rsid w:val="00990DE6"/>
    <w:rsid w:val="00992233"/>
    <w:rsid w:val="00993CB5"/>
    <w:rsid w:val="0099491C"/>
    <w:rsid w:val="00995074"/>
    <w:rsid w:val="00997EB0"/>
    <w:rsid w:val="00997F9C"/>
    <w:rsid w:val="009A1745"/>
    <w:rsid w:val="009A1C05"/>
    <w:rsid w:val="009A263C"/>
    <w:rsid w:val="009A2D9F"/>
    <w:rsid w:val="009A33F1"/>
    <w:rsid w:val="009A44E5"/>
    <w:rsid w:val="009A4B9E"/>
    <w:rsid w:val="009A4F91"/>
    <w:rsid w:val="009A6A59"/>
    <w:rsid w:val="009B08B3"/>
    <w:rsid w:val="009B1202"/>
    <w:rsid w:val="009B1CAB"/>
    <w:rsid w:val="009B1FCE"/>
    <w:rsid w:val="009B3A73"/>
    <w:rsid w:val="009B5CC7"/>
    <w:rsid w:val="009B6768"/>
    <w:rsid w:val="009B7121"/>
    <w:rsid w:val="009B7828"/>
    <w:rsid w:val="009B7F98"/>
    <w:rsid w:val="009C042E"/>
    <w:rsid w:val="009C1026"/>
    <w:rsid w:val="009C1194"/>
    <w:rsid w:val="009C2828"/>
    <w:rsid w:val="009C48C5"/>
    <w:rsid w:val="009D01CD"/>
    <w:rsid w:val="009D1904"/>
    <w:rsid w:val="009D2857"/>
    <w:rsid w:val="009D31C4"/>
    <w:rsid w:val="009D3282"/>
    <w:rsid w:val="009D3D77"/>
    <w:rsid w:val="009D46ED"/>
    <w:rsid w:val="009D4781"/>
    <w:rsid w:val="009D69A4"/>
    <w:rsid w:val="009D6E98"/>
    <w:rsid w:val="009D7EBB"/>
    <w:rsid w:val="009E042F"/>
    <w:rsid w:val="009E113F"/>
    <w:rsid w:val="009E2E51"/>
    <w:rsid w:val="009E3213"/>
    <w:rsid w:val="009E3828"/>
    <w:rsid w:val="009E3AB7"/>
    <w:rsid w:val="009E55A0"/>
    <w:rsid w:val="009E562B"/>
    <w:rsid w:val="009E5716"/>
    <w:rsid w:val="009E5845"/>
    <w:rsid w:val="009E7D4C"/>
    <w:rsid w:val="009F0FDE"/>
    <w:rsid w:val="009F12E5"/>
    <w:rsid w:val="009F2F52"/>
    <w:rsid w:val="009F344B"/>
    <w:rsid w:val="009F6AE2"/>
    <w:rsid w:val="00A00A7A"/>
    <w:rsid w:val="00A01AD8"/>
    <w:rsid w:val="00A02977"/>
    <w:rsid w:val="00A0341A"/>
    <w:rsid w:val="00A038FE"/>
    <w:rsid w:val="00A04AB0"/>
    <w:rsid w:val="00A07BF9"/>
    <w:rsid w:val="00A100BB"/>
    <w:rsid w:val="00A12974"/>
    <w:rsid w:val="00A12F7A"/>
    <w:rsid w:val="00A13A53"/>
    <w:rsid w:val="00A13AE0"/>
    <w:rsid w:val="00A15247"/>
    <w:rsid w:val="00A157DF"/>
    <w:rsid w:val="00A158DE"/>
    <w:rsid w:val="00A17714"/>
    <w:rsid w:val="00A17ABC"/>
    <w:rsid w:val="00A2007E"/>
    <w:rsid w:val="00A20C6E"/>
    <w:rsid w:val="00A21CB5"/>
    <w:rsid w:val="00A22067"/>
    <w:rsid w:val="00A22F87"/>
    <w:rsid w:val="00A23329"/>
    <w:rsid w:val="00A247B9"/>
    <w:rsid w:val="00A24BC8"/>
    <w:rsid w:val="00A25696"/>
    <w:rsid w:val="00A2654F"/>
    <w:rsid w:val="00A2676A"/>
    <w:rsid w:val="00A2719B"/>
    <w:rsid w:val="00A2721C"/>
    <w:rsid w:val="00A27EBE"/>
    <w:rsid w:val="00A30535"/>
    <w:rsid w:val="00A30E87"/>
    <w:rsid w:val="00A3287C"/>
    <w:rsid w:val="00A34D36"/>
    <w:rsid w:val="00A34F2E"/>
    <w:rsid w:val="00A34FD4"/>
    <w:rsid w:val="00A36442"/>
    <w:rsid w:val="00A37A5F"/>
    <w:rsid w:val="00A407F9"/>
    <w:rsid w:val="00A41326"/>
    <w:rsid w:val="00A418FA"/>
    <w:rsid w:val="00A41CFE"/>
    <w:rsid w:val="00A42201"/>
    <w:rsid w:val="00A42C4B"/>
    <w:rsid w:val="00A4307B"/>
    <w:rsid w:val="00A43B06"/>
    <w:rsid w:val="00A44372"/>
    <w:rsid w:val="00A44F44"/>
    <w:rsid w:val="00A46333"/>
    <w:rsid w:val="00A463DD"/>
    <w:rsid w:val="00A46557"/>
    <w:rsid w:val="00A500AD"/>
    <w:rsid w:val="00A53002"/>
    <w:rsid w:val="00A53488"/>
    <w:rsid w:val="00A54511"/>
    <w:rsid w:val="00A55023"/>
    <w:rsid w:val="00A566C2"/>
    <w:rsid w:val="00A57B2F"/>
    <w:rsid w:val="00A60BDC"/>
    <w:rsid w:val="00A60FD0"/>
    <w:rsid w:val="00A61DA5"/>
    <w:rsid w:val="00A62960"/>
    <w:rsid w:val="00A62E27"/>
    <w:rsid w:val="00A655FA"/>
    <w:rsid w:val="00A65AFD"/>
    <w:rsid w:val="00A678AD"/>
    <w:rsid w:val="00A74530"/>
    <w:rsid w:val="00A75E91"/>
    <w:rsid w:val="00A75FE1"/>
    <w:rsid w:val="00A766EF"/>
    <w:rsid w:val="00A76791"/>
    <w:rsid w:val="00A81BDF"/>
    <w:rsid w:val="00A81D9A"/>
    <w:rsid w:val="00A826AA"/>
    <w:rsid w:val="00A82BED"/>
    <w:rsid w:val="00A837CF"/>
    <w:rsid w:val="00A83F2C"/>
    <w:rsid w:val="00A8445D"/>
    <w:rsid w:val="00A84705"/>
    <w:rsid w:val="00A84AC1"/>
    <w:rsid w:val="00A84CE4"/>
    <w:rsid w:val="00A857FC"/>
    <w:rsid w:val="00A8593A"/>
    <w:rsid w:val="00A86570"/>
    <w:rsid w:val="00A86E12"/>
    <w:rsid w:val="00A92629"/>
    <w:rsid w:val="00A94C41"/>
    <w:rsid w:val="00A94DDC"/>
    <w:rsid w:val="00A9727D"/>
    <w:rsid w:val="00A97D89"/>
    <w:rsid w:val="00AA15B9"/>
    <w:rsid w:val="00AA1B7A"/>
    <w:rsid w:val="00AA253D"/>
    <w:rsid w:val="00AA27F2"/>
    <w:rsid w:val="00AA3820"/>
    <w:rsid w:val="00AA4064"/>
    <w:rsid w:val="00AA6694"/>
    <w:rsid w:val="00AA6859"/>
    <w:rsid w:val="00AA6A3F"/>
    <w:rsid w:val="00AA6C79"/>
    <w:rsid w:val="00AB065B"/>
    <w:rsid w:val="00AB0976"/>
    <w:rsid w:val="00AB135A"/>
    <w:rsid w:val="00AB1578"/>
    <w:rsid w:val="00AB1A31"/>
    <w:rsid w:val="00AB20CE"/>
    <w:rsid w:val="00AB2158"/>
    <w:rsid w:val="00AB5F05"/>
    <w:rsid w:val="00AB7B44"/>
    <w:rsid w:val="00AC1708"/>
    <w:rsid w:val="00AC1C4A"/>
    <w:rsid w:val="00AC2BCC"/>
    <w:rsid w:val="00AC357F"/>
    <w:rsid w:val="00AC580E"/>
    <w:rsid w:val="00AC684C"/>
    <w:rsid w:val="00AC6D11"/>
    <w:rsid w:val="00AC7118"/>
    <w:rsid w:val="00AD0E97"/>
    <w:rsid w:val="00AD11B9"/>
    <w:rsid w:val="00AD1F5B"/>
    <w:rsid w:val="00AD353B"/>
    <w:rsid w:val="00AD3A0C"/>
    <w:rsid w:val="00AD3CA3"/>
    <w:rsid w:val="00AD48EA"/>
    <w:rsid w:val="00AD4B21"/>
    <w:rsid w:val="00AD6234"/>
    <w:rsid w:val="00AD6B00"/>
    <w:rsid w:val="00AD739E"/>
    <w:rsid w:val="00AD7BB0"/>
    <w:rsid w:val="00AE0CC6"/>
    <w:rsid w:val="00AE150E"/>
    <w:rsid w:val="00AE1F62"/>
    <w:rsid w:val="00AE3D77"/>
    <w:rsid w:val="00AE441D"/>
    <w:rsid w:val="00AE4B40"/>
    <w:rsid w:val="00AE5ED5"/>
    <w:rsid w:val="00AE71D7"/>
    <w:rsid w:val="00AE75F2"/>
    <w:rsid w:val="00AE763A"/>
    <w:rsid w:val="00AE784A"/>
    <w:rsid w:val="00AF10E8"/>
    <w:rsid w:val="00AF1461"/>
    <w:rsid w:val="00AF18E5"/>
    <w:rsid w:val="00AF556F"/>
    <w:rsid w:val="00AF5FF1"/>
    <w:rsid w:val="00AF6046"/>
    <w:rsid w:val="00AF694F"/>
    <w:rsid w:val="00AF7133"/>
    <w:rsid w:val="00AF7532"/>
    <w:rsid w:val="00B00D80"/>
    <w:rsid w:val="00B01975"/>
    <w:rsid w:val="00B02A31"/>
    <w:rsid w:val="00B03173"/>
    <w:rsid w:val="00B033BA"/>
    <w:rsid w:val="00B03B68"/>
    <w:rsid w:val="00B03FC1"/>
    <w:rsid w:val="00B04174"/>
    <w:rsid w:val="00B04C78"/>
    <w:rsid w:val="00B0735B"/>
    <w:rsid w:val="00B07618"/>
    <w:rsid w:val="00B1008C"/>
    <w:rsid w:val="00B106A2"/>
    <w:rsid w:val="00B11521"/>
    <w:rsid w:val="00B13663"/>
    <w:rsid w:val="00B13737"/>
    <w:rsid w:val="00B162B2"/>
    <w:rsid w:val="00B16768"/>
    <w:rsid w:val="00B17683"/>
    <w:rsid w:val="00B2301B"/>
    <w:rsid w:val="00B25995"/>
    <w:rsid w:val="00B26C12"/>
    <w:rsid w:val="00B26DEA"/>
    <w:rsid w:val="00B279FF"/>
    <w:rsid w:val="00B30819"/>
    <w:rsid w:val="00B30D05"/>
    <w:rsid w:val="00B31059"/>
    <w:rsid w:val="00B31BB6"/>
    <w:rsid w:val="00B322D3"/>
    <w:rsid w:val="00B32613"/>
    <w:rsid w:val="00B3281D"/>
    <w:rsid w:val="00B32CFB"/>
    <w:rsid w:val="00B3358D"/>
    <w:rsid w:val="00B352F1"/>
    <w:rsid w:val="00B3553E"/>
    <w:rsid w:val="00B3710A"/>
    <w:rsid w:val="00B403B7"/>
    <w:rsid w:val="00B4066D"/>
    <w:rsid w:val="00B42D1A"/>
    <w:rsid w:val="00B438AF"/>
    <w:rsid w:val="00B44623"/>
    <w:rsid w:val="00B47289"/>
    <w:rsid w:val="00B47EB5"/>
    <w:rsid w:val="00B47FCF"/>
    <w:rsid w:val="00B503D8"/>
    <w:rsid w:val="00B50DA6"/>
    <w:rsid w:val="00B538B8"/>
    <w:rsid w:val="00B54218"/>
    <w:rsid w:val="00B56300"/>
    <w:rsid w:val="00B56645"/>
    <w:rsid w:val="00B5712A"/>
    <w:rsid w:val="00B5734A"/>
    <w:rsid w:val="00B634E1"/>
    <w:rsid w:val="00B636DF"/>
    <w:rsid w:val="00B636EB"/>
    <w:rsid w:val="00B64D65"/>
    <w:rsid w:val="00B65B17"/>
    <w:rsid w:val="00B6637B"/>
    <w:rsid w:val="00B670F8"/>
    <w:rsid w:val="00B67235"/>
    <w:rsid w:val="00B674F3"/>
    <w:rsid w:val="00B67CAA"/>
    <w:rsid w:val="00B70D10"/>
    <w:rsid w:val="00B717F2"/>
    <w:rsid w:val="00B719CE"/>
    <w:rsid w:val="00B7214B"/>
    <w:rsid w:val="00B722F8"/>
    <w:rsid w:val="00B727CA"/>
    <w:rsid w:val="00B7361B"/>
    <w:rsid w:val="00B73FBE"/>
    <w:rsid w:val="00B7402B"/>
    <w:rsid w:val="00B7507E"/>
    <w:rsid w:val="00B75E30"/>
    <w:rsid w:val="00B75FAD"/>
    <w:rsid w:val="00B762E1"/>
    <w:rsid w:val="00B76645"/>
    <w:rsid w:val="00B76B9A"/>
    <w:rsid w:val="00B76BDD"/>
    <w:rsid w:val="00B779C2"/>
    <w:rsid w:val="00B8027B"/>
    <w:rsid w:val="00B802E3"/>
    <w:rsid w:val="00B80B9F"/>
    <w:rsid w:val="00B82635"/>
    <w:rsid w:val="00B835DD"/>
    <w:rsid w:val="00B83613"/>
    <w:rsid w:val="00B84183"/>
    <w:rsid w:val="00B84238"/>
    <w:rsid w:val="00B84489"/>
    <w:rsid w:val="00B84768"/>
    <w:rsid w:val="00B84D4F"/>
    <w:rsid w:val="00B862D5"/>
    <w:rsid w:val="00B869E7"/>
    <w:rsid w:val="00B87031"/>
    <w:rsid w:val="00B875CF"/>
    <w:rsid w:val="00B875D3"/>
    <w:rsid w:val="00B90BB5"/>
    <w:rsid w:val="00B92197"/>
    <w:rsid w:val="00B92338"/>
    <w:rsid w:val="00B9315B"/>
    <w:rsid w:val="00B94A7F"/>
    <w:rsid w:val="00B953DE"/>
    <w:rsid w:val="00B956F3"/>
    <w:rsid w:val="00B975CD"/>
    <w:rsid w:val="00BA05E4"/>
    <w:rsid w:val="00BA08A3"/>
    <w:rsid w:val="00BA0F41"/>
    <w:rsid w:val="00BA1174"/>
    <w:rsid w:val="00BA1801"/>
    <w:rsid w:val="00BA3263"/>
    <w:rsid w:val="00BA42CA"/>
    <w:rsid w:val="00BA6778"/>
    <w:rsid w:val="00BA7E1D"/>
    <w:rsid w:val="00BB1127"/>
    <w:rsid w:val="00BB18A6"/>
    <w:rsid w:val="00BB198C"/>
    <w:rsid w:val="00BB2646"/>
    <w:rsid w:val="00BB2967"/>
    <w:rsid w:val="00BB4497"/>
    <w:rsid w:val="00BB4700"/>
    <w:rsid w:val="00BB551B"/>
    <w:rsid w:val="00BB7801"/>
    <w:rsid w:val="00BC0683"/>
    <w:rsid w:val="00BC0C41"/>
    <w:rsid w:val="00BC0F18"/>
    <w:rsid w:val="00BC1B40"/>
    <w:rsid w:val="00BC1B75"/>
    <w:rsid w:val="00BC202C"/>
    <w:rsid w:val="00BC2450"/>
    <w:rsid w:val="00BC34E5"/>
    <w:rsid w:val="00BC5B12"/>
    <w:rsid w:val="00BC6ABC"/>
    <w:rsid w:val="00BC6B18"/>
    <w:rsid w:val="00BC761B"/>
    <w:rsid w:val="00BD251F"/>
    <w:rsid w:val="00BD2AB6"/>
    <w:rsid w:val="00BD3AD0"/>
    <w:rsid w:val="00BD5558"/>
    <w:rsid w:val="00BD5EBA"/>
    <w:rsid w:val="00BD70A4"/>
    <w:rsid w:val="00BD7D41"/>
    <w:rsid w:val="00BE19B8"/>
    <w:rsid w:val="00BE1D68"/>
    <w:rsid w:val="00BE3A9E"/>
    <w:rsid w:val="00BE45BE"/>
    <w:rsid w:val="00BE45F6"/>
    <w:rsid w:val="00BE486B"/>
    <w:rsid w:val="00BE5591"/>
    <w:rsid w:val="00BE6758"/>
    <w:rsid w:val="00BE7F7F"/>
    <w:rsid w:val="00BF03AA"/>
    <w:rsid w:val="00BF059D"/>
    <w:rsid w:val="00BF1E17"/>
    <w:rsid w:val="00BF22E4"/>
    <w:rsid w:val="00BF257B"/>
    <w:rsid w:val="00BF2E06"/>
    <w:rsid w:val="00BF3434"/>
    <w:rsid w:val="00BF5592"/>
    <w:rsid w:val="00BF6936"/>
    <w:rsid w:val="00BF7A90"/>
    <w:rsid w:val="00BF7EC4"/>
    <w:rsid w:val="00C0120F"/>
    <w:rsid w:val="00C030CD"/>
    <w:rsid w:val="00C04462"/>
    <w:rsid w:val="00C06104"/>
    <w:rsid w:val="00C069D8"/>
    <w:rsid w:val="00C06AE2"/>
    <w:rsid w:val="00C06B1C"/>
    <w:rsid w:val="00C06CDF"/>
    <w:rsid w:val="00C07F63"/>
    <w:rsid w:val="00C10334"/>
    <w:rsid w:val="00C106C5"/>
    <w:rsid w:val="00C10A41"/>
    <w:rsid w:val="00C11BB8"/>
    <w:rsid w:val="00C124B1"/>
    <w:rsid w:val="00C128DA"/>
    <w:rsid w:val="00C1313F"/>
    <w:rsid w:val="00C13D2A"/>
    <w:rsid w:val="00C1429B"/>
    <w:rsid w:val="00C14A32"/>
    <w:rsid w:val="00C1523E"/>
    <w:rsid w:val="00C157A9"/>
    <w:rsid w:val="00C15D27"/>
    <w:rsid w:val="00C1778C"/>
    <w:rsid w:val="00C17E7B"/>
    <w:rsid w:val="00C2070A"/>
    <w:rsid w:val="00C20F5C"/>
    <w:rsid w:val="00C218E6"/>
    <w:rsid w:val="00C22AB4"/>
    <w:rsid w:val="00C2455F"/>
    <w:rsid w:val="00C252CA"/>
    <w:rsid w:val="00C257B0"/>
    <w:rsid w:val="00C259D7"/>
    <w:rsid w:val="00C275D9"/>
    <w:rsid w:val="00C27FF4"/>
    <w:rsid w:val="00C31D98"/>
    <w:rsid w:val="00C326B5"/>
    <w:rsid w:val="00C33A5D"/>
    <w:rsid w:val="00C33E0E"/>
    <w:rsid w:val="00C3422D"/>
    <w:rsid w:val="00C34D3E"/>
    <w:rsid w:val="00C355E2"/>
    <w:rsid w:val="00C356D8"/>
    <w:rsid w:val="00C35B5A"/>
    <w:rsid w:val="00C37B0D"/>
    <w:rsid w:val="00C4066A"/>
    <w:rsid w:val="00C409F0"/>
    <w:rsid w:val="00C40B30"/>
    <w:rsid w:val="00C4147A"/>
    <w:rsid w:val="00C41923"/>
    <w:rsid w:val="00C419BA"/>
    <w:rsid w:val="00C43A8F"/>
    <w:rsid w:val="00C43B83"/>
    <w:rsid w:val="00C440F7"/>
    <w:rsid w:val="00C447A0"/>
    <w:rsid w:val="00C44B3D"/>
    <w:rsid w:val="00C454F2"/>
    <w:rsid w:val="00C51398"/>
    <w:rsid w:val="00C52796"/>
    <w:rsid w:val="00C53B0F"/>
    <w:rsid w:val="00C55D62"/>
    <w:rsid w:val="00C57428"/>
    <w:rsid w:val="00C60337"/>
    <w:rsid w:val="00C609D2"/>
    <w:rsid w:val="00C611BF"/>
    <w:rsid w:val="00C61DB9"/>
    <w:rsid w:val="00C61FA5"/>
    <w:rsid w:val="00C62526"/>
    <w:rsid w:val="00C64191"/>
    <w:rsid w:val="00C651CF"/>
    <w:rsid w:val="00C655B4"/>
    <w:rsid w:val="00C6674C"/>
    <w:rsid w:val="00C673DB"/>
    <w:rsid w:val="00C70999"/>
    <w:rsid w:val="00C70E86"/>
    <w:rsid w:val="00C715EB"/>
    <w:rsid w:val="00C717BC"/>
    <w:rsid w:val="00C73D78"/>
    <w:rsid w:val="00C746E5"/>
    <w:rsid w:val="00C759D2"/>
    <w:rsid w:val="00C76D49"/>
    <w:rsid w:val="00C778BA"/>
    <w:rsid w:val="00C77D0F"/>
    <w:rsid w:val="00C8049D"/>
    <w:rsid w:val="00C82457"/>
    <w:rsid w:val="00C82CD1"/>
    <w:rsid w:val="00C83C99"/>
    <w:rsid w:val="00C84A34"/>
    <w:rsid w:val="00C864E5"/>
    <w:rsid w:val="00C86E11"/>
    <w:rsid w:val="00C86E8E"/>
    <w:rsid w:val="00C90F0E"/>
    <w:rsid w:val="00C91191"/>
    <w:rsid w:val="00C9290C"/>
    <w:rsid w:val="00C93BC6"/>
    <w:rsid w:val="00C93D36"/>
    <w:rsid w:val="00C942B6"/>
    <w:rsid w:val="00C94522"/>
    <w:rsid w:val="00C94D32"/>
    <w:rsid w:val="00C94FBE"/>
    <w:rsid w:val="00C95E85"/>
    <w:rsid w:val="00C969C0"/>
    <w:rsid w:val="00C971E8"/>
    <w:rsid w:val="00C978B8"/>
    <w:rsid w:val="00C97A0A"/>
    <w:rsid w:val="00CA010A"/>
    <w:rsid w:val="00CA0304"/>
    <w:rsid w:val="00CA1D8C"/>
    <w:rsid w:val="00CA26C0"/>
    <w:rsid w:val="00CA5F1D"/>
    <w:rsid w:val="00CA655F"/>
    <w:rsid w:val="00CA7038"/>
    <w:rsid w:val="00CB0189"/>
    <w:rsid w:val="00CB1B35"/>
    <w:rsid w:val="00CB2609"/>
    <w:rsid w:val="00CB3238"/>
    <w:rsid w:val="00CB35F0"/>
    <w:rsid w:val="00CB3F5A"/>
    <w:rsid w:val="00CB42F0"/>
    <w:rsid w:val="00CB5FBB"/>
    <w:rsid w:val="00CB6C94"/>
    <w:rsid w:val="00CB7DA6"/>
    <w:rsid w:val="00CC16EE"/>
    <w:rsid w:val="00CC185D"/>
    <w:rsid w:val="00CC3A3F"/>
    <w:rsid w:val="00CC7ADD"/>
    <w:rsid w:val="00CC7D21"/>
    <w:rsid w:val="00CD01EA"/>
    <w:rsid w:val="00CD048C"/>
    <w:rsid w:val="00CD04B1"/>
    <w:rsid w:val="00CD29EA"/>
    <w:rsid w:val="00CD2E85"/>
    <w:rsid w:val="00CD3493"/>
    <w:rsid w:val="00CD3AFF"/>
    <w:rsid w:val="00CD47C2"/>
    <w:rsid w:val="00CD48F8"/>
    <w:rsid w:val="00CD5819"/>
    <w:rsid w:val="00CD62F4"/>
    <w:rsid w:val="00CD6F01"/>
    <w:rsid w:val="00CD79AB"/>
    <w:rsid w:val="00CE0EB6"/>
    <w:rsid w:val="00CE175C"/>
    <w:rsid w:val="00CE2311"/>
    <w:rsid w:val="00CE2D7D"/>
    <w:rsid w:val="00CE6E8D"/>
    <w:rsid w:val="00CE7619"/>
    <w:rsid w:val="00CF01E1"/>
    <w:rsid w:val="00CF3A7B"/>
    <w:rsid w:val="00CF422D"/>
    <w:rsid w:val="00CF4689"/>
    <w:rsid w:val="00CF5EF9"/>
    <w:rsid w:val="00CF5F51"/>
    <w:rsid w:val="00CF7136"/>
    <w:rsid w:val="00CF7C3C"/>
    <w:rsid w:val="00CF7D20"/>
    <w:rsid w:val="00D00C68"/>
    <w:rsid w:val="00D02D3B"/>
    <w:rsid w:val="00D032F6"/>
    <w:rsid w:val="00D03552"/>
    <w:rsid w:val="00D04690"/>
    <w:rsid w:val="00D072A3"/>
    <w:rsid w:val="00D10127"/>
    <w:rsid w:val="00D10E01"/>
    <w:rsid w:val="00D1174B"/>
    <w:rsid w:val="00D141CD"/>
    <w:rsid w:val="00D14742"/>
    <w:rsid w:val="00D14DC8"/>
    <w:rsid w:val="00D15564"/>
    <w:rsid w:val="00D1608D"/>
    <w:rsid w:val="00D16476"/>
    <w:rsid w:val="00D17A96"/>
    <w:rsid w:val="00D206C2"/>
    <w:rsid w:val="00D21464"/>
    <w:rsid w:val="00D21C74"/>
    <w:rsid w:val="00D2434F"/>
    <w:rsid w:val="00D25237"/>
    <w:rsid w:val="00D25608"/>
    <w:rsid w:val="00D25826"/>
    <w:rsid w:val="00D25878"/>
    <w:rsid w:val="00D26EA9"/>
    <w:rsid w:val="00D27F34"/>
    <w:rsid w:val="00D304EF"/>
    <w:rsid w:val="00D3152C"/>
    <w:rsid w:val="00D316C5"/>
    <w:rsid w:val="00D35155"/>
    <w:rsid w:val="00D40298"/>
    <w:rsid w:val="00D42323"/>
    <w:rsid w:val="00D42744"/>
    <w:rsid w:val="00D438EC"/>
    <w:rsid w:val="00D44023"/>
    <w:rsid w:val="00D440F3"/>
    <w:rsid w:val="00D44678"/>
    <w:rsid w:val="00D44D94"/>
    <w:rsid w:val="00D451BB"/>
    <w:rsid w:val="00D50274"/>
    <w:rsid w:val="00D503D5"/>
    <w:rsid w:val="00D534DF"/>
    <w:rsid w:val="00D53A51"/>
    <w:rsid w:val="00D5441A"/>
    <w:rsid w:val="00D55AB8"/>
    <w:rsid w:val="00D57DC9"/>
    <w:rsid w:val="00D57F23"/>
    <w:rsid w:val="00D608DC"/>
    <w:rsid w:val="00D66436"/>
    <w:rsid w:val="00D670AB"/>
    <w:rsid w:val="00D67CDA"/>
    <w:rsid w:val="00D70261"/>
    <w:rsid w:val="00D707CA"/>
    <w:rsid w:val="00D70EC6"/>
    <w:rsid w:val="00D72058"/>
    <w:rsid w:val="00D7236C"/>
    <w:rsid w:val="00D7297E"/>
    <w:rsid w:val="00D73BFA"/>
    <w:rsid w:val="00D74AD2"/>
    <w:rsid w:val="00D74B1F"/>
    <w:rsid w:val="00D74BCE"/>
    <w:rsid w:val="00D750D9"/>
    <w:rsid w:val="00D752D9"/>
    <w:rsid w:val="00D76908"/>
    <w:rsid w:val="00D7755F"/>
    <w:rsid w:val="00D800BB"/>
    <w:rsid w:val="00D8379F"/>
    <w:rsid w:val="00D837BE"/>
    <w:rsid w:val="00D859F5"/>
    <w:rsid w:val="00D90580"/>
    <w:rsid w:val="00D91B48"/>
    <w:rsid w:val="00D923C8"/>
    <w:rsid w:val="00D92475"/>
    <w:rsid w:val="00D92581"/>
    <w:rsid w:val="00D92F5B"/>
    <w:rsid w:val="00D94A5B"/>
    <w:rsid w:val="00D94F0B"/>
    <w:rsid w:val="00D965B6"/>
    <w:rsid w:val="00D966CF"/>
    <w:rsid w:val="00D973D4"/>
    <w:rsid w:val="00DA0916"/>
    <w:rsid w:val="00DA12DD"/>
    <w:rsid w:val="00DA2353"/>
    <w:rsid w:val="00DA4687"/>
    <w:rsid w:val="00DA4887"/>
    <w:rsid w:val="00DA4DBD"/>
    <w:rsid w:val="00DA5AC7"/>
    <w:rsid w:val="00DA6EA9"/>
    <w:rsid w:val="00DB126D"/>
    <w:rsid w:val="00DB1511"/>
    <w:rsid w:val="00DB1D4B"/>
    <w:rsid w:val="00DB2470"/>
    <w:rsid w:val="00DB3470"/>
    <w:rsid w:val="00DB450B"/>
    <w:rsid w:val="00DB4FBC"/>
    <w:rsid w:val="00DB5015"/>
    <w:rsid w:val="00DB5AAC"/>
    <w:rsid w:val="00DB5EF5"/>
    <w:rsid w:val="00DB631C"/>
    <w:rsid w:val="00DB63AF"/>
    <w:rsid w:val="00DC22BE"/>
    <w:rsid w:val="00DC4F2A"/>
    <w:rsid w:val="00DC5037"/>
    <w:rsid w:val="00DC7E94"/>
    <w:rsid w:val="00DD017D"/>
    <w:rsid w:val="00DD0FDD"/>
    <w:rsid w:val="00DD1691"/>
    <w:rsid w:val="00DD199B"/>
    <w:rsid w:val="00DD19EF"/>
    <w:rsid w:val="00DD4868"/>
    <w:rsid w:val="00DD664A"/>
    <w:rsid w:val="00DD6980"/>
    <w:rsid w:val="00DD6DD6"/>
    <w:rsid w:val="00DE023C"/>
    <w:rsid w:val="00DE1D58"/>
    <w:rsid w:val="00DE20E2"/>
    <w:rsid w:val="00DE3B51"/>
    <w:rsid w:val="00DE6106"/>
    <w:rsid w:val="00DE6711"/>
    <w:rsid w:val="00DE6BD0"/>
    <w:rsid w:val="00DE7310"/>
    <w:rsid w:val="00DF01C9"/>
    <w:rsid w:val="00DF0507"/>
    <w:rsid w:val="00DF093E"/>
    <w:rsid w:val="00DF200F"/>
    <w:rsid w:val="00DF4F67"/>
    <w:rsid w:val="00DF741E"/>
    <w:rsid w:val="00E00714"/>
    <w:rsid w:val="00E0378D"/>
    <w:rsid w:val="00E03BE4"/>
    <w:rsid w:val="00E043E4"/>
    <w:rsid w:val="00E05566"/>
    <w:rsid w:val="00E073D6"/>
    <w:rsid w:val="00E07D5D"/>
    <w:rsid w:val="00E135F1"/>
    <w:rsid w:val="00E14AFB"/>
    <w:rsid w:val="00E14D95"/>
    <w:rsid w:val="00E14FCC"/>
    <w:rsid w:val="00E20883"/>
    <w:rsid w:val="00E208DB"/>
    <w:rsid w:val="00E20DDD"/>
    <w:rsid w:val="00E218E9"/>
    <w:rsid w:val="00E21D43"/>
    <w:rsid w:val="00E23E95"/>
    <w:rsid w:val="00E240B1"/>
    <w:rsid w:val="00E24CE5"/>
    <w:rsid w:val="00E308B5"/>
    <w:rsid w:val="00E3112B"/>
    <w:rsid w:val="00E328DB"/>
    <w:rsid w:val="00E32DFE"/>
    <w:rsid w:val="00E35D54"/>
    <w:rsid w:val="00E3707B"/>
    <w:rsid w:val="00E37A80"/>
    <w:rsid w:val="00E41D69"/>
    <w:rsid w:val="00E41E3F"/>
    <w:rsid w:val="00E4242C"/>
    <w:rsid w:val="00E424E3"/>
    <w:rsid w:val="00E42DF7"/>
    <w:rsid w:val="00E42E4C"/>
    <w:rsid w:val="00E43567"/>
    <w:rsid w:val="00E46313"/>
    <w:rsid w:val="00E471CE"/>
    <w:rsid w:val="00E47381"/>
    <w:rsid w:val="00E475EF"/>
    <w:rsid w:val="00E47610"/>
    <w:rsid w:val="00E505B1"/>
    <w:rsid w:val="00E50714"/>
    <w:rsid w:val="00E50B23"/>
    <w:rsid w:val="00E51F09"/>
    <w:rsid w:val="00E53652"/>
    <w:rsid w:val="00E54549"/>
    <w:rsid w:val="00E54756"/>
    <w:rsid w:val="00E54998"/>
    <w:rsid w:val="00E56C27"/>
    <w:rsid w:val="00E5734A"/>
    <w:rsid w:val="00E62712"/>
    <w:rsid w:val="00E630A4"/>
    <w:rsid w:val="00E63F81"/>
    <w:rsid w:val="00E6451B"/>
    <w:rsid w:val="00E67124"/>
    <w:rsid w:val="00E70513"/>
    <w:rsid w:val="00E70F63"/>
    <w:rsid w:val="00E72413"/>
    <w:rsid w:val="00E7489E"/>
    <w:rsid w:val="00E75AB9"/>
    <w:rsid w:val="00E80255"/>
    <w:rsid w:val="00E80EE1"/>
    <w:rsid w:val="00E81175"/>
    <w:rsid w:val="00E818C9"/>
    <w:rsid w:val="00E829CB"/>
    <w:rsid w:val="00E82EC8"/>
    <w:rsid w:val="00E83E8C"/>
    <w:rsid w:val="00E8437A"/>
    <w:rsid w:val="00E846AD"/>
    <w:rsid w:val="00E849F4"/>
    <w:rsid w:val="00E84C17"/>
    <w:rsid w:val="00E85948"/>
    <w:rsid w:val="00E85ED6"/>
    <w:rsid w:val="00E865CA"/>
    <w:rsid w:val="00E87A0E"/>
    <w:rsid w:val="00E907AB"/>
    <w:rsid w:val="00E916AF"/>
    <w:rsid w:val="00E92158"/>
    <w:rsid w:val="00E9266F"/>
    <w:rsid w:val="00E92D44"/>
    <w:rsid w:val="00E94DC3"/>
    <w:rsid w:val="00E95086"/>
    <w:rsid w:val="00E964BA"/>
    <w:rsid w:val="00E97983"/>
    <w:rsid w:val="00EA09B8"/>
    <w:rsid w:val="00EA2B9D"/>
    <w:rsid w:val="00EA3CCD"/>
    <w:rsid w:val="00EA4579"/>
    <w:rsid w:val="00EA64E7"/>
    <w:rsid w:val="00EA6544"/>
    <w:rsid w:val="00EA668E"/>
    <w:rsid w:val="00EA67C5"/>
    <w:rsid w:val="00EA69A5"/>
    <w:rsid w:val="00EA6DEF"/>
    <w:rsid w:val="00EA7AD0"/>
    <w:rsid w:val="00EB0476"/>
    <w:rsid w:val="00EB2748"/>
    <w:rsid w:val="00EB2DC2"/>
    <w:rsid w:val="00EB305E"/>
    <w:rsid w:val="00EC09C5"/>
    <w:rsid w:val="00EC2F51"/>
    <w:rsid w:val="00EC304C"/>
    <w:rsid w:val="00EC3D20"/>
    <w:rsid w:val="00EC564E"/>
    <w:rsid w:val="00EC5894"/>
    <w:rsid w:val="00EC6523"/>
    <w:rsid w:val="00EC70B8"/>
    <w:rsid w:val="00ED0C76"/>
    <w:rsid w:val="00ED0D67"/>
    <w:rsid w:val="00ED1F31"/>
    <w:rsid w:val="00ED2912"/>
    <w:rsid w:val="00ED294A"/>
    <w:rsid w:val="00ED2B6E"/>
    <w:rsid w:val="00ED2F8C"/>
    <w:rsid w:val="00ED3CB7"/>
    <w:rsid w:val="00ED47F1"/>
    <w:rsid w:val="00ED4CC6"/>
    <w:rsid w:val="00ED5897"/>
    <w:rsid w:val="00ED6CF3"/>
    <w:rsid w:val="00EE07EA"/>
    <w:rsid w:val="00EE0D7A"/>
    <w:rsid w:val="00EE260B"/>
    <w:rsid w:val="00EE29C4"/>
    <w:rsid w:val="00EE2BD6"/>
    <w:rsid w:val="00EE635A"/>
    <w:rsid w:val="00EE664A"/>
    <w:rsid w:val="00EE6D8F"/>
    <w:rsid w:val="00EE7550"/>
    <w:rsid w:val="00EE7C95"/>
    <w:rsid w:val="00EE7E44"/>
    <w:rsid w:val="00EF08C2"/>
    <w:rsid w:val="00EF3996"/>
    <w:rsid w:val="00EF3F82"/>
    <w:rsid w:val="00EF44D8"/>
    <w:rsid w:val="00EF4B6E"/>
    <w:rsid w:val="00EF4FE7"/>
    <w:rsid w:val="00EF627A"/>
    <w:rsid w:val="00EF71BE"/>
    <w:rsid w:val="00EF76AB"/>
    <w:rsid w:val="00EF7E10"/>
    <w:rsid w:val="00F00322"/>
    <w:rsid w:val="00F014A8"/>
    <w:rsid w:val="00F02957"/>
    <w:rsid w:val="00F05429"/>
    <w:rsid w:val="00F05FE4"/>
    <w:rsid w:val="00F11025"/>
    <w:rsid w:val="00F11DF7"/>
    <w:rsid w:val="00F12071"/>
    <w:rsid w:val="00F12ACA"/>
    <w:rsid w:val="00F12C4B"/>
    <w:rsid w:val="00F12F55"/>
    <w:rsid w:val="00F1353D"/>
    <w:rsid w:val="00F13593"/>
    <w:rsid w:val="00F13858"/>
    <w:rsid w:val="00F13BDD"/>
    <w:rsid w:val="00F14086"/>
    <w:rsid w:val="00F14726"/>
    <w:rsid w:val="00F159BB"/>
    <w:rsid w:val="00F16410"/>
    <w:rsid w:val="00F1649F"/>
    <w:rsid w:val="00F17097"/>
    <w:rsid w:val="00F20340"/>
    <w:rsid w:val="00F20F37"/>
    <w:rsid w:val="00F235D4"/>
    <w:rsid w:val="00F263B4"/>
    <w:rsid w:val="00F26647"/>
    <w:rsid w:val="00F26D52"/>
    <w:rsid w:val="00F33956"/>
    <w:rsid w:val="00F339A8"/>
    <w:rsid w:val="00F341A2"/>
    <w:rsid w:val="00F34869"/>
    <w:rsid w:val="00F351F5"/>
    <w:rsid w:val="00F35BAA"/>
    <w:rsid w:val="00F37B8B"/>
    <w:rsid w:val="00F40060"/>
    <w:rsid w:val="00F41E4D"/>
    <w:rsid w:val="00F420D4"/>
    <w:rsid w:val="00F4426A"/>
    <w:rsid w:val="00F45301"/>
    <w:rsid w:val="00F50450"/>
    <w:rsid w:val="00F51F5A"/>
    <w:rsid w:val="00F52389"/>
    <w:rsid w:val="00F52646"/>
    <w:rsid w:val="00F526FC"/>
    <w:rsid w:val="00F53D21"/>
    <w:rsid w:val="00F55101"/>
    <w:rsid w:val="00F55DB1"/>
    <w:rsid w:val="00F56580"/>
    <w:rsid w:val="00F56E9E"/>
    <w:rsid w:val="00F56F0E"/>
    <w:rsid w:val="00F57DC1"/>
    <w:rsid w:val="00F60344"/>
    <w:rsid w:val="00F60F86"/>
    <w:rsid w:val="00F619D6"/>
    <w:rsid w:val="00F624B0"/>
    <w:rsid w:val="00F62518"/>
    <w:rsid w:val="00F63A2F"/>
    <w:rsid w:val="00F640E4"/>
    <w:rsid w:val="00F640FA"/>
    <w:rsid w:val="00F6484B"/>
    <w:rsid w:val="00F66978"/>
    <w:rsid w:val="00F6699A"/>
    <w:rsid w:val="00F66F09"/>
    <w:rsid w:val="00F673C8"/>
    <w:rsid w:val="00F70041"/>
    <w:rsid w:val="00F71A82"/>
    <w:rsid w:val="00F730A6"/>
    <w:rsid w:val="00F76C29"/>
    <w:rsid w:val="00F77C67"/>
    <w:rsid w:val="00F813FB"/>
    <w:rsid w:val="00F81BF8"/>
    <w:rsid w:val="00F82228"/>
    <w:rsid w:val="00F82E37"/>
    <w:rsid w:val="00F839D6"/>
    <w:rsid w:val="00F83F1C"/>
    <w:rsid w:val="00F83FC9"/>
    <w:rsid w:val="00F84D0F"/>
    <w:rsid w:val="00F84D2F"/>
    <w:rsid w:val="00F90D24"/>
    <w:rsid w:val="00F9176A"/>
    <w:rsid w:val="00F9342A"/>
    <w:rsid w:val="00F936DD"/>
    <w:rsid w:val="00F962C2"/>
    <w:rsid w:val="00F977ED"/>
    <w:rsid w:val="00FA026B"/>
    <w:rsid w:val="00FA05A3"/>
    <w:rsid w:val="00FA128C"/>
    <w:rsid w:val="00FA2268"/>
    <w:rsid w:val="00FA3077"/>
    <w:rsid w:val="00FA4083"/>
    <w:rsid w:val="00FA437A"/>
    <w:rsid w:val="00FA59A4"/>
    <w:rsid w:val="00FA5B0D"/>
    <w:rsid w:val="00FA64BF"/>
    <w:rsid w:val="00FB0664"/>
    <w:rsid w:val="00FB1266"/>
    <w:rsid w:val="00FB1348"/>
    <w:rsid w:val="00FB1DAC"/>
    <w:rsid w:val="00FB1F21"/>
    <w:rsid w:val="00FB473E"/>
    <w:rsid w:val="00FB528D"/>
    <w:rsid w:val="00FB5EF3"/>
    <w:rsid w:val="00FB6BD0"/>
    <w:rsid w:val="00FB6FB1"/>
    <w:rsid w:val="00FB7345"/>
    <w:rsid w:val="00FB79C0"/>
    <w:rsid w:val="00FB7B0A"/>
    <w:rsid w:val="00FB7C95"/>
    <w:rsid w:val="00FB7DDE"/>
    <w:rsid w:val="00FB7E7C"/>
    <w:rsid w:val="00FC0EC1"/>
    <w:rsid w:val="00FC0FE5"/>
    <w:rsid w:val="00FC28A7"/>
    <w:rsid w:val="00FC2B05"/>
    <w:rsid w:val="00FC34A0"/>
    <w:rsid w:val="00FC4281"/>
    <w:rsid w:val="00FC69C2"/>
    <w:rsid w:val="00FC69EA"/>
    <w:rsid w:val="00FC6AA9"/>
    <w:rsid w:val="00FC7F66"/>
    <w:rsid w:val="00FD0210"/>
    <w:rsid w:val="00FD0C9A"/>
    <w:rsid w:val="00FD2C79"/>
    <w:rsid w:val="00FD42BE"/>
    <w:rsid w:val="00FD6524"/>
    <w:rsid w:val="00FD7D07"/>
    <w:rsid w:val="00FE1FDF"/>
    <w:rsid w:val="00FE251F"/>
    <w:rsid w:val="00FE2C60"/>
    <w:rsid w:val="00FE3D10"/>
    <w:rsid w:val="00FE43C8"/>
    <w:rsid w:val="00FE4F3E"/>
    <w:rsid w:val="00FE4FEA"/>
    <w:rsid w:val="00FE7263"/>
    <w:rsid w:val="00FF08BB"/>
    <w:rsid w:val="00FF1C6C"/>
    <w:rsid w:val="00FF553D"/>
    <w:rsid w:val="00FF60CA"/>
    <w:rsid w:val="00FF61D5"/>
    <w:rsid w:val="00FF6787"/>
    <w:rsid w:val="0168AA96"/>
    <w:rsid w:val="01E71987"/>
    <w:rsid w:val="02A1D253"/>
    <w:rsid w:val="04EB4AB7"/>
    <w:rsid w:val="0747ADF1"/>
    <w:rsid w:val="0871B422"/>
    <w:rsid w:val="098536EA"/>
    <w:rsid w:val="0AA741AC"/>
    <w:rsid w:val="0B81607E"/>
    <w:rsid w:val="0B8908DA"/>
    <w:rsid w:val="0C88FA2B"/>
    <w:rsid w:val="0C8B9317"/>
    <w:rsid w:val="0CE8E842"/>
    <w:rsid w:val="0E0B885F"/>
    <w:rsid w:val="0E8092B6"/>
    <w:rsid w:val="0F0156C3"/>
    <w:rsid w:val="0F273EF5"/>
    <w:rsid w:val="0FC1928B"/>
    <w:rsid w:val="0FF5053D"/>
    <w:rsid w:val="1098E62E"/>
    <w:rsid w:val="10BD5C7A"/>
    <w:rsid w:val="1211B510"/>
    <w:rsid w:val="12CCDB0D"/>
    <w:rsid w:val="12E3FD26"/>
    <w:rsid w:val="132313B2"/>
    <w:rsid w:val="14A24C6F"/>
    <w:rsid w:val="1565CDE2"/>
    <w:rsid w:val="15DBA18B"/>
    <w:rsid w:val="18700BA2"/>
    <w:rsid w:val="187BBB15"/>
    <w:rsid w:val="189C43D2"/>
    <w:rsid w:val="18A27C63"/>
    <w:rsid w:val="18AA9D76"/>
    <w:rsid w:val="19954EBB"/>
    <w:rsid w:val="19A75B8A"/>
    <w:rsid w:val="1B4CB7BB"/>
    <w:rsid w:val="1C345656"/>
    <w:rsid w:val="1C7B9AAD"/>
    <w:rsid w:val="1CE2B8C4"/>
    <w:rsid w:val="1D3A5298"/>
    <w:rsid w:val="1F03FF2A"/>
    <w:rsid w:val="203D1DE2"/>
    <w:rsid w:val="20403E48"/>
    <w:rsid w:val="2145BD64"/>
    <w:rsid w:val="21CEBBAB"/>
    <w:rsid w:val="21D28386"/>
    <w:rsid w:val="21E7EDD0"/>
    <w:rsid w:val="21ED5198"/>
    <w:rsid w:val="247713C6"/>
    <w:rsid w:val="24862F97"/>
    <w:rsid w:val="24960290"/>
    <w:rsid w:val="25C900D1"/>
    <w:rsid w:val="27852A0B"/>
    <w:rsid w:val="284F79CD"/>
    <w:rsid w:val="28B64151"/>
    <w:rsid w:val="28C81885"/>
    <w:rsid w:val="293F828F"/>
    <w:rsid w:val="29529786"/>
    <w:rsid w:val="2B09DABA"/>
    <w:rsid w:val="2B1E11EF"/>
    <w:rsid w:val="2B79ACB6"/>
    <w:rsid w:val="2C2CF750"/>
    <w:rsid w:val="2DEEA74F"/>
    <w:rsid w:val="2FDDDC6C"/>
    <w:rsid w:val="3003978F"/>
    <w:rsid w:val="3026E186"/>
    <w:rsid w:val="30C8EB90"/>
    <w:rsid w:val="318F3D0B"/>
    <w:rsid w:val="31D91E1B"/>
    <w:rsid w:val="326B1810"/>
    <w:rsid w:val="32895AA9"/>
    <w:rsid w:val="32A61BCB"/>
    <w:rsid w:val="3387A9E6"/>
    <w:rsid w:val="34794A1B"/>
    <w:rsid w:val="348C0E3F"/>
    <w:rsid w:val="354AB6D4"/>
    <w:rsid w:val="355B5FAD"/>
    <w:rsid w:val="359D781C"/>
    <w:rsid w:val="3667BA5A"/>
    <w:rsid w:val="366999E4"/>
    <w:rsid w:val="36A3CB66"/>
    <w:rsid w:val="37A4DF9C"/>
    <w:rsid w:val="38B0E204"/>
    <w:rsid w:val="38B95979"/>
    <w:rsid w:val="3A384062"/>
    <w:rsid w:val="3BADBAD2"/>
    <w:rsid w:val="3BDBD382"/>
    <w:rsid w:val="3CCFF2AB"/>
    <w:rsid w:val="3D84B492"/>
    <w:rsid w:val="3E277ED1"/>
    <w:rsid w:val="3E73865E"/>
    <w:rsid w:val="3F911A8E"/>
    <w:rsid w:val="4010F33F"/>
    <w:rsid w:val="4117204C"/>
    <w:rsid w:val="42D80759"/>
    <w:rsid w:val="43959174"/>
    <w:rsid w:val="43E6A19C"/>
    <w:rsid w:val="440D9C69"/>
    <w:rsid w:val="443CA592"/>
    <w:rsid w:val="443CDCF5"/>
    <w:rsid w:val="44B090A2"/>
    <w:rsid w:val="45961D15"/>
    <w:rsid w:val="45DC3D45"/>
    <w:rsid w:val="47253BEE"/>
    <w:rsid w:val="474FAD28"/>
    <w:rsid w:val="4A8E54F4"/>
    <w:rsid w:val="4B4490F6"/>
    <w:rsid w:val="4C4BFBC0"/>
    <w:rsid w:val="4D499028"/>
    <w:rsid w:val="4D58ADC0"/>
    <w:rsid w:val="4D96FB78"/>
    <w:rsid w:val="4FA58402"/>
    <w:rsid w:val="4FE4BE76"/>
    <w:rsid w:val="4FFBA83D"/>
    <w:rsid w:val="5005257F"/>
    <w:rsid w:val="505FE04E"/>
    <w:rsid w:val="50FBED9F"/>
    <w:rsid w:val="51980EDA"/>
    <w:rsid w:val="53006E63"/>
    <w:rsid w:val="559116F2"/>
    <w:rsid w:val="569EB6DE"/>
    <w:rsid w:val="56B08C45"/>
    <w:rsid w:val="57938908"/>
    <w:rsid w:val="5954DEDD"/>
    <w:rsid w:val="5A8DE77C"/>
    <w:rsid w:val="5AE9B900"/>
    <w:rsid w:val="5B123A55"/>
    <w:rsid w:val="5CAE831E"/>
    <w:rsid w:val="5CEBBDCA"/>
    <w:rsid w:val="5D3CF6EA"/>
    <w:rsid w:val="5D6AD678"/>
    <w:rsid w:val="5E801170"/>
    <w:rsid w:val="5EB85B04"/>
    <w:rsid w:val="5F7A8585"/>
    <w:rsid w:val="5F824E91"/>
    <w:rsid w:val="5FAA4C2A"/>
    <w:rsid w:val="5FD06B8D"/>
    <w:rsid w:val="5FDF103C"/>
    <w:rsid w:val="6009AF22"/>
    <w:rsid w:val="605F1303"/>
    <w:rsid w:val="624335DF"/>
    <w:rsid w:val="638DB653"/>
    <w:rsid w:val="63C44A56"/>
    <w:rsid w:val="63CC4029"/>
    <w:rsid w:val="64059F00"/>
    <w:rsid w:val="64C8D5A4"/>
    <w:rsid w:val="65A4604F"/>
    <w:rsid w:val="65E66D84"/>
    <w:rsid w:val="66D92956"/>
    <w:rsid w:val="66DEF61A"/>
    <w:rsid w:val="674496C0"/>
    <w:rsid w:val="67ED6FAA"/>
    <w:rsid w:val="68475EA2"/>
    <w:rsid w:val="68576BB2"/>
    <w:rsid w:val="690544AD"/>
    <w:rsid w:val="697DBE52"/>
    <w:rsid w:val="69E44E06"/>
    <w:rsid w:val="6A19CD55"/>
    <w:rsid w:val="6A381E93"/>
    <w:rsid w:val="6B6BAB3F"/>
    <w:rsid w:val="6C3DB075"/>
    <w:rsid w:val="6CCA7260"/>
    <w:rsid w:val="6CEF793D"/>
    <w:rsid w:val="6E001E6A"/>
    <w:rsid w:val="6E12E55E"/>
    <w:rsid w:val="6E6A32FA"/>
    <w:rsid w:val="6ED6921C"/>
    <w:rsid w:val="6F2AC327"/>
    <w:rsid w:val="6F489A35"/>
    <w:rsid w:val="6F4DB9DF"/>
    <w:rsid w:val="6FB76F55"/>
    <w:rsid w:val="705AB97B"/>
    <w:rsid w:val="71136FD0"/>
    <w:rsid w:val="728871D9"/>
    <w:rsid w:val="737FB147"/>
    <w:rsid w:val="73E12FFB"/>
    <w:rsid w:val="7457EF70"/>
    <w:rsid w:val="74809077"/>
    <w:rsid w:val="74B9683F"/>
    <w:rsid w:val="74EDBD52"/>
    <w:rsid w:val="75F4A8A6"/>
    <w:rsid w:val="76DC708D"/>
    <w:rsid w:val="77FECB7B"/>
    <w:rsid w:val="780442BC"/>
    <w:rsid w:val="7819B989"/>
    <w:rsid w:val="7831791E"/>
    <w:rsid w:val="785F4B28"/>
    <w:rsid w:val="7888DFB3"/>
    <w:rsid w:val="79DFCFDE"/>
    <w:rsid w:val="7ABE24A5"/>
    <w:rsid w:val="7AD685D9"/>
    <w:rsid w:val="7B37AD4C"/>
    <w:rsid w:val="7BD46734"/>
    <w:rsid w:val="7C58EBB8"/>
    <w:rsid w:val="7CCF0BDB"/>
    <w:rsid w:val="7D14B1BF"/>
    <w:rsid w:val="7D9F3490"/>
    <w:rsid w:val="7E46C948"/>
    <w:rsid w:val="7F0D89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02E2DF"/>
  <w15:chartTrackingRefBased/>
  <w15:docId w15:val="{D706DA16-1D26-4FC8-A08F-0C5B553D6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7C4"/>
    <w:pPr>
      <w:spacing w:line="259" w:lineRule="auto"/>
    </w:pPr>
    <w:rPr>
      <w:kern w:val="0"/>
      <w:sz w:val="22"/>
      <w:szCs w:val="22"/>
      <w14:ligatures w14:val="none"/>
    </w:rPr>
  </w:style>
  <w:style w:type="paragraph" w:styleId="Heading1">
    <w:name w:val="heading 1"/>
    <w:basedOn w:val="Normal"/>
    <w:next w:val="Normal"/>
    <w:link w:val="Heading1Char"/>
    <w:uiPriority w:val="9"/>
    <w:qFormat/>
    <w:rsid w:val="00337FB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37FB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37FB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37FB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7FB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7FB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7FB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7FB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7FB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FB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37FB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37FB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37FB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7FB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7FB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7FB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7FB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7FBE"/>
    <w:rPr>
      <w:rFonts w:eastAsiaTheme="majorEastAsia" w:cstheme="majorBidi"/>
      <w:color w:val="272727" w:themeColor="text1" w:themeTint="D8"/>
    </w:rPr>
  </w:style>
  <w:style w:type="paragraph" w:styleId="Title">
    <w:name w:val="Title"/>
    <w:basedOn w:val="Normal"/>
    <w:next w:val="Normal"/>
    <w:link w:val="TitleChar"/>
    <w:uiPriority w:val="10"/>
    <w:qFormat/>
    <w:rsid w:val="00337FB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7F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7FB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7FB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7FBE"/>
    <w:pPr>
      <w:spacing w:before="160"/>
      <w:jc w:val="center"/>
    </w:pPr>
    <w:rPr>
      <w:i/>
      <w:iCs/>
      <w:color w:val="404040" w:themeColor="text1" w:themeTint="BF"/>
    </w:rPr>
  </w:style>
  <w:style w:type="character" w:customStyle="1" w:styleId="QuoteChar">
    <w:name w:val="Quote Char"/>
    <w:basedOn w:val="DefaultParagraphFont"/>
    <w:link w:val="Quote"/>
    <w:uiPriority w:val="29"/>
    <w:rsid w:val="00337FBE"/>
    <w:rPr>
      <w:i/>
      <w:iCs/>
      <w:color w:val="404040" w:themeColor="text1" w:themeTint="BF"/>
    </w:rPr>
  </w:style>
  <w:style w:type="paragraph" w:styleId="ListParagraph">
    <w:name w:val="List Paragraph"/>
    <w:basedOn w:val="Normal"/>
    <w:uiPriority w:val="34"/>
    <w:qFormat/>
    <w:rsid w:val="00337FBE"/>
    <w:pPr>
      <w:ind w:left="720"/>
      <w:contextualSpacing/>
    </w:pPr>
  </w:style>
  <w:style w:type="character" w:styleId="IntenseEmphasis">
    <w:name w:val="Intense Emphasis"/>
    <w:basedOn w:val="DefaultParagraphFont"/>
    <w:uiPriority w:val="21"/>
    <w:qFormat/>
    <w:rsid w:val="00337FBE"/>
    <w:rPr>
      <w:i/>
      <w:iCs/>
      <w:color w:val="0F4761" w:themeColor="accent1" w:themeShade="BF"/>
    </w:rPr>
  </w:style>
  <w:style w:type="paragraph" w:styleId="IntenseQuote">
    <w:name w:val="Intense Quote"/>
    <w:basedOn w:val="Normal"/>
    <w:next w:val="Normal"/>
    <w:link w:val="IntenseQuoteChar"/>
    <w:uiPriority w:val="30"/>
    <w:qFormat/>
    <w:rsid w:val="00337FB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7FBE"/>
    <w:rPr>
      <w:i/>
      <w:iCs/>
      <w:color w:val="0F4761" w:themeColor="accent1" w:themeShade="BF"/>
    </w:rPr>
  </w:style>
  <w:style w:type="character" w:styleId="IntenseReference">
    <w:name w:val="Intense Reference"/>
    <w:basedOn w:val="DefaultParagraphFont"/>
    <w:uiPriority w:val="32"/>
    <w:qFormat/>
    <w:rsid w:val="00337FBE"/>
    <w:rPr>
      <w:b/>
      <w:bCs/>
      <w:smallCaps/>
      <w:color w:val="0F4761" w:themeColor="accent1" w:themeShade="BF"/>
      <w:spacing w:val="5"/>
    </w:rPr>
  </w:style>
  <w:style w:type="table" w:styleId="TableGrid">
    <w:name w:val="Table Grid"/>
    <w:basedOn w:val="TableNormal"/>
    <w:uiPriority w:val="39"/>
    <w:rsid w:val="006747C4"/>
    <w:pPr>
      <w:spacing w:after="0" w:line="240" w:lineRule="auto"/>
    </w:pPr>
    <w:rPr>
      <w:kern w:val="0"/>
      <w:sz w:val="22"/>
      <w:szCs w:val="22"/>
      <w:lang w:val="en-GB" w:eastAsia="en-GB"/>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00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00BB"/>
    <w:rPr>
      <w:kern w:val="0"/>
      <w:sz w:val="22"/>
      <w:szCs w:val="22"/>
      <w14:ligatures w14:val="none"/>
    </w:rPr>
  </w:style>
  <w:style w:type="paragraph" w:styleId="Footer">
    <w:name w:val="footer"/>
    <w:basedOn w:val="Normal"/>
    <w:link w:val="FooterChar"/>
    <w:uiPriority w:val="99"/>
    <w:unhideWhenUsed/>
    <w:rsid w:val="00A100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00BB"/>
    <w:rPr>
      <w:kern w:val="0"/>
      <w:sz w:val="22"/>
      <w:szCs w:val="22"/>
      <w14:ligatures w14:val="none"/>
    </w:rPr>
  </w:style>
  <w:style w:type="character" w:styleId="CommentReference">
    <w:name w:val="annotation reference"/>
    <w:basedOn w:val="DefaultParagraphFont"/>
    <w:uiPriority w:val="99"/>
    <w:semiHidden/>
    <w:unhideWhenUsed/>
    <w:rsid w:val="00BF2E06"/>
    <w:rPr>
      <w:sz w:val="16"/>
      <w:szCs w:val="16"/>
    </w:rPr>
  </w:style>
  <w:style w:type="paragraph" w:styleId="CommentText">
    <w:name w:val="annotation text"/>
    <w:basedOn w:val="Normal"/>
    <w:link w:val="CommentTextChar"/>
    <w:uiPriority w:val="99"/>
    <w:unhideWhenUsed/>
    <w:rsid w:val="00BF2E06"/>
    <w:pPr>
      <w:spacing w:line="240" w:lineRule="auto"/>
    </w:pPr>
    <w:rPr>
      <w:sz w:val="20"/>
      <w:szCs w:val="20"/>
    </w:rPr>
  </w:style>
  <w:style w:type="character" w:customStyle="1" w:styleId="CommentTextChar">
    <w:name w:val="Comment Text Char"/>
    <w:basedOn w:val="DefaultParagraphFont"/>
    <w:link w:val="CommentText"/>
    <w:uiPriority w:val="99"/>
    <w:rsid w:val="00BF2E06"/>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BF2E06"/>
    <w:rPr>
      <w:b/>
      <w:bCs/>
    </w:rPr>
  </w:style>
  <w:style w:type="character" w:customStyle="1" w:styleId="CommentSubjectChar">
    <w:name w:val="Comment Subject Char"/>
    <w:basedOn w:val="CommentTextChar"/>
    <w:link w:val="CommentSubject"/>
    <w:uiPriority w:val="99"/>
    <w:semiHidden/>
    <w:rsid w:val="00BF2E06"/>
    <w:rPr>
      <w:b/>
      <w:bCs/>
      <w:kern w:val="0"/>
      <w:sz w:val="20"/>
      <w:szCs w:val="20"/>
      <w14:ligatures w14:val="none"/>
    </w:rPr>
  </w:style>
  <w:style w:type="character" w:styleId="Hyperlink">
    <w:name w:val="Hyperlink"/>
    <w:basedOn w:val="DefaultParagraphFont"/>
    <w:uiPriority w:val="99"/>
    <w:unhideWhenUsed/>
    <w:rsid w:val="00D923C8"/>
    <w:rPr>
      <w:color w:val="467886" w:themeColor="hyperlink"/>
      <w:u w:val="single"/>
    </w:rPr>
  </w:style>
  <w:style w:type="character" w:styleId="UnresolvedMention">
    <w:name w:val="Unresolved Mention"/>
    <w:basedOn w:val="DefaultParagraphFont"/>
    <w:uiPriority w:val="99"/>
    <w:semiHidden/>
    <w:unhideWhenUsed/>
    <w:rsid w:val="00D923C8"/>
    <w:rPr>
      <w:color w:val="605E5C"/>
      <w:shd w:val="clear" w:color="auto" w:fill="E1DFDD"/>
    </w:rPr>
  </w:style>
  <w:style w:type="character" w:styleId="FollowedHyperlink">
    <w:name w:val="FollowedHyperlink"/>
    <w:basedOn w:val="DefaultParagraphFont"/>
    <w:uiPriority w:val="99"/>
    <w:semiHidden/>
    <w:unhideWhenUsed/>
    <w:rsid w:val="00FE4FEA"/>
    <w:rPr>
      <w:color w:val="96607D" w:themeColor="followedHyperlink"/>
      <w:u w:val="single"/>
    </w:rPr>
  </w:style>
  <w:style w:type="paragraph" w:styleId="NormalWeb">
    <w:name w:val="Normal (Web)"/>
    <w:basedOn w:val="Normal"/>
    <w:uiPriority w:val="99"/>
    <w:semiHidden/>
    <w:unhideWhenUsed/>
    <w:rsid w:val="00577560"/>
    <w:rPr>
      <w:rFonts w:ascii="Times New Roman" w:hAnsi="Times New Roman" w:cs="Times New Roman"/>
      <w:sz w:val="24"/>
      <w:szCs w:val="24"/>
    </w:rPr>
  </w:style>
  <w:style w:type="character" w:styleId="Strong">
    <w:name w:val="Strong"/>
    <w:basedOn w:val="DefaultParagraphFont"/>
    <w:uiPriority w:val="22"/>
    <w:qFormat/>
    <w:rsid w:val="00683488"/>
    <w:rPr>
      <w:b/>
      <w:bCs/>
    </w:rPr>
  </w:style>
  <w:style w:type="paragraph" w:styleId="BalloonText">
    <w:name w:val="Balloon Text"/>
    <w:basedOn w:val="Normal"/>
    <w:link w:val="BalloonTextChar"/>
    <w:uiPriority w:val="99"/>
    <w:semiHidden/>
    <w:unhideWhenUsed/>
    <w:rsid w:val="002248EE"/>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248EE"/>
    <w:rPr>
      <w:rFonts w:ascii="Times New Roman" w:hAnsi="Times New Roman" w:cs="Times New Roman"/>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130576">
      <w:bodyDiv w:val="1"/>
      <w:marLeft w:val="0"/>
      <w:marRight w:val="0"/>
      <w:marTop w:val="0"/>
      <w:marBottom w:val="0"/>
      <w:divBdr>
        <w:top w:val="none" w:sz="0" w:space="0" w:color="auto"/>
        <w:left w:val="none" w:sz="0" w:space="0" w:color="auto"/>
        <w:bottom w:val="none" w:sz="0" w:space="0" w:color="auto"/>
        <w:right w:val="none" w:sz="0" w:space="0" w:color="auto"/>
      </w:divBdr>
      <w:divsChild>
        <w:div w:id="350884181">
          <w:marLeft w:val="0"/>
          <w:marRight w:val="0"/>
          <w:marTop w:val="0"/>
          <w:marBottom w:val="0"/>
          <w:divBdr>
            <w:top w:val="none" w:sz="0" w:space="0" w:color="auto"/>
            <w:left w:val="none" w:sz="0" w:space="0" w:color="auto"/>
            <w:bottom w:val="none" w:sz="0" w:space="0" w:color="auto"/>
            <w:right w:val="none" w:sz="0" w:space="0" w:color="auto"/>
          </w:divBdr>
          <w:divsChild>
            <w:div w:id="1370107952">
              <w:marLeft w:val="0"/>
              <w:marRight w:val="0"/>
              <w:marTop w:val="0"/>
              <w:marBottom w:val="0"/>
              <w:divBdr>
                <w:top w:val="none" w:sz="0" w:space="0" w:color="auto"/>
                <w:left w:val="none" w:sz="0" w:space="0" w:color="auto"/>
                <w:bottom w:val="none" w:sz="0" w:space="0" w:color="auto"/>
                <w:right w:val="none" w:sz="0" w:space="0" w:color="auto"/>
              </w:divBdr>
              <w:divsChild>
                <w:div w:id="97408712">
                  <w:marLeft w:val="0"/>
                  <w:marRight w:val="0"/>
                  <w:marTop w:val="0"/>
                  <w:marBottom w:val="0"/>
                  <w:divBdr>
                    <w:top w:val="none" w:sz="0" w:space="0" w:color="auto"/>
                    <w:left w:val="none" w:sz="0" w:space="0" w:color="auto"/>
                    <w:bottom w:val="none" w:sz="0" w:space="0" w:color="auto"/>
                    <w:right w:val="none" w:sz="0" w:space="0" w:color="auto"/>
                  </w:divBdr>
                </w:div>
              </w:divsChild>
            </w:div>
            <w:div w:id="1935432074">
              <w:marLeft w:val="0"/>
              <w:marRight w:val="0"/>
              <w:marTop w:val="0"/>
              <w:marBottom w:val="0"/>
              <w:divBdr>
                <w:top w:val="none" w:sz="0" w:space="0" w:color="auto"/>
                <w:left w:val="none" w:sz="0" w:space="0" w:color="auto"/>
                <w:bottom w:val="none" w:sz="0" w:space="0" w:color="auto"/>
                <w:right w:val="none" w:sz="0" w:space="0" w:color="auto"/>
              </w:divBdr>
              <w:divsChild>
                <w:div w:id="62045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3276">
      <w:bodyDiv w:val="1"/>
      <w:marLeft w:val="0"/>
      <w:marRight w:val="0"/>
      <w:marTop w:val="0"/>
      <w:marBottom w:val="0"/>
      <w:divBdr>
        <w:top w:val="none" w:sz="0" w:space="0" w:color="auto"/>
        <w:left w:val="none" w:sz="0" w:space="0" w:color="auto"/>
        <w:bottom w:val="none" w:sz="0" w:space="0" w:color="auto"/>
        <w:right w:val="none" w:sz="0" w:space="0" w:color="auto"/>
      </w:divBdr>
      <w:divsChild>
        <w:div w:id="575558542">
          <w:marLeft w:val="0"/>
          <w:marRight w:val="0"/>
          <w:marTop w:val="0"/>
          <w:marBottom w:val="0"/>
          <w:divBdr>
            <w:top w:val="none" w:sz="0" w:space="0" w:color="auto"/>
            <w:left w:val="none" w:sz="0" w:space="0" w:color="auto"/>
            <w:bottom w:val="none" w:sz="0" w:space="0" w:color="auto"/>
            <w:right w:val="none" w:sz="0" w:space="0" w:color="auto"/>
          </w:divBdr>
        </w:div>
      </w:divsChild>
    </w:div>
    <w:div w:id="23362956">
      <w:bodyDiv w:val="1"/>
      <w:marLeft w:val="0"/>
      <w:marRight w:val="0"/>
      <w:marTop w:val="0"/>
      <w:marBottom w:val="0"/>
      <w:divBdr>
        <w:top w:val="none" w:sz="0" w:space="0" w:color="auto"/>
        <w:left w:val="none" w:sz="0" w:space="0" w:color="auto"/>
        <w:bottom w:val="none" w:sz="0" w:space="0" w:color="auto"/>
        <w:right w:val="none" w:sz="0" w:space="0" w:color="auto"/>
      </w:divBdr>
    </w:div>
    <w:div w:id="23873102">
      <w:bodyDiv w:val="1"/>
      <w:marLeft w:val="0"/>
      <w:marRight w:val="0"/>
      <w:marTop w:val="0"/>
      <w:marBottom w:val="0"/>
      <w:divBdr>
        <w:top w:val="none" w:sz="0" w:space="0" w:color="auto"/>
        <w:left w:val="none" w:sz="0" w:space="0" w:color="auto"/>
        <w:bottom w:val="none" w:sz="0" w:space="0" w:color="auto"/>
        <w:right w:val="none" w:sz="0" w:space="0" w:color="auto"/>
      </w:divBdr>
    </w:div>
    <w:div w:id="37319900">
      <w:bodyDiv w:val="1"/>
      <w:marLeft w:val="0"/>
      <w:marRight w:val="0"/>
      <w:marTop w:val="0"/>
      <w:marBottom w:val="0"/>
      <w:divBdr>
        <w:top w:val="none" w:sz="0" w:space="0" w:color="auto"/>
        <w:left w:val="none" w:sz="0" w:space="0" w:color="auto"/>
        <w:bottom w:val="none" w:sz="0" w:space="0" w:color="auto"/>
        <w:right w:val="none" w:sz="0" w:space="0" w:color="auto"/>
      </w:divBdr>
      <w:divsChild>
        <w:div w:id="500704756">
          <w:marLeft w:val="0"/>
          <w:marRight w:val="0"/>
          <w:marTop w:val="0"/>
          <w:marBottom w:val="0"/>
          <w:divBdr>
            <w:top w:val="none" w:sz="0" w:space="0" w:color="auto"/>
            <w:left w:val="none" w:sz="0" w:space="0" w:color="auto"/>
            <w:bottom w:val="none" w:sz="0" w:space="0" w:color="auto"/>
            <w:right w:val="none" w:sz="0" w:space="0" w:color="auto"/>
          </w:divBdr>
        </w:div>
      </w:divsChild>
    </w:div>
    <w:div w:id="72430783">
      <w:bodyDiv w:val="1"/>
      <w:marLeft w:val="0"/>
      <w:marRight w:val="0"/>
      <w:marTop w:val="0"/>
      <w:marBottom w:val="0"/>
      <w:divBdr>
        <w:top w:val="none" w:sz="0" w:space="0" w:color="auto"/>
        <w:left w:val="none" w:sz="0" w:space="0" w:color="auto"/>
        <w:bottom w:val="none" w:sz="0" w:space="0" w:color="auto"/>
        <w:right w:val="none" w:sz="0" w:space="0" w:color="auto"/>
      </w:divBdr>
      <w:divsChild>
        <w:div w:id="2042777215">
          <w:marLeft w:val="0"/>
          <w:marRight w:val="0"/>
          <w:marTop w:val="0"/>
          <w:marBottom w:val="0"/>
          <w:divBdr>
            <w:top w:val="none" w:sz="0" w:space="0" w:color="auto"/>
            <w:left w:val="none" w:sz="0" w:space="0" w:color="auto"/>
            <w:bottom w:val="none" w:sz="0" w:space="0" w:color="auto"/>
            <w:right w:val="none" w:sz="0" w:space="0" w:color="auto"/>
          </w:divBdr>
          <w:divsChild>
            <w:div w:id="122162369">
              <w:marLeft w:val="0"/>
              <w:marRight w:val="0"/>
              <w:marTop w:val="0"/>
              <w:marBottom w:val="0"/>
              <w:divBdr>
                <w:top w:val="none" w:sz="0" w:space="0" w:color="auto"/>
                <w:left w:val="none" w:sz="0" w:space="0" w:color="auto"/>
                <w:bottom w:val="none" w:sz="0" w:space="0" w:color="auto"/>
                <w:right w:val="none" w:sz="0" w:space="0" w:color="auto"/>
              </w:divBdr>
            </w:div>
            <w:div w:id="305398494">
              <w:marLeft w:val="0"/>
              <w:marRight w:val="0"/>
              <w:marTop w:val="0"/>
              <w:marBottom w:val="0"/>
              <w:divBdr>
                <w:top w:val="none" w:sz="0" w:space="0" w:color="auto"/>
                <w:left w:val="none" w:sz="0" w:space="0" w:color="auto"/>
                <w:bottom w:val="none" w:sz="0" w:space="0" w:color="auto"/>
                <w:right w:val="none" w:sz="0" w:space="0" w:color="auto"/>
              </w:divBdr>
            </w:div>
            <w:div w:id="1468400586">
              <w:marLeft w:val="0"/>
              <w:marRight w:val="0"/>
              <w:marTop w:val="0"/>
              <w:marBottom w:val="0"/>
              <w:divBdr>
                <w:top w:val="none" w:sz="0" w:space="0" w:color="auto"/>
                <w:left w:val="none" w:sz="0" w:space="0" w:color="auto"/>
                <w:bottom w:val="none" w:sz="0" w:space="0" w:color="auto"/>
                <w:right w:val="none" w:sz="0" w:space="0" w:color="auto"/>
              </w:divBdr>
            </w:div>
            <w:div w:id="151657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6485">
      <w:bodyDiv w:val="1"/>
      <w:marLeft w:val="0"/>
      <w:marRight w:val="0"/>
      <w:marTop w:val="0"/>
      <w:marBottom w:val="0"/>
      <w:divBdr>
        <w:top w:val="none" w:sz="0" w:space="0" w:color="auto"/>
        <w:left w:val="none" w:sz="0" w:space="0" w:color="auto"/>
        <w:bottom w:val="none" w:sz="0" w:space="0" w:color="auto"/>
        <w:right w:val="none" w:sz="0" w:space="0" w:color="auto"/>
      </w:divBdr>
      <w:divsChild>
        <w:div w:id="153647373">
          <w:marLeft w:val="360"/>
          <w:marRight w:val="0"/>
          <w:marTop w:val="200"/>
          <w:marBottom w:val="0"/>
          <w:divBdr>
            <w:top w:val="none" w:sz="0" w:space="0" w:color="auto"/>
            <w:left w:val="none" w:sz="0" w:space="0" w:color="auto"/>
            <w:bottom w:val="none" w:sz="0" w:space="0" w:color="auto"/>
            <w:right w:val="none" w:sz="0" w:space="0" w:color="auto"/>
          </w:divBdr>
        </w:div>
        <w:div w:id="370614263">
          <w:marLeft w:val="360"/>
          <w:marRight w:val="0"/>
          <w:marTop w:val="200"/>
          <w:marBottom w:val="0"/>
          <w:divBdr>
            <w:top w:val="none" w:sz="0" w:space="0" w:color="auto"/>
            <w:left w:val="none" w:sz="0" w:space="0" w:color="auto"/>
            <w:bottom w:val="none" w:sz="0" w:space="0" w:color="auto"/>
            <w:right w:val="none" w:sz="0" w:space="0" w:color="auto"/>
          </w:divBdr>
        </w:div>
        <w:div w:id="586572880">
          <w:marLeft w:val="360"/>
          <w:marRight w:val="0"/>
          <w:marTop w:val="200"/>
          <w:marBottom w:val="0"/>
          <w:divBdr>
            <w:top w:val="none" w:sz="0" w:space="0" w:color="auto"/>
            <w:left w:val="none" w:sz="0" w:space="0" w:color="auto"/>
            <w:bottom w:val="none" w:sz="0" w:space="0" w:color="auto"/>
            <w:right w:val="none" w:sz="0" w:space="0" w:color="auto"/>
          </w:divBdr>
        </w:div>
        <w:div w:id="640965940">
          <w:marLeft w:val="360"/>
          <w:marRight w:val="0"/>
          <w:marTop w:val="200"/>
          <w:marBottom w:val="0"/>
          <w:divBdr>
            <w:top w:val="none" w:sz="0" w:space="0" w:color="auto"/>
            <w:left w:val="none" w:sz="0" w:space="0" w:color="auto"/>
            <w:bottom w:val="none" w:sz="0" w:space="0" w:color="auto"/>
            <w:right w:val="none" w:sz="0" w:space="0" w:color="auto"/>
          </w:divBdr>
        </w:div>
        <w:div w:id="1900482040">
          <w:marLeft w:val="360"/>
          <w:marRight w:val="0"/>
          <w:marTop w:val="200"/>
          <w:marBottom w:val="0"/>
          <w:divBdr>
            <w:top w:val="none" w:sz="0" w:space="0" w:color="auto"/>
            <w:left w:val="none" w:sz="0" w:space="0" w:color="auto"/>
            <w:bottom w:val="none" w:sz="0" w:space="0" w:color="auto"/>
            <w:right w:val="none" w:sz="0" w:space="0" w:color="auto"/>
          </w:divBdr>
        </w:div>
      </w:divsChild>
    </w:div>
    <w:div w:id="118646529">
      <w:bodyDiv w:val="1"/>
      <w:marLeft w:val="0"/>
      <w:marRight w:val="0"/>
      <w:marTop w:val="0"/>
      <w:marBottom w:val="0"/>
      <w:divBdr>
        <w:top w:val="none" w:sz="0" w:space="0" w:color="auto"/>
        <w:left w:val="none" w:sz="0" w:space="0" w:color="auto"/>
        <w:bottom w:val="none" w:sz="0" w:space="0" w:color="auto"/>
        <w:right w:val="none" w:sz="0" w:space="0" w:color="auto"/>
      </w:divBdr>
      <w:divsChild>
        <w:div w:id="815804730">
          <w:marLeft w:val="0"/>
          <w:marRight w:val="0"/>
          <w:marTop w:val="0"/>
          <w:marBottom w:val="0"/>
          <w:divBdr>
            <w:top w:val="none" w:sz="0" w:space="0" w:color="auto"/>
            <w:left w:val="none" w:sz="0" w:space="0" w:color="auto"/>
            <w:bottom w:val="none" w:sz="0" w:space="0" w:color="auto"/>
            <w:right w:val="none" w:sz="0" w:space="0" w:color="auto"/>
          </w:divBdr>
          <w:divsChild>
            <w:div w:id="405960530">
              <w:marLeft w:val="0"/>
              <w:marRight w:val="0"/>
              <w:marTop w:val="0"/>
              <w:marBottom w:val="0"/>
              <w:divBdr>
                <w:top w:val="none" w:sz="0" w:space="0" w:color="auto"/>
                <w:left w:val="none" w:sz="0" w:space="0" w:color="auto"/>
                <w:bottom w:val="none" w:sz="0" w:space="0" w:color="auto"/>
                <w:right w:val="none" w:sz="0" w:space="0" w:color="auto"/>
              </w:divBdr>
              <w:divsChild>
                <w:div w:id="1416434236">
                  <w:marLeft w:val="0"/>
                  <w:marRight w:val="0"/>
                  <w:marTop w:val="0"/>
                  <w:marBottom w:val="0"/>
                  <w:divBdr>
                    <w:top w:val="none" w:sz="0" w:space="0" w:color="auto"/>
                    <w:left w:val="none" w:sz="0" w:space="0" w:color="auto"/>
                    <w:bottom w:val="none" w:sz="0" w:space="0" w:color="auto"/>
                    <w:right w:val="none" w:sz="0" w:space="0" w:color="auto"/>
                  </w:divBdr>
                </w:div>
              </w:divsChild>
            </w:div>
            <w:div w:id="759300722">
              <w:marLeft w:val="0"/>
              <w:marRight w:val="0"/>
              <w:marTop w:val="0"/>
              <w:marBottom w:val="0"/>
              <w:divBdr>
                <w:top w:val="none" w:sz="0" w:space="0" w:color="auto"/>
                <w:left w:val="none" w:sz="0" w:space="0" w:color="auto"/>
                <w:bottom w:val="none" w:sz="0" w:space="0" w:color="auto"/>
                <w:right w:val="none" w:sz="0" w:space="0" w:color="auto"/>
              </w:divBdr>
              <w:divsChild>
                <w:div w:id="3338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8569">
      <w:bodyDiv w:val="1"/>
      <w:marLeft w:val="0"/>
      <w:marRight w:val="0"/>
      <w:marTop w:val="0"/>
      <w:marBottom w:val="0"/>
      <w:divBdr>
        <w:top w:val="none" w:sz="0" w:space="0" w:color="auto"/>
        <w:left w:val="none" w:sz="0" w:space="0" w:color="auto"/>
        <w:bottom w:val="none" w:sz="0" w:space="0" w:color="auto"/>
        <w:right w:val="none" w:sz="0" w:space="0" w:color="auto"/>
      </w:divBdr>
      <w:divsChild>
        <w:div w:id="95492484">
          <w:marLeft w:val="360"/>
          <w:marRight w:val="0"/>
          <w:marTop w:val="200"/>
          <w:marBottom w:val="0"/>
          <w:divBdr>
            <w:top w:val="none" w:sz="0" w:space="0" w:color="auto"/>
            <w:left w:val="none" w:sz="0" w:space="0" w:color="auto"/>
            <w:bottom w:val="none" w:sz="0" w:space="0" w:color="auto"/>
            <w:right w:val="none" w:sz="0" w:space="0" w:color="auto"/>
          </w:divBdr>
        </w:div>
        <w:div w:id="540869298">
          <w:marLeft w:val="1080"/>
          <w:marRight w:val="0"/>
          <w:marTop w:val="100"/>
          <w:marBottom w:val="0"/>
          <w:divBdr>
            <w:top w:val="none" w:sz="0" w:space="0" w:color="auto"/>
            <w:left w:val="none" w:sz="0" w:space="0" w:color="auto"/>
            <w:bottom w:val="none" w:sz="0" w:space="0" w:color="auto"/>
            <w:right w:val="none" w:sz="0" w:space="0" w:color="auto"/>
          </w:divBdr>
        </w:div>
        <w:div w:id="1737432283">
          <w:marLeft w:val="1080"/>
          <w:marRight w:val="0"/>
          <w:marTop w:val="100"/>
          <w:marBottom w:val="0"/>
          <w:divBdr>
            <w:top w:val="none" w:sz="0" w:space="0" w:color="auto"/>
            <w:left w:val="none" w:sz="0" w:space="0" w:color="auto"/>
            <w:bottom w:val="none" w:sz="0" w:space="0" w:color="auto"/>
            <w:right w:val="none" w:sz="0" w:space="0" w:color="auto"/>
          </w:divBdr>
        </w:div>
      </w:divsChild>
    </w:div>
    <w:div w:id="218824831">
      <w:bodyDiv w:val="1"/>
      <w:marLeft w:val="0"/>
      <w:marRight w:val="0"/>
      <w:marTop w:val="0"/>
      <w:marBottom w:val="0"/>
      <w:divBdr>
        <w:top w:val="none" w:sz="0" w:space="0" w:color="auto"/>
        <w:left w:val="none" w:sz="0" w:space="0" w:color="auto"/>
        <w:bottom w:val="none" w:sz="0" w:space="0" w:color="auto"/>
        <w:right w:val="none" w:sz="0" w:space="0" w:color="auto"/>
      </w:divBdr>
      <w:divsChild>
        <w:div w:id="104276853">
          <w:marLeft w:val="360"/>
          <w:marRight w:val="0"/>
          <w:marTop w:val="200"/>
          <w:marBottom w:val="0"/>
          <w:divBdr>
            <w:top w:val="none" w:sz="0" w:space="0" w:color="auto"/>
            <w:left w:val="none" w:sz="0" w:space="0" w:color="auto"/>
            <w:bottom w:val="none" w:sz="0" w:space="0" w:color="auto"/>
            <w:right w:val="none" w:sz="0" w:space="0" w:color="auto"/>
          </w:divBdr>
        </w:div>
        <w:div w:id="338629333">
          <w:marLeft w:val="360"/>
          <w:marRight w:val="0"/>
          <w:marTop w:val="200"/>
          <w:marBottom w:val="0"/>
          <w:divBdr>
            <w:top w:val="none" w:sz="0" w:space="0" w:color="auto"/>
            <w:left w:val="none" w:sz="0" w:space="0" w:color="auto"/>
            <w:bottom w:val="none" w:sz="0" w:space="0" w:color="auto"/>
            <w:right w:val="none" w:sz="0" w:space="0" w:color="auto"/>
          </w:divBdr>
        </w:div>
        <w:div w:id="1054309049">
          <w:marLeft w:val="360"/>
          <w:marRight w:val="0"/>
          <w:marTop w:val="200"/>
          <w:marBottom w:val="0"/>
          <w:divBdr>
            <w:top w:val="none" w:sz="0" w:space="0" w:color="auto"/>
            <w:left w:val="none" w:sz="0" w:space="0" w:color="auto"/>
            <w:bottom w:val="none" w:sz="0" w:space="0" w:color="auto"/>
            <w:right w:val="none" w:sz="0" w:space="0" w:color="auto"/>
          </w:divBdr>
        </w:div>
        <w:div w:id="1702049387">
          <w:marLeft w:val="360"/>
          <w:marRight w:val="0"/>
          <w:marTop w:val="200"/>
          <w:marBottom w:val="0"/>
          <w:divBdr>
            <w:top w:val="none" w:sz="0" w:space="0" w:color="auto"/>
            <w:left w:val="none" w:sz="0" w:space="0" w:color="auto"/>
            <w:bottom w:val="none" w:sz="0" w:space="0" w:color="auto"/>
            <w:right w:val="none" w:sz="0" w:space="0" w:color="auto"/>
          </w:divBdr>
        </w:div>
        <w:div w:id="1734965261">
          <w:marLeft w:val="360"/>
          <w:marRight w:val="0"/>
          <w:marTop w:val="200"/>
          <w:marBottom w:val="0"/>
          <w:divBdr>
            <w:top w:val="none" w:sz="0" w:space="0" w:color="auto"/>
            <w:left w:val="none" w:sz="0" w:space="0" w:color="auto"/>
            <w:bottom w:val="none" w:sz="0" w:space="0" w:color="auto"/>
            <w:right w:val="none" w:sz="0" w:space="0" w:color="auto"/>
          </w:divBdr>
        </w:div>
      </w:divsChild>
    </w:div>
    <w:div w:id="219680120">
      <w:bodyDiv w:val="1"/>
      <w:marLeft w:val="0"/>
      <w:marRight w:val="0"/>
      <w:marTop w:val="0"/>
      <w:marBottom w:val="0"/>
      <w:divBdr>
        <w:top w:val="none" w:sz="0" w:space="0" w:color="auto"/>
        <w:left w:val="none" w:sz="0" w:space="0" w:color="auto"/>
        <w:bottom w:val="none" w:sz="0" w:space="0" w:color="auto"/>
        <w:right w:val="none" w:sz="0" w:space="0" w:color="auto"/>
      </w:divBdr>
      <w:divsChild>
        <w:div w:id="1533493359">
          <w:marLeft w:val="0"/>
          <w:marRight w:val="0"/>
          <w:marTop w:val="0"/>
          <w:marBottom w:val="0"/>
          <w:divBdr>
            <w:top w:val="none" w:sz="0" w:space="0" w:color="auto"/>
            <w:left w:val="none" w:sz="0" w:space="0" w:color="auto"/>
            <w:bottom w:val="none" w:sz="0" w:space="0" w:color="auto"/>
            <w:right w:val="none" w:sz="0" w:space="0" w:color="auto"/>
          </w:divBdr>
        </w:div>
      </w:divsChild>
    </w:div>
    <w:div w:id="256718333">
      <w:bodyDiv w:val="1"/>
      <w:marLeft w:val="0"/>
      <w:marRight w:val="0"/>
      <w:marTop w:val="0"/>
      <w:marBottom w:val="0"/>
      <w:divBdr>
        <w:top w:val="none" w:sz="0" w:space="0" w:color="auto"/>
        <w:left w:val="none" w:sz="0" w:space="0" w:color="auto"/>
        <w:bottom w:val="none" w:sz="0" w:space="0" w:color="auto"/>
        <w:right w:val="none" w:sz="0" w:space="0" w:color="auto"/>
      </w:divBdr>
      <w:divsChild>
        <w:div w:id="2135514069">
          <w:marLeft w:val="0"/>
          <w:marRight w:val="0"/>
          <w:marTop w:val="0"/>
          <w:marBottom w:val="0"/>
          <w:divBdr>
            <w:top w:val="none" w:sz="0" w:space="0" w:color="auto"/>
            <w:left w:val="none" w:sz="0" w:space="0" w:color="auto"/>
            <w:bottom w:val="none" w:sz="0" w:space="0" w:color="auto"/>
            <w:right w:val="none" w:sz="0" w:space="0" w:color="auto"/>
          </w:divBdr>
          <w:divsChild>
            <w:div w:id="23294113">
              <w:marLeft w:val="0"/>
              <w:marRight w:val="0"/>
              <w:marTop w:val="0"/>
              <w:marBottom w:val="0"/>
              <w:divBdr>
                <w:top w:val="none" w:sz="0" w:space="0" w:color="auto"/>
                <w:left w:val="none" w:sz="0" w:space="0" w:color="auto"/>
                <w:bottom w:val="none" w:sz="0" w:space="0" w:color="auto"/>
                <w:right w:val="none" w:sz="0" w:space="0" w:color="auto"/>
              </w:divBdr>
            </w:div>
            <w:div w:id="507060832">
              <w:marLeft w:val="0"/>
              <w:marRight w:val="0"/>
              <w:marTop w:val="0"/>
              <w:marBottom w:val="0"/>
              <w:divBdr>
                <w:top w:val="none" w:sz="0" w:space="0" w:color="auto"/>
                <w:left w:val="none" w:sz="0" w:space="0" w:color="auto"/>
                <w:bottom w:val="none" w:sz="0" w:space="0" w:color="auto"/>
                <w:right w:val="none" w:sz="0" w:space="0" w:color="auto"/>
              </w:divBdr>
            </w:div>
            <w:div w:id="562059053">
              <w:marLeft w:val="0"/>
              <w:marRight w:val="0"/>
              <w:marTop w:val="0"/>
              <w:marBottom w:val="0"/>
              <w:divBdr>
                <w:top w:val="none" w:sz="0" w:space="0" w:color="auto"/>
                <w:left w:val="none" w:sz="0" w:space="0" w:color="auto"/>
                <w:bottom w:val="none" w:sz="0" w:space="0" w:color="auto"/>
                <w:right w:val="none" w:sz="0" w:space="0" w:color="auto"/>
              </w:divBdr>
              <w:divsChild>
                <w:div w:id="156188807">
                  <w:marLeft w:val="0"/>
                  <w:marRight w:val="0"/>
                  <w:marTop w:val="0"/>
                  <w:marBottom w:val="0"/>
                  <w:divBdr>
                    <w:top w:val="none" w:sz="0" w:space="0" w:color="auto"/>
                    <w:left w:val="none" w:sz="0" w:space="0" w:color="auto"/>
                    <w:bottom w:val="none" w:sz="0" w:space="0" w:color="auto"/>
                    <w:right w:val="none" w:sz="0" w:space="0" w:color="auto"/>
                  </w:divBdr>
                </w:div>
              </w:divsChild>
            </w:div>
            <w:div w:id="758601168">
              <w:marLeft w:val="0"/>
              <w:marRight w:val="0"/>
              <w:marTop w:val="0"/>
              <w:marBottom w:val="0"/>
              <w:divBdr>
                <w:top w:val="none" w:sz="0" w:space="0" w:color="auto"/>
                <w:left w:val="none" w:sz="0" w:space="0" w:color="auto"/>
                <w:bottom w:val="none" w:sz="0" w:space="0" w:color="auto"/>
                <w:right w:val="none" w:sz="0" w:space="0" w:color="auto"/>
              </w:divBdr>
            </w:div>
            <w:div w:id="959072659">
              <w:marLeft w:val="0"/>
              <w:marRight w:val="0"/>
              <w:marTop w:val="0"/>
              <w:marBottom w:val="0"/>
              <w:divBdr>
                <w:top w:val="none" w:sz="0" w:space="0" w:color="auto"/>
                <w:left w:val="none" w:sz="0" w:space="0" w:color="auto"/>
                <w:bottom w:val="none" w:sz="0" w:space="0" w:color="auto"/>
                <w:right w:val="none" w:sz="0" w:space="0" w:color="auto"/>
              </w:divBdr>
            </w:div>
            <w:div w:id="147332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5355">
      <w:bodyDiv w:val="1"/>
      <w:marLeft w:val="0"/>
      <w:marRight w:val="0"/>
      <w:marTop w:val="0"/>
      <w:marBottom w:val="0"/>
      <w:divBdr>
        <w:top w:val="none" w:sz="0" w:space="0" w:color="auto"/>
        <w:left w:val="none" w:sz="0" w:space="0" w:color="auto"/>
        <w:bottom w:val="none" w:sz="0" w:space="0" w:color="auto"/>
        <w:right w:val="none" w:sz="0" w:space="0" w:color="auto"/>
      </w:divBdr>
      <w:divsChild>
        <w:div w:id="501046893">
          <w:marLeft w:val="0"/>
          <w:marRight w:val="0"/>
          <w:marTop w:val="0"/>
          <w:marBottom w:val="0"/>
          <w:divBdr>
            <w:top w:val="none" w:sz="0" w:space="0" w:color="auto"/>
            <w:left w:val="none" w:sz="0" w:space="0" w:color="auto"/>
            <w:bottom w:val="none" w:sz="0" w:space="0" w:color="auto"/>
            <w:right w:val="none" w:sz="0" w:space="0" w:color="auto"/>
          </w:divBdr>
          <w:divsChild>
            <w:div w:id="613365295">
              <w:marLeft w:val="0"/>
              <w:marRight w:val="0"/>
              <w:marTop w:val="0"/>
              <w:marBottom w:val="0"/>
              <w:divBdr>
                <w:top w:val="none" w:sz="0" w:space="0" w:color="auto"/>
                <w:left w:val="none" w:sz="0" w:space="0" w:color="auto"/>
                <w:bottom w:val="none" w:sz="0" w:space="0" w:color="auto"/>
                <w:right w:val="none" w:sz="0" w:space="0" w:color="auto"/>
              </w:divBdr>
            </w:div>
            <w:div w:id="1041785035">
              <w:marLeft w:val="0"/>
              <w:marRight w:val="0"/>
              <w:marTop w:val="0"/>
              <w:marBottom w:val="0"/>
              <w:divBdr>
                <w:top w:val="none" w:sz="0" w:space="0" w:color="auto"/>
                <w:left w:val="none" w:sz="0" w:space="0" w:color="auto"/>
                <w:bottom w:val="none" w:sz="0" w:space="0" w:color="auto"/>
                <w:right w:val="none" w:sz="0" w:space="0" w:color="auto"/>
              </w:divBdr>
            </w:div>
            <w:div w:id="1362245501">
              <w:marLeft w:val="0"/>
              <w:marRight w:val="0"/>
              <w:marTop w:val="0"/>
              <w:marBottom w:val="0"/>
              <w:divBdr>
                <w:top w:val="none" w:sz="0" w:space="0" w:color="auto"/>
                <w:left w:val="none" w:sz="0" w:space="0" w:color="auto"/>
                <w:bottom w:val="none" w:sz="0" w:space="0" w:color="auto"/>
                <w:right w:val="none" w:sz="0" w:space="0" w:color="auto"/>
              </w:divBdr>
            </w:div>
            <w:div w:id="207461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04271">
      <w:bodyDiv w:val="1"/>
      <w:marLeft w:val="0"/>
      <w:marRight w:val="0"/>
      <w:marTop w:val="0"/>
      <w:marBottom w:val="0"/>
      <w:divBdr>
        <w:top w:val="none" w:sz="0" w:space="0" w:color="auto"/>
        <w:left w:val="none" w:sz="0" w:space="0" w:color="auto"/>
        <w:bottom w:val="none" w:sz="0" w:space="0" w:color="auto"/>
        <w:right w:val="none" w:sz="0" w:space="0" w:color="auto"/>
      </w:divBdr>
      <w:divsChild>
        <w:div w:id="1184048708">
          <w:marLeft w:val="0"/>
          <w:marRight w:val="0"/>
          <w:marTop w:val="0"/>
          <w:marBottom w:val="0"/>
          <w:divBdr>
            <w:top w:val="none" w:sz="0" w:space="0" w:color="auto"/>
            <w:left w:val="none" w:sz="0" w:space="0" w:color="auto"/>
            <w:bottom w:val="none" w:sz="0" w:space="0" w:color="auto"/>
            <w:right w:val="none" w:sz="0" w:space="0" w:color="auto"/>
          </w:divBdr>
          <w:divsChild>
            <w:div w:id="596988855">
              <w:marLeft w:val="0"/>
              <w:marRight w:val="0"/>
              <w:marTop w:val="0"/>
              <w:marBottom w:val="0"/>
              <w:divBdr>
                <w:top w:val="none" w:sz="0" w:space="0" w:color="auto"/>
                <w:left w:val="none" w:sz="0" w:space="0" w:color="auto"/>
                <w:bottom w:val="none" w:sz="0" w:space="0" w:color="auto"/>
                <w:right w:val="none" w:sz="0" w:space="0" w:color="auto"/>
              </w:divBdr>
              <w:divsChild>
                <w:div w:id="516358745">
                  <w:marLeft w:val="0"/>
                  <w:marRight w:val="0"/>
                  <w:marTop w:val="0"/>
                  <w:marBottom w:val="0"/>
                  <w:divBdr>
                    <w:top w:val="none" w:sz="0" w:space="0" w:color="auto"/>
                    <w:left w:val="none" w:sz="0" w:space="0" w:color="auto"/>
                    <w:bottom w:val="none" w:sz="0" w:space="0" w:color="auto"/>
                    <w:right w:val="none" w:sz="0" w:space="0" w:color="auto"/>
                  </w:divBdr>
                  <w:divsChild>
                    <w:div w:id="1655066320">
                      <w:marLeft w:val="0"/>
                      <w:marRight w:val="0"/>
                      <w:marTop w:val="0"/>
                      <w:marBottom w:val="0"/>
                      <w:divBdr>
                        <w:top w:val="none" w:sz="0" w:space="0" w:color="auto"/>
                        <w:left w:val="none" w:sz="0" w:space="0" w:color="auto"/>
                        <w:bottom w:val="none" w:sz="0" w:space="0" w:color="auto"/>
                        <w:right w:val="none" w:sz="0" w:space="0" w:color="auto"/>
                      </w:divBdr>
                      <w:divsChild>
                        <w:div w:id="2097550860">
                          <w:marLeft w:val="0"/>
                          <w:marRight w:val="0"/>
                          <w:marTop w:val="0"/>
                          <w:marBottom w:val="0"/>
                          <w:divBdr>
                            <w:top w:val="none" w:sz="0" w:space="0" w:color="auto"/>
                            <w:left w:val="none" w:sz="0" w:space="0" w:color="auto"/>
                            <w:bottom w:val="none" w:sz="0" w:space="0" w:color="auto"/>
                            <w:right w:val="none" w:sz="0" w:space="0" w:color="auto"/>
                          </w:divBdr>
                          <w:divsChild>
                            <w:div w:id="134482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3193695">
      <w:bodyDiv w:val="1"/>
      <w:marLeft w:val="0"/>
      <w:marRight w:val="0"/>
      <w:marTop w:val="0"/>
      <w:marBottom w:val="0"/>
      <w:divBdr>
        <w:top w:val="none" w:sz="0" w:space="0" w:color="auto"/>
        <w:left w:val="none" w:sz="0" w:space="0" w:color="auto"/>
        <w:bottom w:val="none" w:sz="0" w:space="0" w:color="auto"/>
        <w:right w:val="none" w:sz="0" w:space="0" w:color="auto"/>
      </w:divBdr>
      <w:divsChild>
        <w:div w:id="1670477612">
          <w:marLeft w:val="0"/>
          <w:marRight w:val="0"/>
          <w:marTop w:val="0"/>
          <w:marBottom w:val="0"/>
          <w:divBdr>
            <w:top w:val="none" w:sz="0" w:space="0" w:color="auto"/>
            <w:left w:val="none" w:sz="0" w:space="0" w:color="auto"/>
            <w:bottom w:val="none" w:sz="0" w:space="0" w:color="auto"/>
            <w:right w:val="none" w:sz="0" w:space="0" w:color="auto"/>
          </w:divBdr>
        </w:div>
      </w:divsChild>
    </w:div>
    <w:div w:id="348726841">
      <w:bodyDiv w:val="1"/>
      <w:marLeft w:val="0"/>
      <w:marRight w:val="0"/>
      <w:marTop w:val="0"/>
      <w:marBottom w:val="0"/>
      <w:divBdr>
        <w:top w:val="none" w:sz="0" w:space="0" w:color="auto"/>
        <w:left w:val="none" w:sz="0" w:space="0" w:color="auto"/>
        <w:bottom w:val="none" w:sz="0" w:space="0" w:color="auto"/>
        <w:right w:val="none" w:sz="0" w:space="0" w:color="auto"/>
      </w:divBdr>
    </w:div>
    <w:div w:id="353845246">
      <w:bodyDiv w:val="1"/>
      <w:marLeft w:val="0"/>
      <w:marRight w:val="0"/>
      <w:marTop w:val="0"/>
      <w:marBottom w:val="0"/>
      <w:divBdr>
        <w:top w:val="none" w:sz="0" w:space="0" w:color="auto"/>
        <w:left w:val="none" w:sz="0" w:space="0" w:color="auto"/>
        <w:bottom w:val="none" w:sz="0" w:space="0" w:color="auto"/>
        <w:right w:val="none" w:sz="0" w:space="0" w:color="auto"/>
      </w:divBdr>
    </w:div>
    <w:div w:id="381713008">
      <w:bodyDiv w:val="1"/>
      <w:marLeft w:val="0"/>
      <w:marRight w:val="0"/>
      <w:marTop w:val="0"/>
      <w:marBottom w:val="0"/>
      <w:divBdr>
        <w:top w:val="none" w:sz="0" w:space="0" w:color="auto"/>
        <w:left w:val="none" w:sz="0" w:space="0" w:color="auto"/>
        <w:bottom w:val="none" w:sz="0" w:space="0" w:color="auto"/>
        <w:right w:val="none" w:sz="0" w:space="0" w:color="auto"/>
      </w:divBdr>
      <w:divsChild>
        <w:div w:id="484709033">
          <w:marLeft w:val="360"/>
          <w:marRight w:val="0"/>
          <w:marTop w:val="200"/>
          <w:marBottom w:val="0"/>
          <w:divBdr>
            <w:top w:val="none" w:sz="0" w:space="0" w:color="auto"/>
            <w:left w:val="none" w:sz="0" w:space="0" w:color="auto"/>
            <w:bottom w:val="none" w:sz="0" w:space="0" w:color="auto"/>
            <w:right w:val="none" w:sz="0" w:space="0" w:color="auto"/>
          </w:divBdr>
        </w:div>
        <w:div w:id="616912891">
          <w:marLeft w:val="360"/>
          <w:marRight w:val="0"/>
          <w:marTop w:val="200"/>
          <w:marBottom w:val="0"/>
          <w:divBdr>
            <w:top w:val="none" w:sz="0" w:space="0" w:color="auto"/>
            <w:left w:val="none" w:sz="0" w:space="0" w:color="auto"/>
            <w:bottom w:val="none" w:sz="0" w:space="0" w:color="auto"/>
            <w:right w:val="none" w:sz="0" w:space="0" w:color="auto"/>
          </w:divBdr>
        </w:div>
        <w:div w:id="964045047">
          <w:marLeft w:val="360"/>
          <w:marRight w:val="0"/>
          <w:marTop w:val="200"/>
          <w:marBottom w:val="0"/>
          <w:divBdr>
            <w:top w:val="none" w:sz="0" w:space="0" w:color="auto"/>
            <w:left w:val="none" w:sz="0" w:space="0" w:color="auto"/>
            <w:bottom w:val="none" w:sz="0" w:space="0" w:color="auto"/>
            <w:right w:val="none" w:sz="0" w:space="0" w:color="auto"/>
          </w:divBdr>
        </w:div>
        <w:div w:id="1580140984">
          <w:marLeft w:val="360"/>
          <w:marRight w:val="0"/>
          <w:marTop w:val="200"/>
          <w:marBottom w:val="0"/>
          <w:divBdr>
            <w:top w:val="none" w:sz="0" w:space="0" w:color="auto"/>
            <w:left w:val="none" w:sz="0" w:space="0" w:color="auto"/>
            <w:bottom w:val="none" w:sz="0" w:space="0" w:color="auto"/>
            <w:right w:val="none" w:sz="0" w:space="0" w:color="auto"/>
          </w:divBdr>
        </w:div>
        <w:div w:id="2060744783">
          <w:marLeft w:val="360"/>
          <w:marRight w:val="0"/>
          <w:marTop w:val="200"/>
          <w:marBottom w:val="0"/>
          <w:divBdr>
            <w:top w:val="none" w:sz="0" w:space="0" w:color="auto"/>
            <w:left w:val="none" w:sz="0" w:space="0" w:color="auto"/>
            <w:bottom w:val="none" w:sz="0" w:space="0" w:color="auto"/>
            <w:right w:val="none" w:sz="0" w:space="0" w:color="auto"/>
          </w:divBdr>
        </w:div>
      </w:divsChild>
    </w:div>
    <w:div w:id="433945652">
      <w:bodyDiv w:val="1"/>
      <w:marLeft w:val="0"/>
      <w:marRight w:val="0"/>
      <w:marTop w:val="0"/>
      <w:marBottom w:val="0"/>
      <w:divBdr>
        <w:top w:val="none" w:sz="0" w:space="0" w:color="auto"/>
        <w:left w:val="none" w:sz="0" w:space="0" w:color="auto"/>
        <w:bottom w:val="none" w:sz="0" w:space="0" w:color="auto"/>
        <w:right w:val="none" w:sz="0" w:space="0" w:color="auto"/>
      </w:divBdr>
      <w:divsChild>
        <w:div w:id="2003972584">
          <w:marLeft w:val="0"/>
          <w:marRight w:val="0"/>
          <w:marTop w:val="0"/>
          <w:marBottom w:val="0"/>
          <w:divBdr>
            <w:top w:val="none" w:sz="0" w:space="0" w:color="auto"/>
            <w:left w:val="none" w:sz="0" w:space="0" w:color="auto"/>
            <w:bottom w:val="none" w:sz="0" w:space="0" w:color="auto"/>
            <w:right w:val="none" w:sz="0" w:space="0" w:color="auto"/>
          </w:divBdr>
        </w:div>
      </w:divsChild>
    </w:div>
    <w:div w:id="439492532">
      <w:bodyDiv w:val="1"/>
      <w:marLeft w:val="0"/>
      <w:marRight w:val="0"/>
      <w:marTop w:val="0"/>
      <w:marBottom w:val="0"/>
      <w:divBdr>
        <w:top w:val="none" w:sz="0" w:space="0" w:color="auto"/>
        <w:left w:val="none" w:sz="0" w:space="0" w:color="auto"/>
        <w:bottom w:val="none" w:sz="0" w:space="0" w:color="auto"/>
        <w:right w:val="none" w:sz="0" w:space="0" w:color="auto"/>
      </w:divBdr>
      <w:divsChild>
        <w:div w:id="778524512">
          <w:marLeft w:val="0"/>
          <w:marRight w:val="0"/>
          <w:marTop w:val="0"/>
          <w:marBottom w:val="0"/>
          <w:divBdr>
            <w:top w:val="none" w:sz="0" w:space="0" w:color="auto"/>
            <w:left w:val="none" w:sz="0" w:space="0" w:color="auto"/>
            <w:bottom w:val="none" w:sz="0" w:space="0" w:color="auto"/>
            <w:right w:val="none" w:sz="0" w:space="0" w:color="auto"/>
          </w:divBdr>
          <w:divsChild>
            <w:div w:id="639649888">
              <w:marLeft w:val="0"/>
              <w:marRight w:val="0"/>
              <w:marTop w:val="0"/>
              <w:marBottom w:val="0"/>
              <w:divBdr>
                <w:top w:val="none" w:sz="0" w:space="0" w:color="auto"/>
                <w:left w:val="none" w:sz="0" w:space="0" w:color="auto"/>
                <w:bottom w:val="none" w:sz="0" w:space="0" w:color="auto"/>
                <w:right w:val="none" w:sz="0" w:space="0" w:color="auto"/>
              </w:divBdr>
            </w:div>
            <w:div w:id="768475704">
              <w:marLeft w:val="0"/>
              <w:marRight w:val="0"/>
              <w:marTop w:val="0"/>
              <w:marBottom w:val="0"/>
              <w:divBdr>
                <w:top w:val="none" w:sz="0" w:space="0" w:color="auto"/>
                <w:left w:val="none" w:sz="0" w:space="0" w:color="auto"/>
                <w:bottom w:val="none" w:sz="0" w:space="0" w:color="auto"/>
                <w:right w:val="none" w:sz="0" w:space="0" w:color="auto"/>
              </w:divBdr>
            </w:div>
            <w:div w:id="2020237070">
              <w:marLeft w:val="0"/>
              <w:marRight w:val="0"/>
              <w:marTop w:val="0"/>
              <w:marBottom w:val="0"/>
              <w:divBdr>
                <w:top w:val="none" w:sz="0" w:space="0" w:color="auto"/>
                <w:left w:val="none" w:sz="0" w:space="0" w:color="auto"/>
                <w:bottom w:val="none" w:sz="0" w:space="0" w:color="auto"/>
                <w:right w:val="none" w:sz="0" w:space="0" w:color="auto"/>
              </w:divBdr>
            </w:div>
            <w:div w:id="203384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352866">
      <w:bodyDiv w:val="1"/>
      <w:marLeft w:val="0"/>
      <w:marRight w:val="0"/>
      <w:marTop w:val="0"/>
      <w:marBottom w:val="0"/>
      <w:divBdr>
        <w:top w:val="none" w:sz="0" w:space="0" w:color="auto"/>
        <w:left w:val="none" w:sz="0" w:space="0" w:color="auto"/>
        <w:bottom w:val="none" w:sz="0" w:space="0" w:color="auto"/>
        <w:right w:val="none" w:sz="0" w:space="0" w:color="auto"/>
      </w:divBdr>
      <w:divsChild>
        <w:div w:id="792215313">
          <w:marLeft w:val="0"/>
          <w:marRight w:val="0"/>
          <w:marTop w:val="0"/>
          <w:marBottom w:val="0"/>
          <w:divBdr>
            <w:top w:val="none" w:sz="0" w:space="0" w:color="auto"/>
            <w:left w:val="none" w:sz="0" w:space="0" w:color="auto"/>
            <w:bottom w:val="none" w:sz="0" w:space="0" w:color="auto"/>
            <w:right w:val="none" w:sz="0" w:space="0" w:color="auto"/>
          </w:divBdr>
        </w:div>
      </w:divsChild>
    </w:div>
    <w:div w:id="619847935">
      <w:bodyDiv w:val="1"/>
      <w:marLeft w:val="0"/>
      <w:marRight w:val="0"/>
      <w:marTop w:val="0"/>
      <w:marBottom w:val="0"/>
      <w:divBdr>
        <w:top w:val="none" w:sz="0" w:space="0" w:color="auto"/>
        <w:left w:val="none" w:sz="0" w:space="0" w:color="auto"/>
        <w:bottom w:val="none" w:sz="0" w:space="0" w:color="auto"/>
        <w:right w:val="none" w:sz="0" w:space="0" w:color="auto"/>
      </w:divBdr>
      <w:divsChild>
        <w:div w:id="232661425">
          <w:marLeft w:val="0"/>
          <w:marRight w:val="0"/>
          <w:marTop w:val="0"/>
          <w:marBottom w:val="0"/>
          <w:divBdr>
            <w:top w:val="none" w:sz="0" w:space="0" w:color="auto"/>
            <w:left w:val="none" w:sz="0" w:space="0" w:color="auto"/>
            <w:bottom w:val="none" w:sz="0" w:space="0" w:color="auto"/>
            <w:right w:val="none" w:sz="0" w:space="0" w:color="auto"/>
          </w:divBdr>
        </w:div>
      </w:divsChild>
    </w:div>
    <w:div w:id="622686379">
      <w:bodyDiv w:val="1"/>
      <w:marLeft w:val="0"/>
      <w:marRight w:val="0"/>
      <w:marTop w:val="0"/>
      <w:marBottom w:val="0"/>
      <w:divBdr>
        <w:top w:val="none" w:sz="0" w:space="0" w:color="auto"/>
        <w:left w:val="none" w:sz="0" w:space="0" w:color="auto"/>
        <w:bottom w:val="none" w:sz="0" w:space="0" w:color="auto"/>
        <w:right w:val="none" w:sz="0" w:space="0" w:color="auto"/>
      </w:divBdr>
    </w:div>
    <w:div w:id="647441808">
      <w:bodyDiv w:val="1"/>
      <w:marLeft w:val="0"/>
      <w:marRight w:val="0"/>
      <w:marTop w:val="0"/>
      <w:marBottom w:val="0"/>
      <w:divBdr>
        <w:top w:val="none" w:sz="0" w:space="0" w:color="auto"/>
        <w:left w:val="none" w:sz="0" w:space="0" w:color="auto"/>
        <w:bottom w:val="none" w:sz="0" w:space="0" w:color="auto"/>
        <w:right w:val="none" w:sz="0" w:space="0" w:color="auto"/>
      </w:divBdr>
      <w:divsChild>
        <w:div w:id="443967321">
          <w:marLeft w:val="360"/>
          <w:marRight w:val="0"/>
          <w:marTop w:val="0"/>
          <w:marBottom w:val="0"/>
          <w:divBdr>
            <w:top w:val="none" w:sz="0" w:space="0" w:color="auto"/>
            <w:left w:val="none" w:sz="0" w:space="0" w:color="auto"/>
            <w:bottom w:val="none" w:sz="0" w:space="0" w:color="auto"/>
            <w:right w:val="none" w:sz="0" w:space="0" w:color="auto"/>
          </w:divBdr>
        </w:div>
        <w:div w:id="496723833">
          <w:marLeft w:val="360"/>
          <w:marRight w:val="0"/>
          <w:marTop w:val="0"/>
          <w:marBottom w:val="0"/>
          <w:divBdr>
            <w:top w:val="none" w:sz="0" w:space="0" w:color="auto"/>
            <w:left w:val="none" w:sz="0" w:space="0" w:color="auto"/>
            <w:bottom w:val="none" w:sz="0" w:space="0" w:color="auto"/>
            <w:right w:val="none" w:sz="0" w:space="0" w:color="auto"/>
          </w:divBdr>
        </w:div>
        <w:div w:id="954289013">
          <w:marLeft w:val="360"/>
          <w:marRight w:val="0"/>
          <w:marTop w:val="0"/>
          <w:marBottom w:val="0"/>
          <w:divBdr>
            <w:top w:val="none" w:sz="0" w:space="0" w:color="auto"/>
            <w:left w:val="none" w:sz="0" w:space="0" w:color="auto"/>
            <w:bottom w:val="none" w:sz="0" w:space="0" w:color="auto"/>
            <w:right w:val="none" w:sz="0" w:space="0" w:color="auto"/>
          </w:divBdr>
        </w:div>
        <w:div w:id="1523976031">
          <w:marLeft w:val="360"/>
          <w:marRight w:val="0"/>
          <w:marTop w:val="0"/>
          <w:marBottom w:val="0"/>
          <w:divBdr>
            <w:top w:val="none" w:sz="0" w:space="0" w:color="auto"/>
            <w:left w:val="none" w:sz="0" w:space="0" w:color="auto"/>
            <w:bottom w:val="none" w:sz="0" w:space="0" w:color="auto"/>
            <w:right w:val="none" w:sz="0" w:space="0" w:color="auto"/>
          </w:divBdr>
        </w:div>
        <w:div w:id="2078552477">
          <w:marLeft w:val="360"/>
          <w:marRight w:val="0"/>
          <w:marTop w:val="0"/>
          <w:marBottom w:val="0"/>
          <w:divBdr>
            <w:top w:val="none" w:sz="0" w:space="0" w:color="auto"/>
            <w:left w:val="none" w:sz="0" w:space="0" w:color="auto"/>
            <w:bottom w:val="none" w:sz="0" w:space="0" w:color="auto"/>
            <w:right w:val="none" w:sz="0" w:space="0" w:color="auto"/>
          </w:divBdr>
        </w:div>
      </w:divsChild>
    </w:div>
    <w:div w:id="660038888">
      <w:bodyDiv w:val="1"/>
      <w:marLeft w:val="0"/>
      <w:marRight w:val="0"/>
      <w:marTop w:val="0"/>
      <w:marBottom w:val="0"/>
      <w:divBdr>
        <w:top w:val="none" w:sz="0" w:space="0" w:color="auto"/>
        <w:left w:val="none" w:sz="0" w:space="0" w:color="auto"/>
        <w:bottom w:val="none" w:sz="0" w:space="0" w:color="auto"/>
        <w:right w:val="none" w:sz="0" w:space="0" w:color="auto"/>
      </w:divBdr>
      <w:divsChild>
        <w:div w:id="1447307059">
          <w:marLeft w:val="0"/>
          <w:marRight w:val="0"/>
          <w:marTop w:val="15"/>
          <w:marBottom w:val="0"/>
          <w:divBdr>
            <w:top w:val="single" w:sz="48" w:space="0" w:color="auto"/>
            <w:left w:val="single" w:sz="48" w:space="0" w:color="auto"/>
            <w:bottom w:val="single" w:sz="48" w:space="0" w:color="auto"/>
            <w:right w:val="single" w:sz="48" w:space="0" w:color="auto"/>
          </w:divBdr>
          <w:divsChild>
            <w:div w:id="1049762536">
              <w:marLeft w:val="0"/>
              <w:marRight w:val="0"/>
              <w:marTop w:val="0"/>
              <w:marBottom w:val="0"/>
              <w:divBdr>
                <w:top w:val="none" w:sz="0" w:space="0" w:color="auto"/>
                <w:left w:val="none" w:sz="0" w:space="0" w:color="auto"/>
                <w:bottom w:val="none" w:sz="0" w:space="0" w:color="auto"/>
                <w:right w:val="none" w:sz="0" w:space="0" w:color="auto"/>
              </w:divBdr>
              <w:divsChild>
                <w:div w:id="42948050">
                  <w:marLeft w:val="0"/>
                  <w:marRight w:val="0"/>
                  <w:marTop w:val="0"/>
                  <w:marBottom w:val="0"/>
                  <w:divBdr>
                    <w:top w:val="none" w:sz="0" w:space="0" w:color="auto"/>
                    <w:left w:val="none" w:sz="0" w:space="0" w:color="auto"/>
                    <w:bottom w:val="none" w:sz="0" w:space="0" w:color="auto"/>
                    <w:right w:val="none" w:sz="0" w:space="0" w:color="auto"/>
                  </w:divBdr>
                </w:div>
                <w:div w:id="47001091">
                  <w:marLeft w:val="0"/>
                  <w:marRight w:val="0"/>
                  <w:marTop w:val="0"/>
                  <w:marBottom w:val="0"/>
                  <w:divBdr>
                    <w:top w:val="none" w:sz="0" w:space="0" w:color="auto"/>
                    <w:left w:val="none" w:sz="0" w:space="0" w:color="auto"/>
                    <w:bottom w:val="none" w:sz="0" w:space="0" w:color="auto"/>
                    <w:right w:val="none" w:sz="0" w:space="0" w:color="auto"/>
                  </w:divBdr>
                </w:div>
                <w:div w:id="89745592">
                  <w:marLeft w:val="0"/>
                  <w:marRight w:val="0"/>
                  <w:marTop w:val="0"/>
                  <w:marBottom w:val="0"/>
                  <w:divBdr>
                    <w:top w:val="none" w:sz="0" w:space="0" w:color="auto"/>
                    <w:left w:val="none" w:sz="0" w:space="0" w:color="auto"/>
                    <w:bottom w:val="none" w:sz="0" w:space="0" w:color="auto"/>
                    <w:right w:val="none" w:sz="0" w:space="0" w:color="auto"/>
                  </w:divBdr>
                </w:div>
                <w:div w:id="99254135">
                  <w:marLeft w:val="0"/>
                  <w:marRight w:val="0"/>
                  <w:marTop w:val="0"/>
                  <w:marBottom w:val="0"/>
                  <w:divBdr>
                    <w:top w:val="none" w:sz="0" w:space="0" w:color="auto"/>
                    <w:left w:val="none" w:sz="0" w:space="0" w:color="auto"/>
                    <w:bottom w:val="none" w:sz="0" w:space="0" w:color="auto"/>
                    <w:right w:val="none" w:sz="0" w:space="0" w:color="auto"/>
                  </w:divBdr>
                </w:div>
                <w:div w:id="112985907">
                  <w:marLeft w:val="0"/>
                  <w:marRight w:val="0"/>
                  <w:marTop w:val="0"/>
                  <w:marBottom w:val="0"/>
                  <w:divBdr>
                    <w:top w:val="none" w:sz="0" w:space="0" w:color="auto"/>
                    <w:left w:val="none" w:sz="0" w:space="0" w:color="auto"/>
                    <w:bottom w:val="none" w:sz="0" w:space="0" w:color="auto"/>
                    <w:right w:val="none" w:sz="0" w:space="0" w:color="auto"/>
                  </w:divBdr>
                </w:div>
                <w:div w:id="123013178">
                  <w:marLeft w:val="0"/>
                  <w:marRight w:val="0"/>
                  <w:marTop w:val="0"/>
                  <w:marBottom w:val="0"/>
                  <w:divBdr>
                    <w:top w:val="none" w:sz="0" w:space="0" w:color="auto"/>
                    <w:left w:val="none" w:sz="0" w:space="0" w:color="auto"/>
                    <w:bottom w:val="none" w:sz="0" w:space="0" w:color="auto"/>
                    <w:right w:val="none" w:sz="0" w:space="0" w:color="auto"/>
                  </w:divBdr>
                </w:div>
                <w:div w:id="160435875">
                  <w:marLeft w:val="0"/>
                  <w:marRight w:val="0"/>
                  <w:marTop w:val="0"/>
                  <w:marBottom w:val="0"/>
                  <w:divBdr>
                    <w:top w:val="none" w:sz="0" w:space="0" w:color="auto"/>
                    <w:left w:val="none" w:sz="0" w:space="0" w:color="auto"/>
                    <w:bottom w:val="none" w:sz="0" w:space="0" w:color="auto"/>
                    <w:right w:val="none" w:sz="0" w:space="0" w:color="auto"/>
                  </w:divBdr>
                </w:div>
                <w:div w:id="167063202">
                  <w:marLeft w:val="0"/>
                  <w:marRight w:val="0"/>
                  <w:marTop w:val="0"/>
                  <w:marBottom w:val="0"/>
                  <w:divBdr>
                    <w:top w:val="none" w:sz="0" w:space="0" w:color="auto"/>
                    <w:left w:val="none" w:sz="0" w:space="0" w:color="auto"/>
                    <w:bottom w:val="none" w:sz="0" w:space="0" w:color="auto"/>
                    <w:right w:val="none" w:sz="0" w:space="0" w:color="auto"/>
                  </w:divBdr>
                </w:div>
                <w:div w:id="183402118">
                  <w:marLeft w:val="0"/>
                  <w:marRight w:val="0"/>
                  <w:marTop w:val="0"/>
                  <w:marBottom w:val="0"/>
                  <w:divBdr>
                    <w:top w:val="none" w:sz="0" w:space="0" w:color="auto"/>
                    <w:left w:val="none" w:sz="0" w:space="0" w:color="auto"/>
                    <w:bottom w:val="none" w:sz="0" w:space="0" w:color="auto"/>
                    <w:right w:val="none" w:sz="0" w:space="0" w:color="auto"/>
                  </w:divBdr>
                </w:div>
                <w:div w:id="195504444">
                  <w:marLeft w:val="0"/>
                  <w:marRight w:val="0"/>
                  <w:marTop w:val="0"/>
                  <w:marBottom w:val="0"/>
                  <w:divBdr>
                    <w:top w:val="none" w:sz="0" w:space="0" w:color="auto"/>
                    <w:left w:val="none" w:sz="0" w:space="0" w:color="auto"/>
                    <w:bottom w:val="none" w:sz="0" w:space="0" w:color="auto"/>
                    <w:right w:val="none" w:sz="0" w:space="0" w:color="auto"/>
                  </w:divBdr>
                </w:div>
                <w:div w:id="282616091">
                  <w:marLeft w:val="0"/>
                  <w:marRight w:val="0"/>
                  <w:marTop w:val="0"/>
                  <w:marBottom w:val="0"/>
                  <w:divBdr>
                    <w:top w:val="none" w:sz="0" w:space="0" w:color="auto"/>
                    <w:left w:val="none" w:sz="0" w:space="0" w:color="auto"/>
                    <w:bottom w:val="none" w:sz="0" w:space="0" w:color="auto"/>
                    <w:right w:val="none" w:sz="0" w:space="0" w:color="auto"/>
                  </w:divBdr>
                </w:div>
                <w:div w:id="311177086">
                  <w:marLeft w:val="0"/>
                  <w:marRight w:val="0"/>
                  <w:marTop w:val="0"/>
                  <w:marBottom w:val="0"/>
                  <w:divBdr>
                    <w:top w:val="none" w:sz="0" w:space="0" w:color="auto"/>
                    <w:left w:val="none" w:sz="0" w:space="0" w:color="auto"/>
                    <w:bottom w:val="none" w:sz="0" w:space="0" w:color="auto"/>
                    <w:right w:val="none" w:sz="0" w:space="0" w:color="auto"/>
                  </w:divBdr>
                </w:div>
                <w:div w:id="459493074">
                  <w:marLeft w:val="0"/>
                  <w:marRight w:val="0"/>
                  <w:marTop w:val="0"/>
                  <w:marBottom w:val="0"/>
                  <w:divBdr>
                    <w:top w:val="none" w:sz="0" w:space="0" w:color="auto"/>
                    <w:left w:val="none" w:sz="0" w:space="0" w:color="auto"/>
                    <w:bottom w:val="none" w:sz="0" w:space="0" w:color="auto"/>
                    <w:right w:val="none" w:sz="0" w:space="0" w:color="auto"/>
                  </w:divBdr>
                </w:div>
                <w:div w:id="489098331">
                  <w:marLeft w:val="0"/>
                  <w:marRight w:val="0"/>
                  <w:marTop w:val="0"/>
                  <w:marBottom w:val="0"/>
                  <w:divBdr>
                    <w:top w:val="none" w:sz="0" w:space="0" w:color="auto"/>
                    <w:left w:val="none" w:sz="0" w:space="0" w:color="auto"/>
                    <w:bottom w:val="none" w:sz="0" w:space="0" w:color="auto"/>
                    <w:right w:val="none" w:sz="0" w:space="0" w:color="auto"/>
                  </w:divBdr>
                </w:div>
                <w:div w:id="491410278">
                  <w:marLeft w:val="0"/>
                  <w:marRight w:val="0"/>
                  <w:marTop w:val="0"/>
                  <w:marBottom w:val="0"/>
                  <w:divBdr>
                    <w:top w:val="none" w:sz="0" w:space="0" w:color="auto"/>
                    <w:left w:val="none" w:sz="0" w:space="0" w:color="auto"/>
                    <w:bottom w:val="none" w:sz="0" w:space="0" w:color="auto"/>
                    <w:right w:val="none" w:sz="0" w:space="0" w:color="auto"/>
                  </w:divBdr>
                </w:div>
                <w:div w:id="536284320">
                  <w:marLeft w:val="0"/>
                  <w:marRight w:val="0"/>
                  <w:marTop w:val="0"/>
                  <w:marBottom w:val="0"/>
                  <w:divBdr>
                    <w:top w:val="none" w:sz="0" w:space="0" w:color="auto"/>
                    <w:left w:val="none" w:sz="0" w:space="0" w:color="auto"/>
                    <w:bottom w:val="none" w:sz="0" w:space="0" w:color="auto"/>
                    <w:right w:val="none" w:sz="0" w:space="0" w:color="auto"/>
                  </w:divBdr>
                </w:div>
                <w:div w:id="547913006">
                  <w:marLeft w:val="0"/>
                  <w:marRight w:val="0"/>
                  <w:marTop w:val="0"/>
                  <w:marBottom w:val="0"/>
                  <w:divBdr>
                    <w:top w:val="none" w:sz="0" w:space="0" w:color="auto"/>
                    <w:left w:val="none" w:sz="0" w:space="0" w:color="auto"/>
                    <w:bottom w:val="none" w:sz="0" w:space="0" w:color="auto"/>
                    <w:right w:val="none" w:sz="0" w:space="0" w:color="auto"/>
                  </w:divBdr>
                </w:div>
                <w:div w:id="566116002">
                  <w:marLeft w:val="0"/>
                  <w:marRight w:val="0"/>
                  <w:marTop w:val="0"/>
                  <w:marBottom w:val="0"/>
                  <w:divBdr>
                    <w:top w:val="none" w:sz="0" w:space="0" w:color="auto"/>
                    <w:left w:val="none" w:sz="0" w:space="0" w:color="auto"/>
                    <w:bottom w:val="none" w:sz="0" w:space="0" w:color="auto"/>
                    <w:right w:val="none" w:sz="0" w:space="0" w:color="auto"/>
                  </w:divBdr>
                </w:div>
                <w:div w:id="644820379">
                  <w:marLeft w:val="0"/>
                  <w:marRight w:val="0"/>
                  <w:marTop w:val="0"/>
                  <w:marBottom w:val="0"/>
                  <w:divBdr>
                    <w:top w:val="none" w:sz="0" w:space="0" w:color="auto"/>
                    <w:left w:val="none" w:sz="0" w:space="0" w:color="auto"/>
                    <w:bottom w:val="none" w:sz="0" w:space="0" w:color="auto"/>
                    <w:right w:val="none" w:sz="0" w:space="0" w:color="auto"/>
                  </w:divBdr>
                </w:div>
                <w:div w:id="664211615">
                  <w:marLeft w:val="0"/>
                  <w:marRight w:val="0"/>
                  <w:marTop w:val="0"/>
                  <w:marBottom w:val="0"/>
                  <w:divBdr>
                    <w:top w:val="none" w:sz="0" w:space="0" w:color="auto"/>
                    <w:left w:val="none" w:sz="0" w:space="0" w:color="auto"/>
                    <w:bottom w:val="none" w:sz="0" w:space="0" w:color="auto"/>
                    <w:right w:val="none" w:sz="0" w:space="0" w:color="auto"/>
                  </w:divBdr>
                </w:div>
                <w:div w:id="676538955">
                  <w:marLeft w:val="0"/>
                  <w:marRight w:val="0"/>
                  <w:marTop w:val="0"/>
                  <w:marBottom w:val="0"/>
                  <w:divBdr>
                    <w:top w:val="none" w:sz="0" w:space="0" w:color="auto"/>
                    <w:left w:val="none" w:sz="0" w:space="0" w:color="auto"/>
                    <w:bottom w:val="none" w:sz="0" w:space="0" w:color="auto"/>
                    <w:right w:val="none" w:sz="0" w:space="0" w:color="auto"/>
                  </w:divBdr>
                </w:div>
                <w:div w:id="688145806">
                  <w:marLeft w:val="0"/>
                  <w:marRight w:val="0"/>
                  <w:marTop w:val="0"/>
                  <w:marBottom w:val="0"/>
                  <w:divBdr>
                    <w:top w:val="none" w:sz="0" w:space="0" w:color="auto"/>
                    <w:left w:val="none" w:sz="0" w:space="0" w:color="auto"/>
                    <w:bottom w:val="none" w:sz="0" w:space="0" w:color="auto"/>
                    <w:right w:val="none" w:sz="0" w:space="0" w:color="auto"/>
                  </w:divBdr>
                </w:div>
                <w:div w:id="711080970">
                  <w:marLeft w:val="0"/>
                  <w:marRight w:val="0"/>
                  <w:marTop w:val="0"/>
                  <w:marBottom w:val="0"/>
                  <w:divBdr>
                    <w:top w:val="none" w:sz="0" w:space="0" w:color="auto"/>
                    <w:left w:val="none" w:sz="0" w:space="0" w:color="auto"/>
                    <w:bottom w:val="none" w:sz="0" w:space="0" w:color="auto"/>
                    <w:right w:val="none" w:sz="0" w:space="0" w:color="auto"/>
                  </w:divBdr>
                </w:div>
                <w:div w:id="737171871">
                  <w:marLeft w:val="0"/>
                  <w:marRight w:val="0"/>
                  <w:marTop w:val="0"/>
                  <w:marBottom w:val="0"/>
                  <w:divBdr>
                    <w:top w:val="none" w:sz="0" w:space="0" w:color="auto"/>
                    <w:left w:val="none" w:sz="0" w:space="0" w:color="auto"/>
                    <w:bottom w:val="none" w:sz="0" w:space="0" w:color="auto"/>
                    <w:right w:val="none" w:sz="0" w:space="0" w:color="auto"/>
                  </w:divBdr>
                </w:div>
                <w:div w:id="762533261">
                  <w:marLeft w:val="0"/>
                  <w:marRight w:val="0"/>
                  <w:marTop w:val="0"/>
                  <w:marBottom w:val="0"/>
                  <w:divBdr>
                    <w:top w:val="none" w:sz="0" w:space="0" w:color="auto"/>
                    <w:left w:val="none" w:sz="0" w:space="0" w:color="auto"/>
                    <w:bottom w:val="none" w:sz="0" w:space="0" w:color="auto"/>
                    <w:right w:val="none" w:sz="0" w:space="0" w:color="auto"/>
                  </w:divBdr>
                </w:div>
                <w:div w:id="762991889">
                  <w:marLeft w:val="0"/>
                  <w:marRight w:val="0"/>
                  <w:marTop w:val="0"/>
                  <w:marBottom w:val="0"/>
                  <w:divBdr>
                    <w:top w:val="none" w:sz="0" w:space="0" w:color="auto"/>
                    <w:left w:val="none" w:sz="0" w:space="0" w:color="auto"/>
                    <w:bottom w:val="none" w:sz="0" w:space="0" w:color="auto"/>
                    <w:right w:val="none" w:sz="0" w:space="0" w:color="auto"/>
                  </w:divBdr>
                </w:div>
                <w:div w:id="789712053">
                  <w:marLeft w:val="0"/>
                  <w:marRight w:val="0"/>
                  <w:marTop w:val="0"/>
                  <w:marBottom w:val="0"/>
                  <w:divBdr>
                    <w:top w:val="none" w:sz="0" w:space="0" w:color="auto"/>
                    <w:left w:val="none" w:sz="0" w:space="0" w:color="auto"/>
                    <w:bottom w:val="none" w:sz="0" w:space="0" w:color="auto"/>
                    <w:right w:val="none" w:sz="0" w:space="0" w:color="auto"/>
                  </w:divBdr>
                </w:div>
                <w:div w:id="791561504">
                  <w:marLeft w:val="0"/>
                  <w:marRight w:val="0"/>
                  <w:marTop w:val="0"/>
                  <w:marBottom w:val="0"/>
                  <w:divBdr>
                    <w:top w:val="none" w:sz="0" w:space="0" w:color="auto"/>
                    <w:left w:val="none" w:sz="0" w:space="0" w:color="auto"/>
                    <w:bottom w:val="none" w:sz="0" w:space="0" w:color="auto"/>
                    <w:right w:val="none" w:sz="0" w:space="0" w:color="auto"/>
                  </w:divBdr>
                </w:div>
                <w:div w:id="791754539">
                  <w:marLeft w:val="0"/>
                  <w:marRight w:val="0"/>
                  <w:marTop w:val="0"/>
                  <w:marBottom w:val="0"/>
                  <w:divBdr>
                    <w:top w:val="none" w:sz="0" w:space="0" w:color="auto"/>
                    <w:left w:val="none" w:sz="0" w:space="0" w:color="auto"/>
                    <w:bottom w:val="none" w:sz="0" w:space="0" w:color="auto"/>
                    <w:right w:val="none" w:sz="0" w:space="0" w:color="auto"/>
                  </w:divBdr>
                </w:div>
                <w:div w:id="909001651">
                  <w:marLeft w:val="0"/>
                  <w:marRight w:val="0"/>
                  <w:marTop w:val="0"/>
                  <w:marBottom w:val="0"/>
                  <w:divBdr>
                    <w:top w:val="none" w:sz="0" w:space="0" w:color="auto"/>
                    <w:left w:val="none" w:sz="0" w:space="0" w:color="auto"/>
                    <w:bottom w:val="none" w:sz="0" w:space="0" w:color="auto"/>
                    <w:right w:val="none" w:sz="0" w:space="0" w:color="auto"/>
                  </w:divBdr>
                </w:div>
                <w:div w:id="912466189">
                  <w:marLeft w:val="0"/>
                  <w:marRight w:val="0"/>
                  <w:marTop w:val="0"/>
                  <w:marBottom w:val="0"/>
                  <w:divBdr>
                    <w:top w:val="none" w:sz="0" w:space="0" w:color="auto"/>
                    <w:left w:val="none" w:sz="0" w:space="0" w:color="auto"/>
                    <w:bottom w:val="none" w:sz="0" w:space="0" w:color="auto"/>
                    <w:right w:val="none" w:sz="0" w:space="0" w:color="auto"/>
                  </w:divBdr>
                </w:div>
                <w:div w:id="937519821">
                  <w:marLeft w:val="0"/>
                  <w:marRight w:val="0"/>
                  <w:marTop w:val="0"/>
                  <w:marBottom w:val="0"/>
                  <w:divBdr>
                    <w:top w:val="none" w:sz="0" w:space="0" w:color="auto"/>
                    <w:left w:val="none" w:sz="0" w:space="0" w:color="auto"/>
                    <w:bottom w:val="none" w:sz="0" w:space="0" w:color="auto"/>
                    <w:right w:val="none" w:sz="0" w:space="0" w:color="auto"/>
                  </w:divBdr>
                </w:div>
                <w:div w:id="980772904">
                  <w:marLeft w:val="0"/>
                  <w:marRight w:val="0"/>
                  <w:marTop w:val="0"/>
                  <w:marBottom w:val="0"/>
                  <w:divBdr>
                    <w:top w:val="none" w:sz="0" w:space="0" w:color="auto"/>
                    <w:left w:val="none" w:sz="0" w:space="0" w:color="auto"/>
                    <w:bottom w:val="none" w:sz="0" w:space="0" w:color="auto"/>
                    <w:right w:val="none" w:sz="0" w:space="0" w:color="auto"/>
                  </w:divBdr>
                </w:div>
                <w:div w:id="1049694033">
                  <w:marLeft w:val="0"/>
                  <w:marRight w:val="0"/>
                  <w:marTop w:val="0"/>
                  <w:marBottom w:val="0"/>
                  <w:divBdr>
                    <w:top w:val="none" w:sz="0" w:space="0" w:color="auto"/>
                    <w:left w:val="none" w:sz="0" w:space="0" w:color="auto"/>
                    <w:bottom w:val="none" w:sz="0" w:space="0" w:color="auto"/>
                    <w:right w:val="none" w:sz="0" w:space="0" w:color="auto"/>
                  </w:divBdr>
                </w:div>
                <w:div w:id="1074088170">
                  <w:marLeft w:val="0"/>
                  <w:marRight w:val="0"/>
                  <w:marTop w:val="0"/>
                  <w:marBottom w:val="0"/>
                  <w:divBdr>
                    <w:top w:val="none" w:sz="0" w:space="0" w:color="auto"/>
                    <w:left w:val="none" w:sz="0" w:space="0" w:color="auto"/>
                    <w:bottom w:val="none" w:sz="0" w:space="0" w:color="auto"/>
                    <w:right w:val="none" w:sz="0" w:space="0" w:color="auto"/>
                  </w:divBdr>
                </w:div>
                <w:div w:id="1118330782">
                  <w:marLeft w:val="0"/>
                  <w:marRight w:val="0"/>
                  <w:marTop w:val="0"/>
                  <w:marBottom w:val="0"/>
                  <w:divBdr>
                    <w:top w:val="none" w:sz="0" w:space="0" w:color="auto"/>
                    <w:left w:val="none" w:sz="0" w:space="0" w:color="auto"/>
                    <w:bottom w:val="none" w:sz="0" w:space="0" w:color="auto"/>
                    <w:right w:val="none" w:sz="0" w:space="0" w:color="auto"/>
                  </w:divBdr>
                </w:div>
                <w:div w:id="1137407638">
                  <w:marLeft w:val="0"/>
                  <w:marRight w:val="0"/>
                  <w:marTop w:val="0"/>
                  <w:marBottom w:val="0"/>
                  <w:divBdr>
                    <w:top w:val="none" w:sz="0" w:space="0" w:color="auto"/>
                    <w:left w:val="none" w:sz="0" w:space="0" w:color="auto"/>
                    <w:bottom w:val="none" w:sz="0" w:space="0" w:color="auto"/>
                    <w:right w:val="none" w:sz="0" w:space="0" w:color="auto"/>
                  </w:divBdr>
                </w:div>
                <w:div w:id="1150755552">
                  <w:marLeft w:val="0"/>
                  <w:marRight w:val="0"/>
                  <w:marTop w:val="0"/>
                  <w:marBottom w:val="0"/>
                  <w:divBdr>
                    <w:top w:val="none" w:sz="0" w:space="0" w:color="auto"/>
                    <w:left w:val="none" w:sz="0" w:space="0" w:color="auto"/>
                    <w:bottom w:val="none" w:sz="0" w:space="0" w:color="auto"/>
                    <w:right w:val="none" w:sz="0" w:space="0" w:color="auto"/>
                  </w:divBdr>
                </w:div>
                <w:div w:id="1155607351">
                  <w:marLeft w:val="0"/>
                  <w:marRight w:val="0"/>
                  <w:marTop w:val="0"/>
                  <w:marBottom w:val="0"/>
                  <w:divBdr>
                    <w:top w:val="none" w:sz="0" w:space="0" w:color="auto"/>
                    <w:left w:val="none" w:sz="0" w:space="0" w:color="auto"/>
                    <w:bottom w:val="none" w:sz="0" w:space="0" w:color="auto"/>
                    <w:right w:val="none" w:sz="0" w:space="0" w:color="auto"/>
                  </w:divBdr>
                </w:div>
                <w:div w:id="1174414408">
                  <w:marLeft w:val="0"/>
                  <w:marRight w:val="0"/>
                  <w:marTop w:val="0"/>
                  <w:marBottom w:val="0"/>
                  <w:divBdr>
                    <w:top w:val="none" w:sz="0" w:space="0" w:color="auto"/>
                    <w:left w:val="none" w:sz="0" w:space="0" w:color="auto"/>
                    <w:bottom w:val="none" w:sz="0" w:space="0" w:color="auto"/>
                    <w:right w:val="none" w:sz="0" w:space="0" w:color="auto"/>
                  </w:divBdr>
                </w:div>
                <w:div w:id="1179926636">
                  <w:marLeft w:val="0"/>
                  <w:marRight w:val="0"/>
                  <w:marTop w:val="0"/>
                  <w:marBottom w:val="0"/>
                  <w:divBdr>
                    <w:top w:val="none" w:sz="0" w:space="0" w:color="auto"/>
                    <w:left w:val="none" w:sz="0" w:space="0" w:color="auto"/>
                    <w:bottom w:val="none" w:sz="0" w:space="0" w:color="auto"/>
                    <w:right w:val="none" w:sz="0" w:space="0" w:color="auto"/>
                  </w:divBdr>
                </w:div>
                <w:div w:id="1182470255">
                  <w:marLeft w:val="0"/>
                  <w:marRight w:val="0"/>
                  <w:marTop w:val="0"/>
                  <w:marBottom w:val="0"/>
                  <w:divBdr>
                    <w:top w:val="none" w:sz="0" w:space="0" w:color="auto"/>
                    <w:left w:val="none" w:sz="0" w:space="0" w:color="auto"/>
                    <w:bottom w:val="none" w:sz="0" w:space="0" w:color="auto"/>
                    <w:right w:val="none" w:sz="0" w:space="0" w:color="auto"/>
                  </w:divBdr>
                </w:div>
                <w:div w:id="1250040942">
                  <w:marLeft w:val="0"/>
                  <w:marRight w:val="0"/>
                  <w:marTop w:val="0"/>
                  <w:marBottom w:val="0"/>
                  <w:divBdr>
                    <w:top w:val="none" w:sz="0" w:space="0" w:color="auto"/>
                    <w:left w:val="none" w:sz="0" w:space="0" w:color="auto"/>
                    <w:bottom w:val="none" w:sz="0" w:space="0" w:color="auto"/>
                    <w:right w:val="none" w:sz="0" w:space="0" w:color="auto"/>
                  </w:divBdr>
                </w:div>
                <w:div w:id="1272856139">
                  <w:marLeft w:val="0"/>
                  <w:marRight w:val="0"/>
                  <w:marTop w:val="0"/>
                  <w:marBottom w:val="0"/>
                  <w:divBdr>
                    <w:top w:val="none" w:sz="0" w:space="0" w:color="auto"/>
                    <w:left w:val="none" w:sz="0" w:space="0" w:color="auto"/>
                    <w:bottom w:val="none" w:sz="0" w:space="0" w:color="auto"/>
                    <w:right w:val="none" w:sz="0" w:space="0" w:color="auto"/>
                  </w:divBdr>
                </w:div>
                <w:div w:id="1296251720">
                  <w:marLeft w:val="0"/>
                  <w:marRight w:val="0"/>
                  <w:marTop w:val="0"/>
                  <w:marBottom w:val="0"/>
                  <w:divBdr>
                    <w:top w:val="none" w:sz="0" w:space="0" w:color="auto"/>
                    <w:left w:val="none" w:sz="0" w:space="0" w:color="auto"/>
                    <w:bottom w:val="none" w:sz="0" w:space="0" w:color="auto"/>
                    <w:right w:val="none" w:sz="0" w:space="0" w:color="auto"/>
                  </w:divBdr>
                </w:div>
                <w:div w:id="1300963710">
                  <w:marLeft w:val="0"/>
                  <w:marRight w:val="0"/>
                  <w:marTop w:val="0"/>
                  <w:marBottom w:val="0"/>
                  <w:divBdr>
                    <w:top w:val="none" w:sz="0" w:space="0" w:color="auto"/>
                    <w:left w:val="none" w:sz="0" w:space="0" w:color="auto"/>
                    <w:bottom w:val="none" w:sz="0" w:space="0" w:color="auto"/>
                    <w:right w:val="none" w:sz="0" w:space="0" w:color="auto"/>
                  </w:divBdr>
                </w:div>
                <w:div w:id="1301039122">
                  <w:marLeft w:val="0"/>
                  <w:marRight w:val="0"/>
                  <w:marTop w:val="0"/>
                  <w:marBottom w:val="0"/>
                  <w:divBdr>
                    <w:top w:val="none" w:sz="0" w:space="0" w:color="auto"/>
                    <w:left w:val="none" w:sz="0" w:space="0" w:color="auto"/>
                    <w:bottom w:val="none" w:sz="0" w:space="0" w:color="auto"/>
                    <w:right w:val="none" w:sz="0" w:space="0" w:color="auto"/>
                  </w:divBdr>
                </w:div>
                <w:div w:id="1318001078">
                  <w:marLeft w:val="0"/>
                  <w:marRight w:val="0"/>
                  <w:marTop w:val="0"/>
                  <w:marBottom w:val="0"/>
                  <w:divBdr>
                    <w:top w:val="none" w:sz="0" w:space="0" w:color="auto"/>
                    <w:left w:val="none" w:sz="0" w:space="0" w:color="auto"/>
                    <w:bottom w:val="none" w:sz="0" w:space="0" w:color="auto"/>
                    <w:right w:val="none" w:sz="0" w:space="0" w:color="auto"/>
                  </w:divBdr>
                </w:div>
                <w:div w:id="1326934405">
                  <w:marLeft w:val="0"/>
                  <w:marRight w:val="0"/>
                  <w:marTop w:val="0"/>
                  <w:marBottom w:val="0"/>
                  <w:divBdr>
                    <w:top w:val="none" w:sz="0" w:space="0" w:color="auto"/>
                    <w:left w:val="none" w:sz="0" w:space="0" w:color="auto"/>
                    <w:bottom w:val="none" w:sz="0" w:space="0" w:color="auto"/>
                    <w:right w:val="none" w:sz="0" w:space="0" w:color="auto"/>
                  </w:divBdr>
                </w:div>
                <w:div w:id="1329288695">
                  <w:marLeft w:val="0"/>
                  <w:marRight w:val="0"/>
                  <w:marTop w:val="0"/>
                  <w:marBottom w:val="0"/>
                  <w:divBdr>
                    <w:top w:val="none" w:sz="0" w:space="0" w:color="auto"/>
                    <w:left w:val="none" w:sz="0" w:space="0" w:color="auto"/>
                    <w:bottom w:val="none" w:sz="0" w:space="0" w:color="auto"/>
                    <w:right w:val="none" w:sz="0" w:space="0" w:color="auto"/>
                  </w:divBdr>
                </w:div>
                <w:div w:id="1337346122">
                  <w:marLeft w:val="0"/>
                  <w:marRight w:val="0"/>
                  <w:marTop w:val="0"/>
                  <w:marBottom w:val="0"/>
                  <w:divBdr>
                    <w:top w:val="none" w:sz="0" w:space="0" w:color="auto"/>
                    <w:left w:val="none" w:sz="0" w:space="0" w:color="auto"/>
                    <w:bottom w:val="none" w:sz="0" w:space="0" w:color="auto"/>
                    <w:right w:val="none" w:sz="0" w:space="0" w:color="auto"/>
                  </w:divBdr>
                </w:div>
                <w:div w:id="1356885695">
                  <w:marLeft w:val="0"/>
                  <w:marRight w:val="0"/>
                  <w:marTop w:val="0"/>
                  <w:marBottom w:val="0"/>
                  <w:divBdr>
                    <w:top w:val="none" w:sz="0" w:space="0" w:color="auto"/>
                    <w:left w:val="none" w:sz="0" w:space="0" w:color="auto"/>
                    <w:bottom w:val="none" w:sz="0" w:space="0" w:color="auto"/>
                    <w:right w:val="none" w:sz="0" w:space="0" w:color="auto"/>
                  </w:divBdr>
                </w:div>
                <w:div w:id="1432360240">
                  <w:marLeft w:val="0"/>
                  <w:marRight w:val="0"/>
                  <w:marTop w:val="0"/>
                  <w:marBottom w:val="0"/>
                  <w:divBdr>
                    <w:top w:val="none" w:sz="0" w:space="0" w:color="auto"/>
                    <w:left w:val="none" w:sz="0" w:space="0" w:color="auto"/>
                    <w:bottom w:val="none" w:sz="0" w:space="0" w:color="auto"/>
                    <w:right w:val="none" w:sz="0" w:space="0" w:color="auto"/>
                  </w:divBdr>
                </w:div>
                <w:div w:id="1452900244">
                  <w:marLeft w:val="0"/>
                  <w:marRight w:val="0"/>
                  <w:marTop w:val="0"/>
                  <w:marBottom w:val="0"/>
                  <w:divBdr>
                    <w:top w:val="none" w:sz="0" w:space="0" w:color="auto"/>
                    <w:left w:val="none" w:sz="0" w:space="0" w:color="auto"/>
                    <w:bottom w:val="none" w:sz="0" w:space="0" w:color="auto"/>
                    <w:right w:val="none" w:sz="0" w:space="0" w:color="auto"/>
                  </w:divBdr>
                </w:div>
                <w:div w:id="1459643020">
                  <w:marLeft w:val="0"/>
                  <w:marRight w:val="0"/>
                  <w:marTop w:val="0"/>
                  <w:marBottom w:val="0"/>
                  <w:divBdr>
                    <w:top w:val="none" w:sz="0" w:space="0" w:color="auto"/>
                    <w:left w:val="none" w:sz="0" w:space="0" w:color="auto"/>
                    <w:bottom w:val="none" w:sz="0" w:space="0" w:color="auto"/>
                    <w:right w:val="none" w:sz="0" w:space="0" w:color="auto"/>
                  </w:divBdr>
                </w:div>
                <w:div w:id="1463764325">
                  <w:marLeft w:val="0"/>
                  <w:marRight w:val="0"/>
                  <w:marTop w:val="0"/>
                  <w:marBottom w:val="0"/>
                  <w:divBdr>
                    <w:top w:val="none" w:sz="0" w:space="0" w:color="auto"/>
                    <w:left w:val="none" w:sz="0" w:space="0" w:color="auto"/>
                    <w:bottom w:val="none" w:sz="0" w:space="0" w:color="auto"/>
                    <w:right w:val="none" w:sz="0" w:space="0" w:color="auto"/>
                  </w:divBdr>
                </w:div>
                <w:div w:id="1537356436">
                  <w:marLeft w:val="0"/>
                  <w:marRight w:val="0"/>
                  <w:marTop w:val="0"/>
                  <w:marBottom w:val="0"/>
                  <w:divBdr>
                    <w:top w:val="none" w:sz="0" w:space="0" w:color="auto"/>
                    <w:left w:val="none" w:sz="0" w:space="0" w:color="auto"/>
                    <w:bottom w:val="none" w:sz="0" w:space="0" w:color="auto"/>
                    <w:right w:val="none" w:sz="0" w:space="0" w:color="auto"/>
                  </w:divBdr>
                </w:div>
                <w:div w:id="1646276712">
                  <w:marLeft w:val="0"/>
                  <w:marRight w:val="0"/>
                  <w:marTop w:val="0"/>
                  <w:marBottom w:val="0"/>
                  <w:divBdr>
                    <w:top w:val="none" w:sz="0" w:space="0" w:color="auto"/>
                    <w:left w:val="none" w:sz="0" w:space="0" w:color="auto"/>
                    <w:bottom w:val="none" w:sz="0" w:space="0" w:color="auto"/>
                    <w:right w:val="none" w:sz="0" w:space="0" w:color="auto"/>
                  </w:divBdr>
                </w:div>
                <w:div w:id="1655646761">
                  <w:marLeft w:val="0"/>
                  <w:marRight w:val="0"/>
                  <w:marTop w:val="0"/>
                  <w:marBottom w:val="0"/>
                  <w:divBdr>
                    <w:top w:val="none" w:sz="0" w:space="0" w:color="auto"/>
                    <w:left w:val="none" w:sz="0" w:space="0" w:color="auto"/>
                    <w:bottom w:val="none" w:sz="0" w:space="0" w:color="auto"/>
                    <w:right w:val="none" w:sz="0" w:space="0" w:color="auto"/>
                  </w:divBdr>
                </w:div>
                <w:div w:id="1658916830">
                  <w:marLeft w:val="0"/>
                  <w:marRight w:val="0"/>
                  <w:marTop w:val="0"/>
                  <w:marBottom w:val="0"/>
                  <w:divBdr>
                    <w:top w:val="none" w:sz="0" w:space="0" w:color="auto"/>
                    <w:left w:val="none" w:sz="0" w:space="0" w:color="auto"/>
                    <w:bottom w:val="none" w:sz="0" w:space="0" w:color="auto"/>
                    <w:right w:val="none" w:sz="0" w:space="0" w:color="auto"/>
                  </w:divBdr>
                </w:div>
                <w:div w:id="1664551009">
                  <w:marLeft w:val="0"/>
                  <w:marRight w:val="0"/>
                  <w:marTop w:val="0"/>
                  <w:marBottom w:val="0"/>
                  <w:divBdr>
                    <w:top w:val="none" w:sz="0" w:space="0" w:color="auto"/>
                    <w:left w:val="none" w:sz="0" w:space="0" w:color="auto"/>
                    <w:bottom w:val="none" w:sz="0" w:space="0" w:color="auto"/>
                    <w:right w:val="none" w:sz="0" w:space="0" w:color="auto"/>
                  </w:divBdr>
                </w:div>
                <w:div w:id="1664701033">
                  <w:marLeft w:val="0"/>
                  <w:marRight w:val="0"/>
                  <w:marTop w:val="0"/>
                  <w:marBottom w:val="0"/>
                  <w:divBdr>
                    <w:top w:val="none" w:sz="0" w:space="0" w:color="auto"/>
                    <w:left w:val="none" w:sz="0" w:space="0" w:color="auto"/>
                    <w:bottom w:val="none" w:sz="0" w:space="0" w:color="auto"/>
                    <w:right w:val="none" w:sz="0" w:space="0" w:color="auto"/>
                  </w:divBdr>
                </w:div>
                <w:div w:id="1687246382">
                  <w:marLeft w:val="0"/>
                  <w:marRight w:val="0"/>
                  <w:marTop w:val="0"/>
                  <w:marBottom w:val="0"/>
                  <w:divBdr>
                    <w:top w:val="none" w:sz="0" w:space="0" w:color="auto"/>
                    <w:left w:val="none" w:sz="0" w:space="0" w:color="auto"/>
                    <w:bottom w:val="none" w:sz="0" w:space="0" w:color="auto"/>
                    <w:right w:val="none" w:sz="0" w:space="0" w:color="auto"/>
                  </w:divBdr>
                </w:div>
                <w:div w:id="1691250267">
                  <w:marLeft w:val="0"/>
                  <w:marRight w:val="0"/>
                  <w:marTop w:val="0"/>
                  <w:marBottom w:val="0"/>
                  <w:divBdr>
                    <w:top w:val="none" w:sz="0" w:space="0" w:color="auto"/>
                    <w:left w:val="none" w:sz="0" w:space="0" w:color="auto"/>
                    <w:bottom w:val="none" w:sz="0" w:space="0" w:color="auto"/>
                    <w:right w:val="none" w:sz="0" w:space="0" w:color="auto"/>
                  </w:divBdr>
                </w:div>
                <w:div w:id="1706325991">
                  <w:marLeft w:val="0"/>
                  <w:marRight w:val="0"/>
                  <w:marTop w:val="0"/>
                  <w:marBottom w:val="0"/>
                  <w:divBdr>
                    <w:top w:val="none" w:sz="0" w:space="0" w:color="auto"/>
                    <w:left w:val="none" w:sz="0" w:space="0" w:color="auto"/>
                    <w:bottom w:val="none" w:sz="0" w:space="0" w:color="auto"/>
                    <w:right w:val="none" w:sz="0" w:space="0" w:color="auto"/>
                  </w:divBdr>
                </w:div>
                <w:div w:id="1770660038">
                  <w:marLeft w:val="0"/>
                  <w:marRight w:val="0"/>
                  <w:marTop w:val="0"/>
                  <w:marBottom w:val="0"/>
                  <w:divBdr>
                    <w:top w:val="none" w:sz="0" w:space="0" w:color="auto"/>
                    <w:left w:val="none" w:sz="0" w:space="0" w:color="auto"/>
                    <w:bottom w:val="none" w:sz="0" w:space="0" w:color="auto"/>
                    <w:right w:val="none" w:sz="0" w:space="0" w:color="auto"/>
                  </w:divBdr>
                </w:div>
                <w:div w:id="1828983825">
                  <w:marLeft w:val="0"/>
                  <w:marRight w:val="0"/>
                  <w:marTop w:val="0"/>
                  <w:marBottom w:val="0"/>
                  <w:divBdr>
                    <w:top w:val="none" w:sz="0" w:space="0" w:color="auto"/>
                    <w:left w:val="none" w:sz="0" w:space="0" w:color="auto"/>
                    <w:bottom w:val="none" w:sz="0" w:space="0" w:color="auto"/>
                    <w:right w:val="none" w:sz="0" w:space="0" w:color="auto"/>
                  </w:divBdr>
                </w:div>
                <w:div w:id="1849979105">
                  <w:marLeft w:val="0"/>
                  <w:marRight w:val="0"/>
                  <w:marTop w:val="0"/>
                  <w:marBottom w:val="0"/>
                  <w:divBdr>
                    <w:top w:val="none" w:sz="0" w:space="0" w:color="auto"/>
                    <w:left w:val="none" w:sz="0" w:space="0" w:color="auto"/>
                    <w:bottom w:val="none" w:sz="0" w:space="0" w:color="auto"/>
                    <w:right w:val="none" w:sz="0" w:space="0" w:color="auto"/>
                  </w:divBdr>
                </w:div>
                <w:div w:id="1860503747">
                  <w:marLeft w:val="0"/>
                  <w:marRight w:val="0"/>
                  <w:marTop w:val="0"/>
                  <w:marBottom w:val="0"/>
                  <w:divBdr>
                    <w:top w:val="none" w:sz="0" w:space="0" w:color="auto"/>
                    <w:left w:val="none" w:sz="0" w:space="0" w:color="auto"/>
                    <w:bottom w:val="none" w:sz="0" w:space="0" w:color="auto"/>
                    <w:right w:val="none" w:sz="0" w:space="0" w:color="auto"/>
                  </w:divBdr>
                </w:div>
                <w:div w:id="1865245211">
                  <w:marLeft w:val="0"/>
                  <w:marRight w:val="0"/>
                  <w:marTop w:val="0"/>
                  <w:marBottom w:val="0"/>
                  <w:divBdr>
                    <w:top w:val="none" w:sz="0" w:space="0" w:color="auto"/>
                    <w:left w:val="none" w:sz="0" w:space="0" w:color="auto"/>
                    <w:bottom w:val="none" w:sz="0" w:space="0" w:color="auto"/>
                    <w:right w:val="none" w:sz="0" w:space="0" w:color="auto"/>
                  </w:divBdr>
                </w:div>
                <w:div w:id="1875456874">
                  <w:marLeft w:val="0"/>
                  <w:marRight w:val="0"/>
                  <w:marTop w:val="0"/>
                  <w:marBottom w:val="0"/>
                  <w:divBdr>
                    <w:top w:val="none" w:sz="0" w:space="0" w:color="auto"/>
                    <w:left w:val="none" w:sz="0" w:space="0" w:color="auto"/>
                    <w:bottom w:val="none" w:sz="0" w:space="0" w:color="auto"/>
                    <w:right w:val="none" w:sz="0" w:space="0" w:color="auto"/>
                  </w:divBdr>
                </w:div>
                <w:div w:id="1883054620">
                  <w:marLeft w:val="0"/>
                  <w:marRight w:val="0"/>
                  <w:marTop w:val="0"/>
                  <w:marBottom w:val="0"/>
                  <w:divBdr>
                    <w:top w:val="none" w:sz="0" w:space="0" w:color="auto"/>
                    <w:left w:val="none" w:sz="0" w:space="0" w:color="auto"/>
                    <w:bottom w:val="none" w:sz="0" w:space="0" w:color="auto"/>
                    <w:right w:val="none" w:sz="0" w:space="0" w:color="auto"/>
                  </w:divBdr>
                </w:div>
                <w:div w:id="1919367653">
                  <w:marLeft w:val="0"/>
                  <w:marRight w:val="0"/>
                  <w:marTop w:val="0"/>
                  <w:marBottom w:val="0"/>
                  <w:divBdr>
                    <w:top w:val="none" w:sz="0" w:space="0" w:color="auto"/>
                    <w:left w:val="none" w:sz="0" w:space="0" w:color="auto"/>
                    <w:bottom w:val="none" w:sz="0" w:space="0" w:color="auto"/>
                    <w:right w:val="none" w:sz="0" w:space="0" w:color="auto"/>
                  </w:divBdr>
                </w:div>
                <w:div w:id="1921065209">
                  <w:marLeft w:val="0"/>
                  <w:marRight w:val="0"/>
                  <w:marTop w:val="0"/>
                  <w:marBottom w:val="0"/>
                  <w:divBdr>
                    <w:top w:val="none" w:sz="0" w:space="0" w:color="auto"/>
                    <w:left w:val="none" w:sz="0" w:space="0" w:color="auto"/>
                    <w:bottom w:val="none" w:sz="0" w:space="0" w:color="auto"/>
                    <w:right w:val="none" w:sz="0" w:space="0" w:color="auto"/>
                  </w:divBdr>
                </w:div>
                <w:div w:id="1923753199">
                  <w:marLeft w:val="0"/>
                  <w:marRight w:val="0"/>
                  <w:marTop w:val="0"/>
                  <w:marBottom w:val="0"/>
                  <w:divBdr>
                    <w:top w:val="none" w:sz="0" w:space="0" w:color="auto"/>
                    <w:left w:val="none" w:sz="0" w:space="0" w:color="auto"/>
                    <w:bottom w:val="none" w:sz="0" w:space="0" w:color="auto"/>
                    <w:right w:val="none" w:sz="0" w:space="0" w:color="auto"/>
                  </w:divBdr>
                </w:div>
                <w:div w:id="1938949512">
                  <w:marLeft w:val="0"/>
                  <w:marRight w:val="0"/>
                  <w:marTop w:val="0"/>
                  <w:marBottom w:val="0"/>
                  <w:divBdr>
                    <w:top w:val="none" w:sz="0" w:space="0" w:color="auto"/>
                    <w:left w:val="none" w:sz="0" w:space="0" w:color="auto"/>
                    <w:bottom w:val="none" w:sz="0" w:space="0" w:color="auto"/>
                    <w:right w:val="none" w:sz="0" w:space="0" w:color="auto"/>
                  </w:divBdr>
                </w:div>
                <w:div w:id="1941453382">
                  <w:marLeft w:val="0"/>
                  <w:marRight w:val="0"/>
                  <w:marTop w:val="0"/>
                  <w:marBottom w:val="0"/>
                  <w:divBdr>
                    <w:top w:val="none" w:sz="0" w:space="0" w:color="auto"/>
                    <w:left w:val="none" w:sz="0" w:space="0" w:color="auto"/>
                    <w:bottom w:val="none" w:sz="0" w:space="0" w:color="auto"/>
                    <w:right w:val="none" w:sz="0" w:space="0" w:color="auto"/>
                  </w:divBdr>
                </w:div>
                <w:div w:id="1961372870">
                  <w:marLeft w:val="0"/>
                  <w:marRight w:val="0"/>
                  <w:marTop w:val="0"/>
                  <w:marBottom w:val="0"/>
                  <w:divBdr>
                    <w:top w:val="none" w:sz="0" w:space="0" w:color="auto"/>
                    <w:left w:val="none" w:sz="0" w:space="0" w:color="auto"/>
                    <w:bottom w:val="none" w:sz="0" w:space="0" w:color="auto"/>
                    <w:right w:val="none" w:sz="0" w:space="0" w:color="auto"/>
                  </w:divBdr>
                </w:div>
                <w:div w:id="1986467572">
                  <w:marLeft w:val="0"/>
                  <w:marRight w:val="0"/>
                  <w:marTop w:val="0"/>
                  <w:marBottom w:val="0"/>
                  <w:divBdr>
                    <w:top w:val="none" w:sz="0" w:space="0" w:color="auto"/>
                    <w:left w:val="none" w:sz="0" w:space="0" w:color="auto"/>
                    <w:bottom w:val="none" w:sz="0" w:space="0" w:color="auto"/>
                    <w:right w:val="none" w:sz="0" w:space="0" w:color="auto"/>
                  </w:divBdr>
                </w:div>
                <w:div w:id="1989287323">
                  <w:marLeft w:val="0"/>
                  <w:marRight w:val="0"/>
                  <w:marTop w:val="0"/>
                  <w:marBottom w:val="0"/>
                  <w:divBdr>
                    <w:top w:val="none" w:sz="0" w:space="0" w:color="auto"/>
                    <w:left w:val="none" w:sz="0" w:space="0" w:color="auto"/>
                    <w:bottom w:val="none" w:sz="0" w:space="0" w:color="auto"/>
                    <w:right w:val="none" w:sz="0" w:space="0" w:color="auto"/>
                  </w:divBdr>
                </w:div>
                <w:div w:id="1994068444">
                  <w:marLeft w:val="0"/>
                  <w:marRight w:val="0"/>
                  <w:marTop w:val="0"/>
                  <w:marBottom w:val="0"/>
                  <w:divBdr>
                    <w:top w:val="none" w:sz="0" w:space="0" w:color="auto"/>
                    <w:left w:val="none" w:sz="0" w:space="0" w:color="auto"/>
                    <w:bottom w:val="none" w:sz="0" w:space="0" w:color="auto"/>
                    <w:right w:val="none" w:sz="0" w:space="0" w:color="auto"/>
                  </w:divBdr>
                </w:div>
                <w:div w:id="2005274351">
                  <w:marLeft w:val="0"/>
                  <w:marRight w:val="0"/>
                  <w:marTop w:val="0"/>
                  <w:marBottom w:val="0"/>
                  <w:divBdr>
                    <w:top w:val="none" w:sz="0" w:space="0" w:color="auto"/>
                    <w:left w:val="none" w:sz="0" w:space="0" w:color="auto"/>
                    <w:bottom w:val="none" w:sz="0" w:space="0" w:color="auto"/>
                    <w:right w:val="none" w:sz="0" w:space="0" w:color="auto"/>
                  </w:divBdr>
                </w:div>
                <w:div w:id="2027515913">
                  <w:marLeft w:val="0"/>
                  <w:marRight w:val="0"/>
                  <w:marTop w:val="0"/>
                  <w:marBottom w:val="0"/>
                  <w:divBdr>
                    <w:top w:val="none" w:sz="0" w:space="0" w:color="auto"/>
                    <w:left w:val="none" w:sz="0" w:space="0" w:color="auto"/>
                    <w:bottom w:val="none" w:sz="0" w:space="0" w:color="auto"/>
                    <w:right w:val="none" w:sz="0" w:space="0" w:color="auto"/>
                  </w:divBdr>
                </w:div>
                <w:div w:id="2063629334">
                  <w:marLeft w:val="0"/>
                  <w:marRight w:val="0"/>
                  <w:marTop w:val="0"/>
                  <w:marBottom w:val="0"/>
                  <w:divBdr>
                    <w:top w:val="none" w:sz="0" w:space="0" w:color="auto"/>
                    <w:left w:val="none" w:sz="0" w:space="0" w:color="auto"/>
                    <w:bottom w:val="none" w:sz="0" w:space="0" w:color="auto"/>
                    <w:right w:val="none" w:sz="0" w:space="0" w:color="auto"/>
                  </w:divBdr>
                </w:div>
                <w:div w:id="2070154204">
                  <w:marLeft w:val="0"/>
                  <w:marRight w:val="0"/>
                  <w:marTop w:val="0"/>
                  <w:marBottom w:val="0"/>
                  <w:divBdr>
                    <w:top w:val="none" w:sz="0" w:space="0" w:color="auto"/>
                    <w:left w:val="none" w:sz="0" w:space="0" w:color="auto"/>
                    <w:bottom w:val="none" w:sz="0" w:space="0" w:color="auto"/>
                    <w:right w:val="none" w:sz="0" w:space="0" w:color="auto"/>
                  </w:divBdr>
                </w:div>
                <w:div w:id="2085102526">
                  <w:marLeft w:val="0"/>
                  <w:marRight w:val="0"/>
                  <w:marTop w:val="0"/>
                  <w:marBottom w:val="0"/>
                  <w:divBdr>
                    <w:top w:val="none" w:sz="0" w:space="0" w:color="auto"/>
                    <w:left w:val="none" w:sz="0" w:space="0" w:color="auto"/>
                    <w:bottom w:val="none" w:sz="0" w:space="0" w:color="auto"/>
                    <w:right w:val="none" w:sz="0" w:space="0" w:color="auto"/>
                  </w:divBdr>
                </w:div>
                <w:div w:id="2085761594">
                  <w:marLeft w:val="0"/>
                  <w:marRight w:val="0"/>
                  <w:marTop w:val="0"/>
                  <w:marBottom w:val="0"/>
                  <w:divBdr>
                    <w:top w:val="none" w:sz="0" w:space="0" w:color="auto"/>
                    <w:left w:val="none" w:sz="0" w:space="0" w:color="auto"/>
                    <w:bottom w:val="none" w:sz="0" w:space="0" w:color="auto"/>
                    <w:right w:val="none" w:sz="0" w:space="0" w:color="auto"/>
                  </w:divBdr>
                </w:div>
                <w:div w:id="2106806116">
                  <w:marLeft w:val="0"/>
                  <w:marRight w:val="0"/>
                  <w:marTop w:val="0"/>
                  <w:marBottom w:val="0"/>
                  <w:divBdr>
                    <w:top w:val="none" w:sz="0" w:space="0" w:color="auto"/>
                    <w:left w:val="none" w:sz="0" w:space="0" w:color="auto"/>
                    <w:bottom w:val="none" w:sz="0" w:space="0" w:color="auto"/>
                    <w:right w:val="none" w:sz="0" w:space="0" w:color="auto"/>
                  </w:divBdr>
                </w:div>
                <w:div w:id="2115440811">
                  <w:marLeft w:val="0"/>
                  <w:marRight w:val="0"/>
                  <w:marTop w:val="0"/>
                  <w:marBottom w:val="0"/>
                  <w:divBdr>
                    <w:top w:val="none" w:sz="0" w:space="0" w:color="auto"/>
                    <w:left w:val="none" w:sz="0" w:space="0" w:color="auto"/>
                    <w:bottom w:val="none" w:sz="0" w:space="0" w:color="auto"/>
                    <w:right w:val="none" w:sz="0" w:space="0" w:color="auto"/>
                  </w:divBdr>
                </w:div>
                <w:div w:id="2123304631">
                  <w:marLeft w:val="0"/>
                  <w:marRight w:val="0"/>
                  <w:marTop w:val="0"/>
                  <w:marBottom w:val="0"/>
                  <w:divBdr>
                    <w:top w:val="none" w:sz="0" w:space="0" w:color="auto"/>
                    <w:left w:val="none" w:sz="0" w:space="0" w:color="auto"/>
                    <w:bottom w:val="none" w:sz="0" w:space="0" w:color="auto"/>
                    <w:right w:val="none" w:sz="0" w:space="0" w:color="auto"/>
                  </w:divBdr>
                </w:div>
                <w:div w:id="2140413799">
                  <w:marLeft w:val="0"/>
                  <w:marRight w:val="0"/>
                  <w:marTop w:val="0"/>
                  <w:marBottom w:val="0"/>
                  <w:divBdr>
                    <w:top w:val="none" w:sz="0" w:space="0" w:color="auto"/>
                    <w:left w:val="none" w:sz="0" w:space="0" w:color="auto"/>
                    <w:bottom w:val="none" w:sz="0" w:space="0" w:color="auto"/>
                    <w:right w:val="none" w:sz="0" w:space="0" w:color="auto"/>
                  </w:divBdr>
                </w:div>
                <w:div w:id="214075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076336">
          <w:marLeft w:val="0"/>
          <w:marRight w:val="0"/>
          <w:marTop w:val="15"/>
          <w:marBottom w:val="0"/>
          <w:divBdr>
            <w:top w:val="single" w:sz="48" w:space="0" w:color="auto"/>
            <w:left w:val="single" w:sz="48" w:space="0" w:color="auto"/>
            <w:bottom w:val="single" w:sz="48" w:space="0" w:color="auto"/>
            <w:right w:val="single" w:sz="48" w:space="0" w:color="auto"/>
          </w:divBdr>
          <w:divsChild>
            <w:div w:id="1616792487">
              <w:marLeft w:val="0"/>
              <w:marRight w:val="0"/>
              <w:marTop w:val="0"/>
              <w:marBottom w:val="0"/>
              <w:divBdr>
                <w:top w:val="none" w:sz="0" w:space="0" w:color="auto"/>
                <w:left w:val="none" w:sz="0" w:space="0" w:color="auto"/>
                <w:bottom w:val="none" w:sz="0" w:space="0" w:color="auto"/>
                <w:right w:val="none" w:sz="0" w:space="0" w:color="auto"/>
              </w:divBdr>
              <w:divsChild>
                <w:div w:id="235676516">
                  <w:marLeft w:val="0"/>
                  <w:marRight w:val="0"/>
                  <w:marTop w:val="0"/>
                  <w:marBottom w:val="0"/>
                  <w:divBdr>
                    <w:top w:val="none" w:sz="0" w:space="0" w:color="auto"/>
                    <w:left w:val="none" w:sz="0" w:space="0" w:color="auto"/>
                    <w:bottom w:val="none" w:sz="0" w:space="0" w:color="auto"/>
                    <w:right w:val="none" w:sz="0" w:space="0" w:color="auto"/>
                  </w:divBdr>
                </w:div>
                <w:div w:id="404959401">
                  <w:marLeft w:val="0"/>
                  <w:marRight w:val="0"/>
                  <w:marTop w:val="0"/>
                  <w:marBottom w:val="0"/>
                  <w:divBdr>
                    <w:top w:val="none" w:sz="0" w:space="0" w:color="auto"/>
                    <w:left w:val="none" w:sz="0" w:space="0" w:color="auto"/>
                    <w:bottom w:val="none" w:sz="0" w:space="0" w:color="auto"/>
                    <w:right w:val="none" w:sz="0" w:space="0" w:color="auto"/>
                  </w:divBdr>
                </w:div>
                <w:div w:id="473177850">
                  <w:marLeft w:val="0"/>
                  <w:marRight w:val="0"/>
                  <w:marTop w:val="0"/>
                  <w:marBottom w:val="0"/>
                  <w:divBdr>
                    <w:top w:val="none" w:sz="0" w:space="0" w:color="auto"/>
                    <w:left w:val="none" w:sz="0" w:space="0" w:color="auto"/>
                    <w:bottom w:val="none" w:sz="0" w:space="0" w:color="auto"/>
                    <w:right w:val="none" w:sz="0" w:space="0" w:color="auto"/>
                  </w:divBdr>
                </w:div>
                <w:div w:id="610548599">
                  <w:marLeft w:val="0"/>
                  <w:marRight w:val="0"/>
                  <w:marTop w:val="0"/>
                  <w:marBottom w:val="0"/>
                  <w:divBdr>
                    <w:top w:val="none" w:sz="0" w:space="0" w:color="auto"/>
                    <w:left w:val="none" w:sz="0" w:space="0" w:color="auto"/>
                    <w:bottom w:val="none" w:sz="0" w:space="0" w:color="auto"/>
                    <w:right w:val="none" w:sz="0" w:space="0" w:color="auto"/>
                  </w:divBdr>
                </w:div>
                <w:div w:id="857347961">
                  <w:marLeft w:val="0"/>
                  <w:marRight w:val="0"/>
                  <w:marTop w:val="0"/>
                  <w:marBottom w:val="0"/>
                  <w:divBdr>
                    <w:top w:val="none" w:sz="0" w:space="0" w:color="auto"/>
                    <w:left w:val="none" w:sz="0" w:space="0" w:color="auto"/>
                    <w:bottom w:val="none" w:sz="0" w:space="0" w:color="auto"/>
                    <w:right w:val="none" w:sz="0" w:space="0" w:color="auto"/>
                  </w:divBdr>
                </w:div>
                <w:div w:id="1006052481">
                  <w:marLeft w:val="0"/>
                  <w:marRight w:val="0"/>
                  <w:marTop w:val="0"/>
                  <w:marBottom w:val="0"/>
                  <w:divBdr>
                    <w:top w:val="none" w:sz="0" w:space="0" w:color="auto"/>
                    <w:left w:val="none" w:sz="0" w:space="0" w:color="auto"/>
                    <w:bottom w:val="none" w:sz="0" w:space="0" w:color="auto"/>
                    <w:right w:val="none" w:sz="0" w:space="0" w:color="auto"/>
                  </w:divBdr>
                </w:div>
                <w:div w:id="1094597697">
                  <w:marLeft w:val="0"/>
                  <w:marRight w:val="0"/>
                  <w:marTop w:val="0"/>
                  <w:marBottom w:val="0"/>
                  <w:divBdr>
                    <w:top w:val="none" w:sz="0" w:space="0" w:color="auto"/>
                    <w:left w:val="none" w:sz="0" w:space="0" w:color="auto"/>
                    <w:bottom w:val="none" w:sz="0" w:space="0" w:color="auto"/>
                    <w:right w:val="none" w:sz="0" w:space="0" w:color="auto"/>
                  </w:divBdr>
                </w:div>
                <w:div w:id="1358189675">
                  <w:marLeft w:val="0"/>
                  <w:marRight w:val="0"/>
                  <w:marTop w:val="0"/>
                  <w:marBottom w:val="0"/>
                  <w:divBdr>
                    <w:top w:val="none" w:sz="0" w:space="0" w:color="auto"/>
                    <w:left w:val="none" w:sz="0" w:space="0" w:color="auto"/>
                    <w:bottom w:val="none" w:sz="0" w:space="0" w:color="auto"/>
                    <w:right w:val="none" w:sz="0" w:space="0" w:color="auto"/>
                  </w:divBdr>
                </w:div>
                <w:div w:id="1532954453">
                  <w:marLeft w:val="0"/>
                  <w:marRight w:val="0"/>
                  <w:marTop w:val="0"/>
                  <w:marBottom w:val="0"/>
                  <w:divBdr>
                    <w:top w:val="none" w:sz="0" w:space="0" w:color="auto"/>
                    <w:left w:val="none" w:sz="0" w:space="0" w:color="auto"/>
                    <w:bottom w:val="none" w:sz="0" w:space="0" w:color="auto"/>
                    <w:right w:val="none" w:sz="0" w:space="0" w:color="auto"/>
                  </w:divBdr>
                </w:div>
                <w:div w:id="1589729242">
                  <w:marLeft w:val="0"/>
                  <w:marRight w:val="0"/>
                  <w:marTop w:val="0"/>
                  <w:marBottom w:val="0"/>
                  <w:divBdr>
                    <w:top w:val="none" w:sz="0" w:space="0" w:color="auto"/>
                    <w:left w:val="none" w:sz="0" w:space="0" w:color="auto"/>
                    <w:bottom w:val="none" w:sz="0" w:space="0" w:color="auto"/>
                    <w:right w:val="none" w:sz="0" w:space="0" w:color="auto"/>
                  </w:divBdr>
                </w:div>
                <w:div w:id="1600404657">
                  <w:marLeft w:val="0"/>
                  <w:marRight w:val="0"/>
                  <w:marTop w:val="0"/>
                  <w:marBottom w:val="0"/>
                  <w:divBdr>
                    <w:top w:val="none" w:sz="0" w:space="0" w:color="auto"/>
                    <w:left w:val="none" w:sz="0" w:space="0" w:color="auto"/>
                    <w:bottom w:val="none" w:sz="0" w:space="0" w:color="auto"/>
                    <w:right w:val="none" w:sz="0" w:space="0" w:color="auto"/>
                  </w:divBdr>
                </w:div>
                <w:div w:id="1781100916">
                  <w:marLeft w:val="0"/>
                  <w:marRight w:val="0"/>
                  <w:marTop w:val="0"/>
                  <w:marBottom w:val="0"/>
                  <w:divBdr>
                    <w:top w:val="none" w:sz="0" w:space="0" w:color="auto"/>
                    <w:left w:val="none" w:sz="0" w:space="0" w:color="auto"/>
                    <w:bottom w:val="none" w:sz="0" w:space="0" w:color="auto"/>
                    <w:right w:val="none" w:sz="0" w:space="0" w:color="auto"/>
                  </w:divBdr>
                </w:div>
                <w:div w:id="1856263339">
                  <w:marLeft w:val="0"/>
                  <w:marRight w:val="0"/>
                  <w:marTop w:val="0"/>
                  <w:marBottom w:val="0"/>
                  <w:divBdr>
                    <w:top w:val="none" w:sz="0" w:space="0" w:color="auto"/>
                    <w:left w:val="none" w:sz="0" w:space="0" w:color="auto"/>
                    <w:bottom w:val="none" w:sz="0" w:space="0" w:color="auto"/>
                    <w:right w:val="none" w:sz="0" w:space="0" w:color="auto"/>
                  </w:divBdr>
                </w:div>
                <w:div w:id="19767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374420">
      <w:bodyDiv w:val="1"/>
      <w:marLeft w:val="0"/>
      <w:marRight w:val="0"/>
      <w:marTop w:val="0"/>
      <w:marBottom w:val="0"/>
      <w:divBdr>
        <w:top w:val="none" w:sz="0" w:space="0" w:color="auto"/>
        <w:left w:val="none" w:sz="0" w:space="0" w:color="auto"/>
        <w:bottom w:val="none" w:sz="0" w:space="0" w:color="auto"/>
        <w:right w:val="none" w:sz="0" w:space="0" w:color="auto"/>
      </w:divBdr>
      <w:divsChild>
        <w:div w:id="1185172944">
          <w:marLeft w:val="0"/>
          <w:marRight w:val="0"/>
          <w:marTop w:val="0"/>
          <w:marBottom w:val="0"/>
          <w:divBdr>
            <w:top w:val="none" w:sz="0" w:space="0" w:color="auto"/>
            <w:left w:val="none" w:sz="0" w:space="0" w:color="auto"/>
            <w:bottom w:val="none" w:sz="0" w:space="0" w:color="auto"/>
            <w:right w:val="none" w:sz="0" w:space="0" w:color="auto"/>
          </w:divBdr>
        </w:div>
      </w:divsChild>
    </w:div>
    <w:div w:id="857080893">
      <w:bodyDiv w:val="1"/>
      <w:marLeft w:val="0"/>
      <w:marRight w:val="0"/>
      <w:marTop w:val="0"/>
      <w:marBottom w:val="0"/>
      <w:divBdr>
        <w:top w:val="none" w:sz="0" w:space="0" w:color="auto"/>
        <w:left w:val="none" w:sz="0" w:space="0" w:color="auto"/>
        <w:bottom w:val="none" w:sz="0" w:space="0" w:color="auto"/>
        <w:right w:val="none" w:sz="0" w:space="0" w:color="auto"/>
      </w:divBdr>
      <w:divsChild>
        <w:div w:id="1837913252">
          <w:marLeft w:val="0"/>
          <w:marRight w:val="0"/>
          <w:marTop w:val="0"/>
          <w:marBottom w:val="0"/>
          <w:divBdr>
            <w:top w:val="none" w:sz="0" w:space="0" w:color="auto"/>
            <w:left w:val="none" w:sz="0" w:space="0" w:color="auto"/>
            <w:bottom w:val="none" w:sz="0" w:space="0" w:color="auto"/>
            <w:right w:val="none" w:sz="0" w:space="0" w:color="auto"/>
          </w:divBdr>
        </w:div>
      </w:divsChild>
    </w:div>
    <w:div w:id="892808297">
      <w:bodyDiv w:val="1"/>
      <w:marLeft w:val="0"/>
      <w:marRight w:val="0"/>
      <w:marTop w:val="0"/>
      <w:marBottom w:val="0"/>
      <w:divBdr>
        <w:top w:val="none" w:sz="0" w:space="0" w:color="auto"/>
        <w:left w:val="none" w:sz="0" w:space="0" w:color="auto"/>
        <w:bottom w:val="none" w:sz="0" w:space="0" w:color="auto"/>
        <w:right w:val="none" w:sz="0" w:space="0" w:color="auto"/>
      </w:divBdr>
      <w:divsChild>
        <w:div w:id="1536574503">
          <w:marLeft w:val="0"/>
          <w:marRight w:val="0"/>
          <w:marTop w:val="0"/>
          <w:marBottom w:val="0"/>
          <w:divBdr>
            <w:top w:val="none" w:sz="0" w:space="0" w:color="auto"/>
            <w:left w:val="none" w:sz="0" w:space="0" w:color="auto"/>
            <w:bottom w:val="none" w:sz="0" w:space="0" w:color="auto"/>
            <w:right w:val="none" w:sz="0" w:space="0" w:color="auto"/>
          </w:divBdr>
        </w:div>
      </w:divsChild>
    </w:div>
    <w:div w:id="906380919">
      <w:bodyDiv w:val="1"/>
      <w:marLeft w:val="0"/>
      <w:marRight w:val="0"/>
      <w:marTop w:val="0"/>
      <w:marBottom w:val="0"/>
      <w:divBdr>
        <w:top w:val="none" w:sz="0" w:space="0" w:color="auto"/>
        <w:left w:val="none" w:sz="0" w:space="0" w:color="auto"/>
        <w:bottom w:val="none" w:sz="0" w:space="0" w:color="auto"/>
        <w:right w:val="none" w:sz="0" w:space="0" w:color="auto"/>
      </w:divBdr>
      <w:divsChild>
        <w:div w:id="245848402">
          <w:marLeft w:val="0"/>
          <w:marRight w:val="0"/>
          <w:marTop w:val="0"/>
          <w:marBottom w:val="0"/>
          <w:divBdr>
            <w:top w:val="none" w:sz="0" w:space="0" w:color="auto"/>
            <w:left w:val="none" w:sz="0" w:space="0" w:color="auto"/>
            <w:bottom w:val="none" w:sz="0" w:space="0" w:color="auto"/>
            <w:right w:val="none" w:sz="0" w:space="0" w:color="auto"/>
          </w:divBdr>
          <w:divsChild>
            <w:div w:id="1469394751">
              <w:marLeft w:val="0"/>
              <w:marRight w:val="0"/>
              <w:marTop w:val="0"/>
              <w:marBottom w:val="0"/>
              <w:divBdr>
                <w:top w:val="none" w:sz="0" w:space="0" w:color="auto"/>
                <w:left w:val="none" w:sz="0" w:space="0" w:color="auto"/>
                <w:bottom w:val="none" w:sz="0" w:space="0" w:color="auto"/>
                <w:right w:val="none" w:sz="0" w:space="0" w:color="auto"/>
              </w:divBdr>
              <w:divsChild>
                <w:div w:id="509566925">
                  <w:marLeft w:val="0"/>
                  <w:marRight w:val="0"/>
                  <w:marTop w:val="0"/>
                  <w:marBottom w:val="0"/>
                  <w:divBdr>
                    <w:top w:val="none" w:sz="0" w:space="0" w:color="auto"/>
                    <w:left w:val="none" w:sz="0" w:space="0" w:color="auto"/>
                    <w:bottom w:val="none" w:sz="0" w:space="0" w:color="auto"/>
                    <w:right w:val="none" w:sz="0" w:space="0" w:color="auto"/>
                  </w:divBdr>
                  <w:divsChild>
                    <w:div w:id="235434403">
                      <w:marLeft w:val="0"/>
                      <w:marRight w:val="0"/>
                      <w:marTop w:val="0"/>
                      <w:marBottom w:val="0"/>
                      <w:divBdr>
                        <w:top w:val="none" w:sz="0" w:space="0" w:color="auto"/>
                        <w:left w:val="none" w:sz="0" w:space="0" w:color="auto"/>
                        <w:bottom w:val="none" w:sz="0" w:space="0" w:color="auto"/>
                        <w:right w:val="none" w:sz="0" w:space="0" w:color="auto"/>
                      </w:divBdr>
                      <w:divsChild>
                        <w:div w:id="1972708328">
                          <w:marLeft w:val="0"/>
                          <w:marRight w:val="0"/>
                          <w:marTop w:val="0"/>
                          <w:marBottom w:val="0"/>
                          <w:divBdr>
                            <w:top w:val="none" w:sz="0" w:space="0" w:color="auto"/>
                            <w:left w:val="none" w:sz="0" w:space="0" w:color="auto"/>
                            <w:bottom w:val="none" w:sz="0" w:space="0" w:color="auto"/>
                            <w:right w:val="none" w:sz="0" w:space="0" w:color="auto"/>
                          </w:divBdr>
                          <w:divsChild>
                            <w:div w:id="2057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197881">
      <w:bodyDiv w:val="1"/>
      <w:marLeft w:val="0"/>
      <w:marRight w:val="0"/>
      <w:marTop w:val="0"/>
      <w:marBottom w:val="0"/>
      <w:divBdr>
        <w:top w:val="none" w:sz="0" w:space="0" w:color="auto"/>
        <w:left w:val="none" w:sz="0" w:space="0" w:color="auto"/>
        <w:bottom w:val="none" w:sz="0" w:space="0" w:color="auto"/>
        <w:right w:val="none" w:sz="0" w:space="0" w:color="auto"/>
      </w:divBdr>
      <w:divsChild>
        <w:div w:id="1072697336">
          <w:marLeft w:val="0"/>
          <w:marRight w:val="0"/>
          <w:marTop w:val="0"/>
          <w:marBottom w:val="0"/>
          <w:divBdr>
            <w:top w:val="none" w:sz="0" w:space="0" w:color="auto"/>
            <w:left w:val="none" w:sz="0" w:space="0" w:color="auto"/>
            <w:bottom w:val="none" w:sz="0" w:space="0" w:color="auto"/>
            <w:right w:val="none" w:sz="0" w:space="0" w:color="auto"/>
          </w:divBdr>
        </w:div>
      </w:divsChild>
    </w:div>
    <w:div w:id="933785115">
      <w:bodyDiv w:val="1"/>
      <w:marLeft w:val="0"/>
      <w:marRight w:val="0"/>
      <w:marTop w:val="0"/>
      <w:marBottom w:val="0"/>
      <w:divBdr>
        <w:top w:val="none" w:sz="0" w:space="0" w:color="auto"/>
        <w:left w:val="none" w:sz="0" w:space="0" w:color="auto"/>
        <w:bottom w:val="none" w:sz="0" w:space="0" w:color="auto"/>
        <w:right w:val="none" w:sz="0" w:space="0" w:color="auto"/>
      </w:divBdr>
      <w:divsChild>
        <w:div w:id="768695871">
          <w:marLeft w:val="0"/>
          <w:marRight w:val="0"/>
          <w:marTop w:val="0"/>
          <w:marBottom w:val="0"/>
          <w:divBdr>
            <w:top w:val="none" w:sz="0" w:space="0" w:color="auto"/>
            <w:left w:val="none" w:sz="0" w:space="0" w:color="auto"/>
            <w:bottom w:val="none" w:sz="0" w:space="0" w:color="auto"/>
            <w:right w:val="none" w:sz="0" w:space="0" w:color="auto"/>
          </w:divBdr>
          <w:divsChild>
            <w:div w:id="400101518">
              <w:marLeft w:val="0"/>
              <w:marRight w:val="0"/>
              <w:marTop w:val="0"/>
              <w:marBottom w:val="0"/>
              <w:divBdr>
                <w:top w:val="none" w:sz="0" w:space="0" w:color="auto"/>
                <w:left w:val="none" w:sz="0" w:space="0" w:color="auto"/>
                <w:bottom w:val="none" w:sz="0" w:space="0" w:color="auto"/>
                <w:right w:val="none" w:sz="0" w:space="0" w:color="auto"/>
              </w:divBdr>
            </w:div>
            <w:div w:id="538712143">
              <w:marLeft w:val="0"/>
              <w:marRight w:val="0"/>
              <w:marTop w:val="0"/>
              <w:marBottom w:val="0"/>
              <w:divBdr>
                <w:top w:val="none" w:sz="0" w:space="0" w:color="auto"/>
                <w:left w:val="none" w:sz="0" w:space="0" w:color="auto"/>
                <w:bottom w:val="none" w:sz="0" w:space="0" w:color="auto"/>
                <w:right w:val="none" w:sz="0" w:space="0" w:color="auto"/>
              </w:divBdr>
            </w:div>
            <w:div w:id="613099095">
              <w:marLeft w:val="0"/>
              <w:marRight w:val="0"/>
              <w:marTop w:val="0"/>
              <w:marBottom w:val="0"/>
              <w:divBdr>
                <w:top w:val="none" w:sz="0" w:space="0" w:color="auto"/>
                <w:left w:val="none" w:sz="0" w:space="0" w:color="auto"/>
                <w:bottom w:val="none" w:sz="0" w:space="0" w:color="auto"/>
                <w:right w:val="none" w:sz="0" w:space="0" w:color="auto"/>
              </w:divBdr>
              <w:divsChild>
                <w:div w:id="257104608">
                  <w:marLeft w:val="0"/>
                  <w:marRight w:val="0"/>
                  <w:marTop w:val="0"/>
                  <w:marBottom w:val="0"/>
                  <w:divBdr>
                    <w:top w:val="none" w:sz="0" w:space="0" w:color="auto"/>
                    <w:left w:val="none" w:sz="0" w:space="0" w:color="auto"/>
                    <w:bottom w:val="none" w:sz="0" w:space="0" w:color="auto"/>
                    <w:right w:val="none" w:sz="0" w:space="0" w:color="auto"/>
                  </w:divBdr>
                </w:div>
              </w:divsChild>
            </w:div>
            <w:div w:id="16392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468343">
      <w:bodyDiv w:val="1"/>
      <w:marLeft w:val="0"/>
      <w:marRight w:val="0"/>
      <w:marTop w:val="0"/>
      <w:marBottom w:val="0"/>
      <w:divBdr>
        <w:top w:val="none" w:sz="0" w:space="0" w:color="auto"/>
        <w:left w:val="none" w:sz="0" w:space="0" w:color="auto"/>
        <w:bottom w:val="none" w:sz="0" w:space="0" w:color="auto"/>
        <w:right w:val="none" w:sz="0" w:space="0" w:color="auto"/>
      </w:divBdr>
      <w:divsChild>
        <w:div w:id="1623268272">
          <w:marLeft w:val="0"/>
          <w:marRight w:val="0"/>
          <w:marTop w:val="0"/>
          <w:marBottom w:val="0"/>
          <w:divBdr>
            <w:top w:val="none" w:sz="0" w:space="0" w:color="auto"/>
            <w:left w:val="none" w:sz="0" w:space="0" w:color="auto"/>
            <w:bottom w:val="none" w:sz="0" w:space="0" w:color="auto"/>
            <w:right w:val="none" w:sz="0" w:space="0" w:color="auto"/>
          </w:divBdr>
        </w:div>
      </w:divsChild>
    </w:div>
    <w:div w:id="964042866">
      <w:bodyDiv w:val="1"/>
      <w:marLeft w:val="0"/>
      <w:marRight w:val="0"/>
      <w:marTop w:val="0"/>
      <w:marBottom w:val="0"/>
      <w:divBdr>
        <w:top w:val="none" w:sz="0" w:space="0" w:color="auto"/>
        <w:left w:val="none" w:sz="0" w:space="0" w:color="auto"/>
        <w:bottom w:val="none" w:sz="0" w:space="0" w:color="auto"/>
        <w:right w:val="none" w:sz="0" w:space="0" w:color="auto"/>
      </w:divBdr>
      <w:divsChild>
        <w:div w:id="1326740086">
          <w:marLeft w:val="0"/>
          <w:marRight w:val="0"/>
          <w:marTop w:val="0"/>
          <w:marBottom w:val="0"/>
          <w:divBdr>
            <w:top w:val="none" w:sz="0" w:space="0" w:color="auto"/>
            <w:left w:val="none" w:sz="0" w:space="0" w:color="auto"/>
            <w:bottom w:val="none" w:sz="0" w:space="0" w:color="auto"/>
            <w:right w:val="none" w:sz="0" w:space="0" w:color="auto"/>
          </w:divBdr>
          <w:divsChild>
            <w:div w:id="1310942424">
              <w:marLeft w:val="0"/>
              <w:marRight w:val="0"/>
              <w:marTop w:val="0"/>
              <w:marBottom w:val="0"/>
              <w:divBdr>
                <w:top w:val="none" w:sz="0" w:space="0" w:color="auto"/>
                <w:left w:val="none" w:sz="0" w:space="0" w:color="auto"/>
                <w:bottom w:val="none" w:sz="0" w:space="0" w:color="auto"/>
                <w:right w:val="none" w:sz="0" w:space="0" w:color="auto"/>
              </w:divBdr>
              <w:divsChild>
                <w:div w:id="834883451">
                  <w:marLeft w:val="0"/>
                  <w:marRight w:val="0"/>
                  <w:marTop w:val="0"/>
                  <w:marBottom w:val="0"/>
                  <w:divBdr>
                    <w:top w:val="none" w:sz="0" w:space="0" w:color="auto"/>
                    <w:left w:val="none" w:sz="0" w:space="0" w:color="auto"/>
                    <w:bottom w:val="none" w:sz="0" w:space="0" w:color="auto"/>
                    <w:right w:val="none" w:sz="0" w:space="0" w:color="auto"/>
                  </w:divBdr>
                </w:div>
              </w:divsChild>
            </w:div>
            <w:div w:id="17614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213216">
      <w:bodyDiv w:val="1"/>
      <w:marLeft w:val="0"/>
      <w:marRight w:val="0"/>
      <w:marTop w:val="0"/>
      <w:marBottom w:val="0"/>
      <w:divBdr>
        <w:top w:val="none" w:sz="0" w:space="0" w:color="auto"/>
        <w:left w:val="none" w:sz="0" w:space="0" w:color="auto"/>
        <w:bottom w:val="none" w:sz="0" w:space="0" w:color="auto"/>
        <w:right w:val="none" w:sz="0" w:space="0" w:color="auto"/>
      </w:divBdr>
      <w:divsChild>
        <w:div w:id="663774984">
          <w:marLeft w:val="1080"/>
          <w:marRight w:val="0"/>
          <w:marTop w:val="100"/>
          <w:marBottom w:val="0"/>
          <w:divBdr>
            <w:top w:val="none" w:sz="0" w:space="0" w:color="auto"/>
            <w:left w:val="none" w:sz="0" w:space="0" w:color="auto"/>
            <w:bottom w:val="none" w:sz="0" w:space="0" w:color="auto"/>
            <w:right w:val="none" w:sz="0" w:space="0" w:color="auto"/>
          </w:divBdr>
        </w:div>
        <w:div w:id="844855887">
          <w:marLeft w:val="1080"/>
          <w:marRight w:val="0"/>
          <w:marTop w:val="100"/>
          <w:marBottom w:val="0"/>
          <w:divBdr>
            <w:top w:val="none" w:sz="0" w:space="0" w:color="auto"/>
            <w:left w:val="none" w:sz="0" w:space="0" w:color="auto"/>
            <w:bottom w:val="none" w:sz="0" w:space="0" w:color="auto"/>
            <w:right w:val="none" w:sz="0" w:space="0" w:color="auto"/>
          </w:divBdr>
        </w:div>
        <w:div w:id="2094929796">
          <w:marLeft w:val="1080"/>
          <w:marRight w:val="0"/>
          <w:marTop w:val="100"/>
          <w:marBottom w:val="0"/>
          <w:divBdr>
            <w:top w:val="none" w:sz="0" w:space="0" w:color="auto"/>
            <w:left w:val="none" w:sz="0" w:space="0" w:color="auto"/>
            <w:bottom w:val="none" w:sz="0" w:space="0" w:color="auto"/>
            <w:right w:val="none" w:sz="0" w:space="0" w:color="auto"/>
          </w:divBdr>
        </w:div>
      </w:divsChild>
    </w:div>
    <w:div w:id="990134651">
      <w:bodyDiv w:val="1"/>
      <w:marLeft w:val="0"/>
      <w:marRight w:val="0"/>
      <w:marTop w:val="0"/>
      <w:marBottom w:val="0"/>
      <w:divBdr>
        <w:top w:val="none" w:sz="0" w:space="0" w:color="auto"/>
        <w:left w:val="none" w:sz="0" w:space="0" w:color="auto"/>
        <w:bottom w:val="none" w:sz="0" w:space="0" w:color="auto"/>
        <w:right w:val="none" w:sz="0" w:space="0" w:color="auto"/>
      </w:divBdr>
      <w:divsChild>
        <w:div w:id="595288996">
          <w:marLeft w:val="0"/>
          <w:marRight w:val="0"/>
          <w:marTop w:val="0"/>
          <w:marBottom w:val="0"/>
          <w:divBdr>
            <w:top w:val="none" w:sz="0" w:space="0" w:color="auto"/>
            <w:left w:val="none" w:sz="0" w:space="0" w:color="auto"/>
            <w:bottom w:val="none" w:sz="0" w:space="0" w:color="auto"/>
            <w:right w:val="none" w:sz="0" w:space="0" w:color="auto"/>
          </w:divBdr>
        </w:div>
      </w:divsChild>
    </w:div>
    <w:div w:id="1056589505">
      <w:bodyDiv w:val="1"/>
      <w:marLeft w:val="0"/>
      <w:marRight w:val="0"/>
      <w:marTop w:val="0"/>
      <w:marBottom w:val="0"/>
      <w:divBdr>
        <w:top w:val="none" w:sz="0" w:space="0" w:color="auto"/>
        <w:left w:val="none" w:sz="0" w:space="0" w:color="auto"/>
        <w:bottom w:val="none" w:sz="0" w:space="0" w:color="auto"/>
        <w:right w:val="none" w:sz="0" w:space="0" w:color="auto"/>
      </w:divBdr>
      <w:divsChild>
        <w:div w:id="566038396">
          <w:marLeft w:val="360"/>
          <w:marRight w:val="0"/>
          <w:marTop w:val="200"/>
          <w:marBottom w:val="0"/>
          <w:divBdr>
            <w:top w:val="none" w:sz="0" w:space="0" w:color="auto"/>
            <w:left w:val="none" w:sz="0" w:space="0" w:color="auto"/>
            <w:bottom w:val="none" w:sz="0" w:space="0" w:color="auto"/>
            <w:right w:val="none" w:sz="0" w:space="0" w:color="auto"/>
          </w:divBdr>
        </w:div>
        <w:div w:id="1367563765">
          <w:marLeft w:val="1080"/>
          <w:marRight w:val="0"/>
          <w:marTop w:val="100"/>
          <w:marBottom w:val="0"/>
          <w:divBdr>
            <w:top w:val="none" w:sz="0" w:space="0" w:color="auto"/>
            <w:left w:val="none" w:sz="0" w:space="0" w:color="auto"/>
            <w:bottom w:val="none" w:sz="0" w:space="0" w:color="auto"/>
            <w:right w:val="none" w:sz="0" w:space="0" w:color="auto"/>
          </w:divBdr>
        </w:div>
        <w:div w:id="1566529520">
          <w:marLeft w:val="1080"/>
          <w:marRight w:val="0"/>
          <w:marTop w:val="100"/>
          <w:marBottom w:val="0"/>
          <w:divBdr>
            <w:top w:val="none" w:sz="0" w:space="0" w:color="auto"/>
            <w:left w:val="none" w:sz="0" w:space="0" w:color="auto"/>
            <w:bottom w:val="none" w:sz="0" w:space="0" w:color="auto"/>
            <w:right w:val="none" w:sz="0" w:space="0" w:color="auto"/>
          </w:divBdr>
        </w:div>
        <w:div w:id="1738555388">
          <w:marLeft w:val="360"/>
          <w:marRight w:val="0"/>
          <w:marTop w:val="200"/>
          <w:marBottom w:val="0"/>
          <w:divBdr>
            <w:top w:val="none" w:sz="0" w:space="0" w:color="auto"/>
            <w:left w:val="none" w:sz="0" w:space="0" w:color="auto"/>
            <w:bottom w:val="none" w:sz="0" w:space="0" w:color="auto"/>
            <w:right w:val="none" w:sz="0" w:space="0" w:color="auto"/>
          </w:divBdr>
        </w:div>
        <w:div w:id="2138137497">
          <w:marLeft w:val="360"/>
          <w:marRight w:val="0"/>
          <w:marTop w:val="200"/>
          <w:marBottom w:val="0"/>
          <w:divBdr>
            <w:top w:val="none" w:sz="0" w:space="0" w:color="auto"/>
            <w:left w:val="none" w:sz="0" w:space="0" w:color="auto"/>
            <w:bottom w:val="none" w:sz="0" w:space="0" w:color="auto"/>
            <w:right w:val="none" w:sz="0" w:space="0" w:color="auto"/>
          </w:divBdr>
        </w:div>
      </w:divsChild>
    </w:div>
    <w:div w:id="1075401292">
      <w:bodyDiv w:val="1"/>
      <w:marLeft w:val="0"/>
      <w:marRight w:val="0"/>
      <w:marTop w:val="0"/>
      <w:marBottom w:val="0"/>
      <w:divBdr>
        <w:top w:val="none" w:sz="0" w:space="0" w:color="auto"/>
        <w:left w:val="none" w:sz="0" w:space="0" w:color="auto"/>
        <w:bottom w:val="none" w:sz="0" w:space="0" w:color="auto"/>
        <w:right w:val="none" w:sz="0" w:space="0" w:color="auto"/>
      </w:divBdr>
      <w:divsChild>
        <w:div w:id="976954435">
          <w:marLeft w:val="0"/>
          <w:marRight w:val="0"/>
          <w:marTop w:val="0"/>
          <w:marBottom w:val="0"/>
          <w:divBdr>
            <w:top w:val="none" w:sz="0" w:space="0" w:color="auto"/>
            <w:left w:val="none" w:sz="0" w:space="0" w:color="auto"/>
            <w:bottom w:val="none" w:sz="0" w:space="0" w:color="auto"/>
            <w:right w:val="none" w:sz="0" w:space="0" w:color="auto"/>
          </w:divBdr>
        </w:div>
      </w:divsChild>
    </w:div>
    <w:div w:id="1090001157">
      <w:bodyDiv w:val="1"/>
      <w:marLeft w:val="0"/>
      <w:marRight w:val="0"/>
      <w:marTop w:val="0"/>
      <w:marBottom w:val="0"/>
      <w:divBdr>
        <w:top w:val="none" w:sz="0" w:space="0" w:color="auto"/>
        <w:left w:val="none" w:sz="0" w:space="0" w:color="auto"/>
        <w:bottom w:val="none" w:sz="0" w:space="0" w:color="auto"/>
        <w:right w:val="none" w:sz="0" w:space="0" w:color="auto"/>
      </w:divBdr>
      <w:divsChild>
        <w:div w:id="185406356">
          <w:marLeft w:val="0"/>
          <w:marRight w:val="0"/>
          <w:marTop w:val="15"/>
          <w:marBottom w:val="0"/>
          <w:divBdr>
            <w:top w:val="single" w:sz="48" w:space="0" w:color="auto"/>
            <w:left w:val="single" w:sz="48" w:space="0" w:color="auto"/>
            <w:bottom w:val="single" w:sz="48" w:space="0" w:color="auto"/>
            <w:right w:val="single" w:sz="48" w:space="0" w:color="auto"/>
          </w:divBdr>
          <w:divsChild>
            <w:div w:id="1094745184">
              <w:marLeft w:val="0"/>
              <w:marRight w:val="0"/>
              <w:marTop w:val="0"/>
              <w:marBottom w:val="0"/>
              <w:divBdr>
                <w:top w:val="none" w:sz="0" w:space="0" w:color="auto"/>
                <w:left w:val="none" w:sz="0" w:space="0" w:color="auto"/>
                <w:bottom w:val="none" w:sz="0" w:space="0" w:color="auto"/>
                <w:right w:val="none" w:sz="0" w:space="0" w:color="auto"/>
              </w:divBdr>
              <w:divsChild>
                <w:div w:id="57293724">
                  <w:marLeft w:val="0"/>
                  <w:marRight w:val="0"/>
                  <w:marTop w:val="0"/>
                  <w:marBottom w:val="0"/>
                  <w:divBdr>
                    <w:top w:val="none" w:sz="0" w:space="0" w:color="auto"/>
                    <w:left w:val="none" w:sz="0" w:space="0" w:color="auto"/>
                    <w:bottom w:val="none" w:sz="0" w:space="0" w:color="auto"/>
                    <w:right w:val="none" w:sz="0" w:space="0" w:color="auto"/>
                  </w:divBdr>
                </w:div>
                <w:div w:id="57673088">
                  <w:marLeft w:val="0"/>
                  <w:marRight w:val="0"/>
                  <w:marTop w:val="0"/>
                  <w:marBottom w:val="0"/>
                  <w:divBdr>
                    <w:top w:val="none" w:sz="0" w:space="0" w:color="auto"/>
                    <w:left w:val="none" w:sz="0" w:space="0" w:color="auto"/>
                    <w:bottom w:val="none" w:sz="0" w:space="0" w:color="auto"/>
                    <w:right w:val="none" w:sz="0" w:space="0" w:color="auto"/>
                  </w:divBdr>
                </w:div>
                <w:div w:id="97140138">
                  <w:marLeft w:val="0"/>
                  <w:marRight w:val="0"/>
                  <w:marTop w:val="0"/>
                  <w:marBottom w:val="0"/>
                  <w:divBdr>
                    <w:top w:val="none" w:sz="0" w:space="0" w:color="auto"/>
                    <w:left w:val="none" w:sz="0" w:space="0" w:color="auto"/>
                    <w:bottom w:val="none" w:sz="0" w:space="0" w:color="auto"/>
                    <w:right w:val="none" w:sz="0" w:space="0" w:color="auto"/>
                  </w:divBdr>
                </w:div>
                <w:div w:id="112599583">
                  <w:marLeft w:val="0"/>
                  <w:marRight w:val="0"/>
                  <w:marTop w:val="0"/>
                  <w:marBottom w:val="0"/>
                  <w:divBdr>
                    <w:top w:val="none" w:sz="0" w:space="0" w:color="auto"/>
                    <w:left w:val="none" w:sz="0" w:space="0" w:color="auto"/>
                    <w:bottom w:val="none" w:sz="0" w:space="0" w:color="auto"/>
                    <w:right w:val="none" w:sz="0" w:space="0" w:color="auto"/>
                  </w:divBdr>
                </w:div>
                <w:div w:id="120459656">
                  <w:marLeft w:val="0"/>
                  <w:marRight w:val="0"/>
                  <w:marTop w:val="0"/>
                  <w:marBottom w:val="0"/>
                  <w:divBdr>
                    <w:top w:val="none" w:sz="0" w:space="0" w:color="auto"/>
                    <w:left w:val="none" w:sz="0" w:space="0" w:color="auto"/>
                    <w:bottom w:val="none" w:sz="0" w:space="0" w:color="auto"/>
                    <w:right w:val="none" w:sz="0" w:space="0" w:color="auto"/>
                  </w:divBdr>
                </w:div>
                <w:div w:id="178278135">
                  <w:marLeft w:val="0"/>
                  <w:marRight w:val="0"/>
                  <w:marTop w:val="0"/>
                  <w:marBottom w:val="0"/>
                  <w:divBdr>
                    <w:top w:val="none" w:sz="0" w:space="0" w:color="auto"/>
                    <w:left w:val="none" w:sz="0" w:space="0" w:color="auto"/>
                    <w:bottom w:val="none" w:sz="0" w:space="0" w:color="auto"/>
                    <w:right w:val="none" w:sz="0" w:space="0" w:color="auto"/>
                  </w:divBdr>
                </w:div>
                <w:div w:id="216287958">
                  <w:marLeft w:val="0"/>
                  <w:marRight w:val="0"/>
                  <w:marTop w:val="0"/>
                  <w:marBottom w:val="0"/>
                  <w:divBdr>
                    <w:top w:val="none" w:sz="0" w:space="0" w:color="auto"/>
                    <w:left w:val="none" w:sz="0" w:space="0" w:color="auto"/>
                    <w:bottom w:val="none" w:sz="0" w:space="0" w:color="auto"/>
                    <w:right w:val="none" w:sz="0" w:space="0" w:color="auto"/>
                  </w:divBdr>
                </w:div>
                <w:div w:id="244925958">
                  <w:marLeft w:val="0"/>
                  <w:marRight w:val="0"/>
                  <w:marTop w:val="0"/>
                  <w:marBottom w:val="0"/>
                  <w:divBdr>
                    <w:top w:val="none" w:sz="0" w:space="0" w:color="auto"/>
                    <w:left w:val="none" w:sz="0" w:space="0" w:color="auto"/>
                    <w:bottom w:val="none" w:sz="0" w:space="0" w:color="auto"/>
                    <w:right w:val="none" w:sz="0" w:space="0" w:color="auto"/>
                  </w:divBdr>
                </w:div>
                <w:div w:id="254556058">
                  <w:marLeft w:val="0"/>
                  <w:marRight w:val="0"/>
                  <w:marTop w:val="0"/>
                  <w:marBottom w:val="0"/>
                  <w:divBdr>
                    <w:top w:val="none" w:sz="0" w:space="0" w:color="auto"/>
                    <w:left w:val="none" w:sz="0" w:space="0" w:color="auto"/>
                    <w:bottom w:val="none" w:sz="0" w:space="0" w:color="auto"/>
                    <w:right w:val="none" w:sz="0" w:space="0" w:color="auto"/>
                  </w:divBdr>
                </w:div>
                <w:div w:id="255678062">
                  <w:marLeft w:val="0"/>
                  <w:marRight w:val="0"/>
                  <w:marTop w:val="0"/>
                  <w:marBottom w:val="0"/>
                  <w:divBdr>
                    <w:top w:val="none" w:sz="0" w:space="0" w:color="auto"/>
                    <w:left w:val="none" w:sz="0" w:space="0" w:color="auto"/>
                    <w:bottom w:val="none" w:sz="0" w:space="0" w:color="auto"/>
                    <w:right w:val="none" w:sz="0" w:space="0" w:color="auto"/>
                  </w:divBdr>
                </w:div>
                <w:div w:id="304504090">
                  <w:marLeft w:val="0"/>
                  <w:marRight w:val="0"/>
                  <w:marTop w:val="0"/>
                  <w:marBottom w:val="0"/>
                  <w:divBdr>
                    <w:top w:val="none" w:sz="0" w:space="0" w:color="auto"/>
                    <w:left w:val="none" w:sz="0" w:space="0" w:color="auto"/>
                    <w:bottom w:val="none" w:sz="0" w:space="0" w:color="auto"/>
                    <w:right w:val="none" w:sz="0" w:space="0" w:color="auto"/>
                  </w:divBdr>
                </w:div>
                <w:div w:id="324364307">
                  <w:marLeft w:val="0"/>
                  <w:marRight w:val="0"/>
                  <w:marTop w:val="0"/>
                  <w:marBottom w:val="0"/>
                  <w:divBdr>
                    <w:top w:val="none" w:sz="0" w:space="0" w:color="auto"/>
                    <w:left w:val="none" w:sz="0" w:space="0" w:color="auto"/>
                    <w:bottom w:val="none" w:sz="0" w:space="0" w:color="auto"/>
                    <w:right w:val="none" w:sz="0" w:space="0" w:color="auto"/>
                  </w:divBdr>
                </w:div>
                <w:div w:id="354842786">
                  <w:marLeft w:val="0"/>
                  <w:marRight w:val="0"/>
                  <w:marTop w:val="0"/>
                  <w:marBottom w:val="0"/>
                  <w:divBdr>
                    <w:top w:val="none" w:sz="0" w:space="0" w:color="auto"/>
                    <w:left w:val="none" w:sz="0" w:space="0" w:color="auto"/>
                    <w:bottom w:val="none" w:sz="0" w:space="0" w:color="auto"/>
                    <w:right w:val="none" w:sz="0" w:space="0" w:color="auto"/>
                  </w:divBdr>
                </w:div>
                <w:div w:id="381170831">
                  <w:marLeft w:val="0"/>
                  <w:marRight w:val="0"/>
                  <w:marTop w:val="0"/>
                  <w:marBottom w:val="0"/>
                  <w:divBdr>
                    <w:top w:val="none" w:sz="0" w:space="0" w:color="auto"/>
                    <w:left w:val="none" w:sz="0" w:space="0" w:color="auto"/>
                    <w:bottom w:val="none" w:sz="0" w:space="0" w:color="auto"/>
                    <w:right w:val="none" w:sz="0" w:space="0" w:color="auto"/>
                  </w:divBdr>
                </w:div>
                <w:div w:id="387152804">
                  <w:marLeft w:val="0"/>
                  <w:marRight w:val="0"/>
                  <w:marTop w:val="0"/>
                  <w:marBottom w:val="0"/>
                  <w:divBdr>
                    <w:top w:val="none" w:sz="0" w:space="0" w:color="auto"/>
                    <w:left w:val="none" w:sz="0" w:space="0" w:color="auto"/>
                    <w:bottom w:val="none" w:sz="0" w:space="0" w:color="auto"/>
                    <w:right w:val="none" w:sz="0" w:space="0" w:color="auto"/>
                  </w:divBdr>
                </w:div>
                <w:div w:id="401607813">
                  <w:marLeft w:val="0"/>
                  <w:marRight w:val="0"/>
                  <w:marTop w:val="0"/>
                  <w:marBottom w:val="0"/>
                  <w:divBdr>
                    <w:top w:val="none" w:sz="0" w:space="0" w:color="auto"/>
                    <w:left w:val="none" w:sz="0" w:space="0" w:color="auto"/>
                    <w:bottom w:val="none" w:sz="0" w:space="0" w:color="auto"/>
                    <w:right w:val="none" w:sz="0" w:space="0" w:color="auto"/>
                  </w:divBdr>
                </w:div>
                <w:div w:id="407969037">
                  <w:marLeft w:val="0"/>
                  <w:marRight w:val="0"/>
                  <w:marTop w:val="0"/>
                  <w:marBottom w:val="0"/>
                  <w:divBdr>
                    <w:top w:val="none" w:sz="0" w:space="0" w:color="auto"/>
                    <w:left w:val="none" w:sz="0" w:space="0" w:color="auto"/>
                    <w:bottom w:val="none" w:sz="0" w:space="0" w:color="auto"/>
                    <w:right w:val="none" w:sz="0" w:space="0" w:color="auto"/>
                  </w:divBdr>
                </w:div>
                <w:div w:id="424688317">
                  <w:marLeft w:val="0"/>
                  <w:marRight w:val="0"/>
                  <w:marTop w:val="0"/>
                  <w:marBottom w:val="0"/>
                  <w:divBdr>
                    <w:top w:val="none" w:sz="0" w:space="0" w:color="auto"/>
                    <w:left w:val="none" w:sz="0" w:space="0" w:color="auto"/>
                    <w:bottom w:val="none" w:sz="0" w:space="0" w:color="auto"/>
                    <w:right w:val="none" w:sz="0" w:space="0" w:color="auto"/>
                  </w:divBdr>
                </w:div>
                <w:div w:id="427385017">
                  <w:marLeft w:val="0"/>
                  <w:marRight w:val="0"/>
                  <w:marTop w:val="0"/>
                  <w:marBottom w:val="0"/>
                  <w:divBdr>
                    <w:top w:val="none" w:sz="0" w:space="0" w:color="auto"/>
                    <w:left w:val="none" w:sz="0" w:space="0" w:color="auto"/>
                    <w:bottom w:val="none" w:sz="0" w:space="0" w:color="auto"/>
                    <w:right w:val="none" w:sz="0" w:space="0" w:color="auto"/>
                  </w:divBdr>
                </w:div>
                <w:div w:id="464741931">
                  <w:marLeft w:val="0"/>
                  <w:marRight w:val="0"/>
                  <w:marTop w:val="0"/>
                  <w:marBottom w:val="0"/>
                  <w:divBdr>
                    <w:top w:val="none" w:sz="0" w:space="0" w:color="auto"/>
                    <w:left w:val="none" w:sz="0" w:space="0" w:color="auto"/>
                    <w:bottom w:val="none" w:sz="0" w:space="0" w:color="auto"/>
                    <w:right w:val="none" w:sz="0" w:space="0" w:color="auto"/>
                  </w:divBdr>
                </w:div>
                <w:div w:id="497883606">
                  <w:marLeft w:val="0"/>
                  <w:marRight w:val="0"/>
                  <w:marTop w:val="0"/>
                  <w:marBottom w:val="0"/>
                  <w:divBdr>
                    <w:top w:val="none" w:sz="0" w:space="0" w:color="auto"/>
                    <w:left w:val="none" w:sz="0" w:space="0" w:color="auto"/>
                    <w:bottom w:val="none" w:sz="0" w:space="0" w:color="auto"/>
                    <w:right w:val="none" w:sz="0" w:space="0" w:color="auto"/>
                  </w:divBdr>
                </w:div>
                <w:div w:id="504518770">
                  <w:marLeft w:val="0"/>
                  <w:marRight w:val="0"/>
                  <w:marTop w:val="0"/>
                  <w:marBottom w:val="0"/>
                  <w:divBdr>
                    <w:top w:val="none" w:sz="0" w:space="0" w:color="auto"/>
                    <w:left w:val="none" w:sz="0" w:space="0" w:color="auto"/>
                    <w:bottom w:val="none" w:sz="0" w:space="0" w:color="auto"/>
                    <w:right w:val="none" w:sz="0" w:space="0" w:color="auto"/>
                  </w:divBdr>
                </w:div>
                <w:div w:id="525022478">
                  <w:marLeft w:val="0"/>
                  <w:marRight w:val="0"/>
                  <w:marTop w:val="0"/>
                  <w:marBottom w:val="0"/>
                  <w:divBdr>
                    <w:top w:val="none" w:sz="0" w:space="0" w:color="auto"/>
                    <w:left w:val="none" w:sz="0" w:space="0" w:color="auto"/>
                    <w:bottom w:val="none" w:sz="0" w:space="0" w:color="auto"/>
                    <w:right w:val="none" w:sz="0" w:space="0" w:color="auto"/>
                  </w:divBdr>
                </w:div>
                <w:div w:id="541209142">
                  <w:marLeft w:val="0"/>
                  <w:marRight w:val="0"/>
                  <w:marTop w:val="0"/>
                  <w:marBottom w:val="0"/>
                  <w:divBdr>
                    <w:top w:val="none" w:sz="0" w:space="0" w:color="auto"/>
                    <w:left w:val="none" w:sz="0" w:space="0" w:color="auto"/>
                    <w:bottom w:val="none" w:sz="0" w:space="0" w:color="auto"/>
                    <w:right w:val="none" w:sz="0" w:space="0" w:color="auto"/>
                  </w:divBdr>
                </w:div>
                <w:div w:id="542905000">
                  <w:marLeft w:val="0"/>
                  <w:marRight w:val="0"/>
                  <w:marTop w:val="0"/>
                  <w:marBottom w:val="0"/>
                  <w:divBdr>
                    <w:top w:val="none" w:sz="0" w:space="0" w:color="auto"/>
                    <w:left w:val="none" w:sz="0" w:space="0" w:color="auto"/>
                    <w:bottom w:val="none" w:sz="0" w:space="0" w:color="auto"/>
                    <w:right w:val="none" w:sz="0" w:space="0" w:color="auto"/>
                  </w:divBdr>
                </w:div>
                <w:div w:id="543910560">
                  <w:marLeft w:val="0"/>
                  <w:marRight w:val="0"/>
                  <w:marTop w:val="0"/>
                  <w:marBottom w:val="0"/>
                  <w:divBdr>
                    <w:top w:val="none" w:sz="0" w:space="0" w:color="auto"/>
                    <w:left w:val="none" w:sz="0" w:space="0" w:color="auto"/>
                    <w:bottom w:val="none" w:sz="0" w:space="0" w:color="auto"/>
                    <w:right w:val="none" w:sz="0" w:space="0" w:color="auto"/>
                  </w:divBdr>
                </w:div>
                <w:div w:id="637612545">
                  <w:marLeft w:val="0"/>
                  <w:marRight w:val="0"/>
                  <w:marTop w:val="0"/>
                  <w:marBottom w:val="0"/>
                  <w:divBdr>
                    <w:top w:val="none" w:sz="0" w:space="0" w:color="auto"/>
                    <w:left w:val="none" w:sz="0" w:space="0" w:color="auto"/>
                    <w:bottom w:val="none" w:sz="0" w:space="0" w:color="auto"/>
                    <w:right w:val="none" w:sz="0" w:space="0" w:color="auto"/>
                  </w:divBdr>
                </w:div>
                <w:div w:id="870264274">
                  <w:marLeft w:val="0"/>
                  <w:marRight w:val="0"/>
                  <w:marTop w:val="0"/>
                  <w:marBottom w:val="0"/>
                  <w:divBdr>
                    <w:top w:val="none" w:sz="0" w:space="0" w:color="auto"/>
                    <w:left w:val="none" w:sz="0" w:space="0" w:color="auto"/>
                    <w:bottom w:val="none" w:sz="0" w:space="0" w:color="auto"/>
                    <w:right w:val="none" w:sz="0" w:space="0" w:color="auto"/>
                  </w:divBdr>
                </w:div>
                <w:div w:id="879628522">
                  <w:marLeft w:val="0"/>
                  <w:marRight w:val="0"/>
                  <w:marTop w:val="0"/>
                  <w:marBottom w:val="0"/>
                  <w:divBdr>
                    <w:top w:val="none" w:sz="0" w:space="0" w:color="auto"/>
                    <w:left w:val="none" w:sz="0" w:space="0" w:color="auto"/>
                    <w:bottom w:val="none" w:sz="0" w:space="0" w:color="auto"/>
                    <w:right w:val="none" w:sz="0" w:space="0" w:color="auto"/>
                  </w:divBdr>
                </w:div>
                <w:div w:id="884683532">
                  <w:marLeft w:val="0"/>
                  <w:marRight w:val="0"/>
                  <w:marTop w:val="0"/>
                  <w:marBottom w:val="0"/>
                  <w:divBdr>
                    <w:top w:val="none" w:sz="0" w:space="0" w:color="auto"/>
                    <w:left w:val="none" w:sz="0" w:space="0" w:color="auto"/>
                    <w:bottom w:val="none" w:sz="0" w:space="0" w:color="auto"/>
                    <w:right w:val="none" w:sz="0" w:space="0" w:color="auto"/>
                  </w:divBdr>
                </w:div>
                <w:div w:id="887230873">
                  <w:marLeft w:val="0"/>
                  <w:marRight w:val="0"/>
                  <w:marTop w:val="0"/>
                  <w:marBottom w:val="0"/>
                  <w:divBdr>
                    <w:top w:val="none" w:sz="0" w:space="0" w:color="auto"/>
                    <w:left w:val="none" w:sz="0" w:space="0" w:color="auto"/>
                    <w:bottom w:val="none" w:sz="0" w:space="0" w:color="auto"/>
                    <w:right w:val="none" w:sz="0" w:space="0" w:color="auto"/>
                  </w:divBdr>
                </w:div>
                <w:div w:id="891966322">
                  <w:marLeft w:val="0"/>
                  <w:marRight w:val="0"/>
                  <w:marTop w:val="0"/>
                  <w:marBottom w:val="0"/>
                  <w:divBdr>
                    <w:top w:val="none" w:sz="0" w:space="0" w:color="auto"/>
                    <w:left w:val="none" w:sz="0" w:space="0" w:color="auto"/>
                    <w:bottom w:val="none" w:sz="0" w:space="0" w:color="auto"/>
                    <w:right w:val="none" w:sz="0" w:space="0" w:color="auto"/>
                  </w:divBdr>
                </w:div>
                <w:div w:id="914238934">
                  <w:marLeft w:val="0"/>
                  <w:marRight w:val="0"/>
                  <w:marTop w:val="0"/>
                  <w:marBottom w:val="0"/>
                  <w:divBdr>
                    <w:top w:val="none" w:sz="0" w:space="0" w:color="auto"/>
                    <w:left w:val="none" w:sz="0" w:space="0" w:color="auto"/>
                    <w:bottom w:val="none" w:sz="0" w:space="0" w:color="auto"/>
                    <w:right w:val="none" w:sz="0" w:space="0" w:color="auto"/>
                  </w:divBdr>
                </w:div>
                <w:div w:id="922760972">
                  <w:marLeft w:val="0"/>
                  <w:marRight w:val="0"/>
                  <w:marTop w:val="0"/>
                  <w:marBottom w:val="0"/>
                  <w:divBdr>
                    <w:top w:val="none" w:sz="0" w:space="0" w:color="auto"/>
                    <w:left w:val="none" w:sz="0" w:space="0" w:color="auto"/>
                    <w:bottom w:val="none" w:sz="0" w:space="0" w:color="auto"/>
                    <w:right w:val="none" w:sz="0" w:space="0" w:color="auto"/>
                  </w:divBdr>
                </w:div>
                <w:div w:id="924219461">
                  <w:marLeft w:val="0"/>
                  <w:marRight w:val="0"/>
                  <w:marTop w:val="0"/>
                  <w:marBottom w:val="0"/>
                  <w:divBdr>
                    <w:top w:val="none" w:sz="0" w:space="0" w:color="auto"/>
                    <w:left w:val="none" w:sz="0" w:space="0" w:color="auto"/>
                    <w:bottom w:val="none" w:sz="0" w:space="0" w:color="auto"/>
                    <w:right w:val="none" w:sz="0" w:space="0" w:color="auto"/>
                  </w:divBdr>
                </w:div>
                <w:div w:id="939683010">
                  <w:marLeft w:val="0"/>
                  <w:marRight w:val="0"/>
                  <w:marTop w:val="0"/>
                  <w:marBottom w:val="0"/>
                  <w:divBdr>
                    <w:top w:val="none" w:sz="0" w:space="0" w:color="auto"/>
                    <w:left w:val="none" w:sz="0" w:space="0" w:color="auto"/>
                    <w:bottom w:val="none" w:sz="0" w:space="0" w:color="auto"/>
                    <w:right w:val="none" w:sz="0" w:space="0" w:color="auto"/>
                  </w:divBdr>
                </w:div>
                <w:div w:id="965500494">
                  <w:marLeft w:val="0"/>
                  <w:marRight w:val="0"/>
                  <w:marTop w:val="0"/>
                  <w:marBottom w:val="0"/>
                  <w:divBdr>
                    <w:top w:val="none" w:sz="0" w:space="0" w:color="auto"/>
                    <w:left w:val="none" w:sz="0" w:space="0" w:color="auto"/>
                    <w:bottom w:val="none" w:sz="0" w:space="0" w:color="auto"/>
                    <w:right w:val="none" w:sz="0" w:space="0" w:color="auto"/>
                  </w:divBdr>
                </w:div>
                <w:div w:id="969552945">
                  <w:marLeft w:val="0"/>
                  <w:marRight w:val="0"/>
                  <w:marTop w:val="0"/>
                  <w:marBottom w:val="0"/>
                  <w:divBdr>
                    <w:top w:val="none" w:sz="0" w:space="0" w:color="auto"/>
                    <w:left w:val="none" w:sz="0" w:space="0" w:color="auto"/>
                    <w:bottom w:val="none" w:sz="0" w:space="0" w:color="auto"/>
                    <w:right w:val="none" w:sz="0" w:space="0" w:color="auto"/>
                  </w:divBdr>
                </w:div>
                <w:div w:id="985938315">
                  <w:marLeft w:val="0"/>
                  <w:marRight w:val="0"/>
                  <w:marTop w:val="0"/>
                  <w:marBottom w:val="0"/>
                  <w:divBdr>
                    <w:top w:val="none" w:sz="0" w:space="0" w:color="auto"/>
                    <w:left w:val="none" w:sz="0" w:space="0" w:color="auto"/>
                    <w:bottom w:val="none" w:sz="0" w:space="0" w:color="auto"/>
                    <w:right w:val="none" w:sz="0" w:space="0" w:color="auto"/>
                  </w:divBdr>
                </w:div>
                <w:div w:id="1061757335">
                  <w:marLeft w:val="0"/>
                  <w:marRight w:val="0"/>
                  <w:marTop w:val="0"/>
                  <w:marBottom w:val="0"/>
                  <w:divBdr>
                    <w:top w:val="none" w:sz="0" w:space="0" w:color="auto"/>
                    <w:left w:val="none" w:sz="0" w:space="0" w:color="auto"/>
                    <w:bottom w:val="none" w:sz="0" w:space="0" w:color="auto"/>
                    <w:right w:val="none" w:sz="0" w:space="0" w:color="auto"/>
                  </w:divBdr>
                </w:div>
                <w:div w:id="1101990412">
                  <w:marLeft w:val="0"/>
                  <w:marRight w:val="0"/>
                  <w:marTop w:val="0"/>
                  <w:marBottom w:val="0"/>
                  <w:divBdr>
                    <w:top w:val="none" w:sz="0" w:space="0" w:color="auto"/>
                    <w:left w:val="none" w:sz="0" w:space="0" w:color="auto"/>
                    <w:bottom w:val="none" w:sz="0" w:space="0" w:color="auto"/>
                    <w:right w:val="none" w:sz="0" w:space="0" w:color="auto"/>
                  </w:divBdr>
                </w:div>
                <w:div w:id="1117991302">
                  <w:marLeft w:val="0"/>
                  <w:marRight w:val="0"/>
                  <w:marTop w:val="0"/>
                  <w:marBottom w:val="0"/>
                  <w:divBdr>
                    <w:top w:val="none" w:sz="0" w:space="0" w:color="auto"/>
                    <w:left w:val="none" w:sz="0" w:space="0" w:color="auto"/>
                    <w:bottom w:val="none" w:sz="0" w:space="0" w:color="auto"/>
                    <w:right w:val="none" w:sz="0" w:space="0" w:color="auto"/>
                  </w:divBdr>
                </w:div>
                <w:div w:id="1132938503">
                  <w:marLeft w:val="0"/>
                  <w:marRight w:val="0"/>
                  <w:marTop w:val="0"/>
                  <w:marBottom w:val="0"/>
                  <w:divBdr>
                    <w:top w:val="none" w:sz="0" w:space="0" w:color="auto"/>
                    <w:left w:val="none" w:sz="0" w:space="0" w:color="auto"/>
                    <w:bottom w:val="none" w:sz="0" w:space="0" w:color="auto"/>
                    <w:right w:val="none" w:sz="0" w:space="0" w:color="auto"/>
                  </w:divBdr>
                </w:div>
                <w:div w:id="1133014679">
                  <w:marLeft w:val="0"/>
                  <w:marRight w:val="0"/>
                  <w:marTop w:val="0"/>
                  <w:marBottom w:val="0"/>
                  <w:divBdr>
                    <w:top w:val="none" w:sz="0" w:space="0" w:color="auto"/>
                    <w:left w:val="none" w:sz="0" w:space="0" w:color="auto"/>
                    <w:bottom w:val="none" w:sz="0" w:space="0" w:color="auto"/>
                    <w:right w:val="none" w:sz="0" w:space="0" w:color="auto"/>
                  </w:divBdr>
                </w:div>
                <w:div w:id="1134711868">
                  <w:marLeft w:val="0"/>
                  <w:marRight w:val="0"/>
                  <w:marTop w:val="0"/>
                  <w:marBottom w:val="0"/>
                  <w:divBdr>
                    <w:top w:val="none" w:sz="0" w:space="0" w:color="auto"/>
                    <w:left w:val="none" w:sz="0" w:space="0" w:color="auto"/>
                    <w:bottom w:val="none" w:sz="0" w:space="0" w:color="auto"/>
                    <w:right w:val="none" w:sz="0" w:space="0" w:color="auto"/>
                  </w:divBdr>
                </w:div>
                <w:div w:id="1149398655">
                  <w:marLeft w:val="0"/>
                  <w:marRight w:val="0"/>
                  <w:marTop w:val="0"/>
                  <w:marBottom w:val="0"/>
                  <w:divBdr>
                    <w:top w:val="none" w:sz="0" w:space="0" w:color="auto"/>
                    <w:left w:val="none" w:sz="0" w:space="0" w:color="auto"/>
                    <w:bottom w:val="none" w:sz="0" w:space="0" w:color="auto"/>
                    <w:right w:val="none" w:sz="0" w:space="0" w:color="auto"/>
                  </w:divBdr>
                </w:div>
                <w:div w:id="1155757314">
                  <w:marLeft w:val="0"/>
                  <w:marRight w:val="0"/>
                  <w:marTop w:val="0"/>
                  <w:marBottom w:val="0"/>
                  <w:divBdr>
                    <w:top w:val="none" w:sz="0" w:space="0" w:color="auto"/>
                    <w:left w:val="none" w:sz="0" w:space="0" w:color="auto"/>
                    <w:bottom w:val="none" w:sz="0" w:space="0" w:color="auto"/>
                    <w:right w:val="none" w:sz="0" w:space="0" w:color="auto"/>
                  </w:divBdr>
                </w:div>
                <w:div w:id="1162545057">
                  <w:marLeft w:val="0"/>
                  <w:marRight w:val="0"/>
                  <w:marTop w:val="0"/>
                  <w:marBottom w:val="0"/>
                  <w:divBdr>
                    <w:top w:val="none" w:sz="0" w:space="0" w:color="auto"/>
                    <w:left w:val="none" w:sz="0" w:space="0" w:color="auto"/>
                    <w:bottom w:val="none" w:sz="0" w:space="0" w:color="auto"/>
                    <w:right w:val="none" w:sz="0" w:space="0" w:color="auto"/>
                  </w:divBdr>
                </w:div>
                <w:div w:id="1195389697">
                  <w:marLeft w:val="0"/>
                  <w:marRight w:val="0"/>
                  <w:marTop w:val="0"/>
                  <w:marBottom w:val="0"/>
                  <w:divBdr>
                    <w:top w:val="none" w:sz="0" w:space="0" w:color="auto"/>
                    <w:left w:val="none" w:sz="0" w:space="0" w:color="auto"/>
                    <w:bottom w:val="none" w:sz="0" w:space="0" w:color="auto"/>
                    <w:right w:val="none" w:sz="0" w:space="0" w:color="auto"/>
                  </w:divBdr>
                </w:div>
                <w:div w:id="1222785034">
                  <w:marLeft w:val="0"/>
                  <w:marRight w:val="0"/>
                  <w:marTop w:val="0"/>
                  <w:marBottom w:val="0"/>
                  <w:divBdr>
                    <w:top w:val="none" w:sz="0" w:space="0" w:color="auto"/>
                    <w:left w:val="none" w:sz="0" w:space="0" w:color="auto"/>
                    <w:bottom w:val="none" w:sz="0" w:space="0" w:color="auto"/>
                    <w:right w:val="none" w:sz="0" w:space="0" w:color="auto"/>
                  </w:divBdr>
                </w:div>
                <w:div w:id="1239362142">
                  <w:marLeft w:val="0"/>
                  <w:marRight w:val="0"/>
                  <w:marTop w:val="0"/>
                  <w:marBottom w:val="0"/>
                  <w:divBdr>
                    <w:top w:val="none" w:sz="0" w:space="0" w:color="auto"/>
                    <w:left w:val="none" w:sz="0" w:space="0" w:color="auto"/>
                    <w:bottom w:val="none" w:sz="0" w:space="0" w:color="auto"/>
                    <w:right w:val="none" w:sz="0" w:space="0" w:color="auto"/>
                  </w:divBdr>
                </w:div>
                <w:div w:id="1241139125">
                  <w:marLeft w:val="0"/>
                  <w:marRight w:val="0"/>
                  <w:marTop w:val="0"/>
                  <w:marBottom w:val="0"/>
                  <w:divBdr>
                    <w:top w:val="none" w:sz="0" w:space="0" w:color="auto"/>
                    <w:left w:val="none" w:sz="0" w:space="0" w:color="auto"/>
                    <w:bottom w:val="none" w:sz="0" w:space="0" w:color="auto"/>
                    <w:right w:val="none" w:sz="0" w:space="0" w:color="auto"/>
                  </w:divBdr>
                </w:div>
                <w:div w:id="1252931812">
                  <w:marLeft w:val="0"/>
                  <w:marRight w:val="0"/>
                  <w:marTop w:val="0"/>
                  <w:marBottom w:val="0"/>
                  <w:divBdr>
                    <w:top w:val="none" w:sz="0" w:space="0" w:color="auto"/>
                    <w:left w:val="none" w:sz="0" w:space="0" w:color="auto"/>
                    <w:bottom w:val="none" w:sz="0" w:space="0" w:color="auto"/>
                    <w:right w:val="none" w:sz="0" w:space="0" w:color="auto"/>
                  </w:divBdr>
                </w:div>
                <w:div w:id="1277911292">
                  <w:marLeft w:val="0"/>
                  <w:marRight w:val="0"/>
                  <w:marTop w:val="0"/>
                  <w:marBottom w:val="0"/>
                  <w:divBdr>
                    <w:top w:val="none" w:sz="0" w:space="0" w:color="auto"/>
                    <w:left w:val="none" w:sz="0" w:space="0" w:color="auto"/>
                    <w:bottom w:val="none" w:sz="0" w:space="0" w:color="auto"/>
                    <w:right w:val="none" w:sz="0" w:space="0" w:color="auto"/>
                  </w:divBdr>
                </w:div>
                <w:div w:id="1289167315">
                  <w:marLeft w:val="0"/>
                  <w:marRight w:val="0"/>
                  <w:marTop w:val="0"/>
                  <w:marBottom w:val="0"/>
                  <w:divBdr>
                    <w:top w:val="none" w:sz="0" w:space="0" w:color="auto"/>
                    <w:left w:val="none" w:sz="0" w:space="0" w:color="auto"/>
                    <w:bottom w:val="none" w:sz="0" w:space="0" w:color="auto"/>
                    <w:right w:val="none" w:sz="0" w:space="0" w:color="auto"/>
                  </w:divBdr>
                </w:div>
                <w:div w:id="1342393162">
                  <w:marLeft w:val="0"/>
                  <w:marRight w:val="0"/>
                  <w:marTop w:val="0"/>
                  <w:marBottom w:val="0"/>
                  <w:divBdr>
                    <w:top w:val="none" w:sz="0" w:space="0" w:color="auto"/>
                    <w:left w:val="none" w:sz="0" w:space="0" w:color="auto"/>
                    <w:bottom w:val="none" w:sz="0" w:space="0" w:color="auto"/>
                    <w:right w:val="none" w:sz="0" w:space="0" w:color="auto"/>
                  </w:divBdr>
                </w:div>
                <w:div w:id="1366908922">
                  <w:marLeft w:val="0"/>
                  <w:marRight w:val="0"/>
                  <w:marTop w:val="0"/>
                  <w:marBottom w:val="0"/>
                  <w:divBdr>
                    <w:top w:val="none" w:sz="0" w:space="0" w:color="auto"/>
                    <w:left w:val="none" w:sz="0" w:space="0" w:color="auto"/>
                    <w:bottom w:val="none" w:sz="0" w:space="0" w:color="auto"/>
                    <w:right w:val="none" w:sz="0" w:space="0" w:color="auto"/>
                  </w:divBdr>
                </w:div>
                <w:div w:id="1416392761">
                  <w:marLeft w:val="0"/>
                  <w:marRight w:val="0"/>
                  <w:marTop w:val="0"/>
                  <w:marBottom w:val="0"/>
                  <w:divBdr>
                    <w:top w:val="none" w:sz="0" w:space="0" w:color="auto"/>
                    <w:left w:val="none" w:sz="0" w:space="0" w:color="auto"/>
                    <w:bottom w:val="none" w:sz="0" w:space="0" w:color="auto"/>
                    <w:right w:val="none" w:sz="0" w:space="0" w:color="auto"/>
                  </w:divBdr>
                </w:div>
                <w:div w:id="1451121722">
                  <w:marLeft w:val="0"/>
                  <w:marRight w:val="0"/>
                  <w:marTop w:val="0"/>
                  <w:marBottom w:val="0"/>
                  <w:divBdr>
                    <w:top w:val="none" w:sz="0" w:space="0" w:color="auto"/>
                    <w:left w:val="none" w:sz="0" w:space="0" w:color="auto"/>
                    <w:bottom w:val="none" w:sz="0" w:space="0" w:color="auto"/>
                    <w:right w:val="none" w:sz="0" w:space="0" w:color="auto"/>
                  </w:divBdr>
                </w:div>
                <w:div w:id="1519344289">
                  <w:marLeft w:val="0"/>
                  <w:marRight w:val="0"/>
                  <w:marTop w:val="0"/>
                  <w:marBottom w:val="0"/>
                  <w:divBdr>
                    <w:top w:val="none" w:sz="0" w:space="0" w:color="auto"/>
                    <w:left w:val="none" w:sz="0" w:space="0" w:color="auto"/>
                    <w:bottom w:val="none" w:sz="0" w:space="0" w:color="auto"/>
                    <w:right w:val="none" w:sz="0" w:space="0" w:color="auto"/>
                  </w:divBdr>
                </w:div>
                <w:div w:id="1540625258">
                  <w:marLeft w:val="0"/>
                  <w:marRight w:val="0"/>
                  <w:marTop w:val="0"/>
                  <w:marBottom w:val="0"/>
                  <w:divBdr>
                    <w:top w:val="none" w:sz="0" w:space="0" w:color="auto"/>
                    <w:left w:val="none" w:sz="0" w:space="0" w:color="auto"/>
                    <w:bottom w:val="none" w:sz="0" w:space="0" w:color="auto"/>
                    <w:right w:val="none" w:sz="0" w:space="0" w:color="auto"/>
                  </w:divBdr>
                </w:div>
                <w:div w:id="1573352363">
                  <w:marLeft w:val="0"/>
                  <w:marRight w:val="0"/>
                  <w:marTop w:val="0"/>
                  <w:marBottom w:val="0"/>
                  <w:divBdr>
                    <w:top w:val="none" w:sz="0" w:space="0" w:color="auto"/>
                    <w:left w:val="none" w:sz="0" w:space="0" w:color="auto"/>
                    <w:bottom w:val="none" w:sz="0" w:space="0" w:color="auto"/>
                    <w:right w:val="none" w:sz="0" w:space="0" w:color="auto"/>
                  </w:divBdr>
                </w:div>
                <w:div w:id="1608662631">
                  <w:marLeft w:val="0"/>
                  <w:marRight w:val="0"/>
                  <w:marTop w:val="0"/>
                  <w:marBottom w:val="0"/>
                  <w:divBdr>
                    <w:top w:val="none" w:sz="0" w:space="0" w:color="auto"/>
                    <w:left w:val="none" w:sz="0" w:space="0" w:color="auto"/>
                    <w:bottom w:val="none" w:sz="0" w:space="0" w:color="auto"/>
                    <w:right w:val="none" w:sz="0" w:space="0" w:color="auto"/>
                  </w:divBdr>
                </w:div>
                <w:div w:id="1639455758">
                  <w:marLeft w:val="0"/>
                  <w:marRight w:val="0"/>
                  <w:marTop w:val="0"/>
                  <w:marBottom w:val="0"/>
                  <w:divBdr>
                    <w:top w:val="none" w:sz="0" w:space="0" w:color="auto"/>
                    <w:left w:val="none" w:sz="0" w:space="0" w:color="auto"/>
                    <w:bottom w:val="none" w:sz="0" w:space="0" w:color="auto"/>
                    <w:right w:val="none" w:sz="0" w:space="0" w:color="auto"/>
                  </w:divBdr>
                </w:div>
                <w:div w:id="1647277001">
                  <w:marLeft w:val="0"/>
                  <w:marRight w:val="0"/>
                  <w:marTop w:val="0"/>
                  <w:marBottom w:val="0"/>
                  <w:divBdr>
                    <w:top w:val="none" w:sz="0" w:space="0" w:color="auto"/>
                    <w:left w:val="none" w:sz="0" w:space="0" w:color="auto"/>
                    <w:bottom w:val="none" w:sz="0" w:space="0" w:color="auto"/>
                    <w:right w:val="none" w:sz="0" w:space="0" w:color="auto"/>
                  </w:divBdr>
                </w:div>
                <w:div w:id="1658461760">
                  <w:marLeft w:val="0"/>
                  <w:marRight w:val="0"/>
                  <w:marTop w:val="0"/>
                  <w:marBottom w:val="0"/>
                  <w:divBdr>
                    <w:top w:val="none" w:sz="0" w:space="0" w:color="auto"/>
                    <w:left w:val="none" w:sz="0" w:space="0" w:color="auto"/>
                    <w:bottom w:val="none" w:sz="0" w:space="0" w:color="auto"/>
                    <w:right w:val="none" w:sz="0" w:space="0" w:color="auto"/>
                  </w:divBdr>
                </w:div>
                <w:div w:id="1672487646">
                  <w:marLeft w:val="0"/>
                  <w:marRight w:val="0"/>
                  <w:marTop w:val="0"/>
                  <w:marBottom w:val="0"/>
                  <w:divBdr>
                    <w:top w:val="none" w:sz="0" w:space="0" w:color="auto"/>
                    <w:left w:val="none" w:sz="0" w:space="0" w:color="auto"/>
                    <w:bottom w:val="none" w:sz="0" w:space="0" w:color="auto"/>
                    <w:right w:val="none" w:sz="0" w:space="0" w:color="auto"/>
                  </w:divBdr>
                </w:div>
                <w:div w:id="1673682661">
                  <w:marLeft w:val="0"/>
                  <w:marRight w:val="0"/>
                  <w:marTop w:val="0"/>
                  <w:marBottom w:val="0"/>
                  <w:divBdr>
                    <w:top w:val="none" w:sz="0" w:space="0" w:color="auto"/>
                    <w:left w:val="none" w:sz="0" w:space="0" w:color="auto"/>
                    <w:bottom w:val="none" w:sz="0" w:space="0" w:color="auto"/>
                    <w:right w:val="none" w:sz="0" w:space="0" w:color="auto"/>
                  </w:divBdr>
                </w:div>
                <w:div w:id="1676416681">
                  <w:marLeft w:val="0"/>
                  <w:marRight w:val="0"/>
                  <w:marTop w:val="0"/>
                  <w:marBottom w:val="0"/>
                  <w:divBdr>
                    <w:top w:val="none" w:sz="0" w:space="0" w:color="auto"/>
                    <w:left w:val="none" w:sz="0" w:space="0" w:color="auto"/>
                    <w:bottom w:val="none" w:sz="0" w:space="0" w:color="auto"/>
                    <w:right w:val="none" w:sz="0" w:space="0" w:color="auto"/>
                  </w:divBdr>
                </w:div>
                <w:div w:id="1678072704">
                  <w:marLeft w:val="0"/>
                  <w:marRight w:val="0"/>
                  <w:marTop w:val="0"/>
                  <w:marBottom w:val="0"/>
                  <w:divBdr>
                    <w:top w:val="none" w:sz="0" w:space="0" w:color="auto"/>
                    <w:left w:val="none" w:sz="0" w:space="0" w:color="auto"/>
                    <w:bottom w:val="none" w:sz="0" w:space="0" w:color="auto"/>
                    <w:right w:val="none" w:sz="0" w:space="0" w:color="auto"/>
                  </w:divBdr>
                </w:div>
                <w:div w:id="1719276482">
                  <w:marLeft w:val="0"/>
                  <w:marRight w:val="0"/>
                  <w:marTop w:val="0"/>
                  <w:marBottom w:val="0"/>
                  <w:divBdr>
                    <w:top w:val="none" w:sz="0" w:space="0" w:color="auto"/>
                    <w:left w:val="none" w:sz="0" w:space="0" w:color="auto"/>
                    <w:bottom w:val="none" w:sz="0" w:space="0" w:color="auto"/>
                    <w:right w:val="none" w:sz="0" w:space="0" w:color="auto"/>
                  </w:divBdr>
                </w:div>
                <w:div w:id="1732340141">
                  <w:marLeft w:val="0"/>
                  <w:marRight w:val="0"/>
                  <w:marTop w:val="0"/>
                  <w:marBottom w:val="0"/>
                  <w:divBdr>
                    <w:top w:val="none" w:sz="0" w:space="0" w:color="auto"/>
                    <w:left w:val="none" w:sz="0" w:space="0" w:color="auto"/>
                    <w:bottom w:val="none" w:sz="0" w:space="0" w:color="auto"/>
                    <w:right w:val="none" w:sz="0" w:space="0" w:color="auto"/>
                  </w:divBdr>
                </w:div>
                <w:div w:id="1735277438">
                  <w:marLeft w:val="0"/>
                  <w:marRight w:val="0"/>
                  <w:marTop w:val="0"/>
                  <w:marBottom w:val="0"/>
                  <w:divBdr>
                    <w:top w:val="none" w:sz="0" w:space="0" w:color="auto"/>
                    <w:left w:val="none" w:sz="0" w:space="0" w:color="auto"/>
                    <w:bottom w:val="none" w:sz="0" w:space="0" w:color="auto"/>
                    <w:right w:val="none" w:sz="0" w:space="0" w:color="auto"/>
                  </w:divBdr>
                </w:div>
                <w:div w:id="1761608990">
                  <w:marLeft w:val="0"/>
                  <w:marRight w:val="0"/>
                  <w:marTop w:val="0"/>
                  <w:marBottom w:val="0"/>
                  <w:divBdr>
                    <w:top w:val="none" w:sz="0" w:space="0" w:color="auto"/>
                    <w:left w:val="none" w:sz="0" w:space="0" w:color="auto"/>
                    <w:bottom w:val="none" w:sz="0" w:space="0" w:color="auto"/>
                    <w:right w:val="none" w:sz="0" w:space="0" w:color="auto"/>
                  </w:divBdr>
                </w:div>
                <w:div w:id="1800302733">
                  <w:marLeft w:val="0"/>
                  <w:marRight w:val="0"/>
                  <w:marTop w:val="0"/>
                  <w:marBottom w:val="0"/>
                  <w:divBdr>
                    <w:top w:val="none" w:sz="0" w:space="0" w:color="auto"/>
                    <w:left w:val="none" w:sz="0" w:space="0" w:color="auto"/>
                    <w:bottom w:val="none" w:sz="0" w:space="0" w:color="auto"/>
                    <w:right w:val="none" w:sz="0" w:space="0" w:color="auto"/>
                  </w:divBdr>
                </w:div>
                <w:div w:id="1824345587">
                  <w:marLeft w:val="0"/>
                  <w:marRight w:val="0"/>
                  <w:marTop w:val="0"/>
                  <w:marBottom w:val="0"/>
                  <w:divBdr>
                    <w:top w:val="none" w:sz="0" w:space="0" w:color="auto"/>
                    <w:left w:val="none" w:sz="0" w:space="0" w:color="auto"/>
                    <w:bottom w:val="none" w:sz="0" w:space="0" w:color="auto"/>
                    <w:right w:val="none" w:sz="0" w:space="0" w:color="auto"/>
                  </w:divBdr>
                </w:div>
                <w:div w:id="1858080194">
                  <w:marLeft w:val="0"/>
                  <w:marRight w:val="0"/>
                  <w:marTop w:val="0"/>
                  <w:marBottom w:val="0"/>
                  <w:divBdr>
                    <w:top w:val="none" w:sz="0" w:space="0" w:color="auto"/>
                    <w:left w:val="none" w:sz="0" w:space="0" w:color="auto"/>
                    <w:bottom w:val="none" w:sz="0" w:space="0" w:color="auto"/>
                    <w:right w:val="none" w:sz="0" w:space="0" w:color="auto"/>
                  </w:divBdr>
                </w:div>
                <w:div w:id="1866598466">
                  <w:marLeft w:val="0"/>
                  <w:marRight w:val="0"/>
                  <w:marTop w:val="0"/>
                  <w:marBottom w:val="0"/>
                  <w:divBdr>
                    <w:top w:val="none" w:sz="0" w:space="0" w:color="auto"/>
                    <w:left w:val="none" w:sz="0" w:space="0" w:color="auto"/>
                    <w:bottom w:val="none" w:sz="0" w:space="0" w:color="auto"/>
                    <w:right w:val="none" w:sz="0" w:space="0" w:color="auto"/>
                  </w:divBdr>
                </w:div>
                <w:div w:id="1890991710">
                  <w:marLeft w:val="0"/>
                  <w:marRight w:val="0"/>
                  <w:marTop w:val="0"/>
                  <w:marBottom w:val="0"/>
                  <w:divBdr>
                    <w:top w:val="none" w:sz="0" w:space="0" w:color="auto"/>
                    <w:left w:val="none" w:sz="0" w:space="0" w:color="auto"/>
                    <w:bottom w:val="none" w:sz="0" w:space="0" w:color="auto"/>
                    <w:right w:val="none" w:sz="0" w:space="0" w:color="auto"/>
                  </w:divBdr>
                </w:div>
                <w:div w:id="1947612842">
                  <w:marLeft w:val="0"/>
                  <w:marRight w:val="0"/>
                  <w:marTop w:val="0"/>
                  <w:marBottom w:val="0"/>
                  <w:divBdr>
                    <w:top w:val="none" w:sz="0" w:space="0" w:color="auto"/>
                    <w:left w:val="none" w:sz="0" w:space="0" w:color="auto"/>
                    <w:bottom w:val="none" w:sz="0" w:space="0" w:color="auto"/>
                    <w:right w:val="none" w:sz="0" w:space="0" w:color="auto"/>
                  </w:divBdr>
                </w:div>
                <w:div w:id="1951740109">
                  <w:marLeft w:val="0"/>
                  <w:marRight w:val="0"/>
                  <w:marTop w:val="0"/>
                  <w:marBottom w:val="0"/>
                  <w:divBdr>
                    <w:top w:val="none" w:sz="0" w:space="0" w:color="auto"/>
                    <w:left w:val="none" w:sz="0" w:space="0" w:color="auto"/>
                    <w:bottom w:val="none" w:sz="0" w:space="0" w:color="auto"/>
                    <w:right w:val="none" w:sz="0" w:space="0" w:color="auto"/>
                  </w:divBdr>
                </w:div>
                <w:div w:id="1977174984">
                  <w:marLeft w:val="0"/>
                  <w:marRight w:val="0"/>
                  <w:marTop w:val="0"/>
                  <w:marBottom w:val="0"/>
                  <w:divBdr>
                    <w:top w:val="none" w:sz="0" w:space="0" w:color="auto"/>
                    <w:left w:val="none" w:sz="0" w:space="0" w:color="auto"/>
                    <w:bottom w:val="none" w:sz="0" w:space="0" w:color="auto"/>
                    <w:right w:val="none" w:sz="0" w:space="0" w:color="auto"/>
                  </w:divBdr>
                </w:div>
                <w:div w:id="1987471504">
                  <w:marLeft w:val="0"/>
                  <w:marRight w:val="0"/>
                  <w:marTop w:val="0"/>
                  <w:marBottom w:val="0"/>
                  <w:divBdr>
                    <w:top w:val="none" w:sz="0" w:space="0" w:color="auto"/>
                    <w:left w:val="none" w:sz="0" w:space="0" w:color="auto"/>
                    <w:bottom w:val="none" w:sz="0" w:space="0" w:color="auto"/>
                    <w:right w:val="none" w:sz="0" w:space="0" w:color="auto"/>
                  </w:divBdr>
                </w:div>
                <w:div w:id="2002076885">
                  <w:marLeft w:val="0"/>
                  <w:marRight w:val="0"/>
                  <w:marTop w:val="0"/>
                  <w:marBottom w:val="0"/>
                  <w:divBdr>
                    <w:top w:val="none" w:sz="0" w:space="0" w:color="auto"/>
                    <w:left w:val="none" w:sz="0" w:space="0" w:color="auto"/>
                    <w:bottom w:val="none" w:sz="0" w:space="0" w:color="auto"/>
                    <w:right w:val="none" w:sz="0" w:space="0" w:color="auto"/>
                  </w:divBdr>
                </w:div>
                <w:div w:id="2010133272">
                  <w:marLeft w:val="0"/>
                  <w:marRight w:val="0"/>
                  <w:marTop w:val="0"/>
                  <w:marBottom w:val="0"/>
                  <w:divBdr>
                    <w:top w:val="none" w:sz="0" w:space="0" w:color="auto"/>
                    <w:left w:val="none" w:sz="0" w:space="0" w:color="auto"/>
                    <w:bottom w:val="none" w:sz="0" w:space="0" w:color="auto"/>
                    <w:right w:val="none" w:sz="0" w:space="0" w:color="auto"/>
                  </w:divBdr>
                </w:div>
                <w:div w:id="2011247650">
                  <w:marLeft w:val="0"/>
                  <w:marRight w:val="0"/>
                  <w:marTop w:val="0"/>
                  <w:marBottom w:val="0"/>
                  <w:divBdr>
                    <w:top w:val="none" w:sz="0" w:space="0" w:color="auto"/>
                    <w:left w:val="none" w:sz="0" w:space="0" w:color="auto"/>
                    <w:bottom w:val="none" w:sz="0" w:space="0" w:color="auto"/>
                    <w:right w:val="none" w:sz="0" w:space="0" w:color="auto"/>
                  </w:divBdr>
                </w:div>
                <w:div w:id="2030637405">
                  <w:marLeft w:val="0"/>
                  <w:marRight w:val="0"/>
                  <w:marTop w:val="0"/>
                  <w:marBottom w:val="0"/>
                  <w:divBdr>
                    <w:top w:val="none" w:sz="0" w:space="0" w:color="auto"/>
                    <w:left w:val="none" w:sz="0" w:space="0" w:color="auto"/>
                    <w:bottom w:val="none" w:sz="0" w:space="0" w:color="auto"/>
                    <w:right w:val="none" w:sz="0" w:space="0" w:color="auto"/>
                  </w:divBdr>
                </w:div>
                <w:div w:id="2050033184">
                  <w:marLeft w:val="0"/>
                  <w:marRight w:val="0"/>
                  <w:marTop w:val="0"/>
                  <w:marBottom w:val="0"/>
                  <w:divBdr>
                    <w:top w:val="none" w:sz="0" w:space="0" w:color="auto"/>
                    <w:left w:val="none" w:sz="0" w:space="0" w:color="auto"/>
                    <w:bottom w:val="none" w:sz="0" w:space="0" w:color="auto"/>
                    <w:right w:val="none" w:sz="0" w:space="0" w:color="auto"/>
                  </w:divBdr>
                </w:div>
                <w:div w:id="2071030043">
                  <w:marLeft w:val="0"/>
                  <w:marRight w:val="0"/>
                  <w:marTop w:val="0"/>
                  <w:marBottom w:val="0"/>
                  <w:divBdr>
                    <w:top w:val="none" w:sz="0" w:space="0" w:color="auto"/>
                    <w:left w:val="none" w:sz="0" w:space="0" w:color="auto"/>
                    <w:bottom w:val="none" w:sz="0" w:space="0" w:color="auto"/>
                    <w:right w:val="none" w:sz="0" w:space="0" w:color="auto"/>
                  </w:divBdr>
                </w:div>
                <w:div w:id="2096511483">
                  <w:marLeft w:val="0"/>
                  <w:marRight w:val="0"/>
                  <w:marTop w:val="0"/>
                  <w:marBottom w:val="0"/>
                  <w:divBdr>
                    <w:top w:val="none" w:sz="0" w:space="0" w:color="auto"/>
                    <w:left w:val="none" w:sz="0" w:space="0" w:color="auto"/>
                    <w:bottom w:val="none" w:sz="0" w:space="0" w:color="auto"/>
                    <w:right w:val="none" w:sz="0" w:space="0" w:color="auto"/>
                  </w:divBdr>
                </w:div>
                <w:div w:id="2107604481">
                  <w:marLeft w:val="0"/>
                  <w:marRight w:val="0"/>
                  <w:marTop w:val="0"/>
                  <w:marBottom w:val="0"/>
                  <w:divBdr>
                    <w:top w:val="none" w:sz="0" w:space="0" w:color="auto"/>
                    <w:left w:val="none" w:sz="0" w:space="0" w:color="auto"/>
                    <w:bottom w:val="none" w:sz="0" w:space="0" w:color="auto"/>
                    <w:right w:val="none" w:sz="0" w:space="0" w:color="auto"/>
                  </w:divBdr>
                </w:div>
                <w:div w:id="213956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858690">
          <w:marLeft w:val="0"/>
          <w:marRight w:val="0"/>
          <w:marTop w:val="15"/>
          <w:marBottom w:val="0"/>
          <w:divBdr>
            <w:top w:val="single" w:sz="48" w:space="0" w:color="auto"/>
            <w:left w:val="single" w:sz="48" w:space="0" w:color="auto"/>
            <w:bottom w:val="single" w:sz="48" w:space="0" w:color="auto"/>
            <w:right w:val="single" w:sz="48" w:space="0" w:color="auto"/>
          </w:divBdr>
          <w:divsChild>
            <w:div w:id="1132822066">
              <w:marLeft w:val="0"/>
              <w:marRight w:val="0"/>
              <w:marTop w:val="0"/>
              <w:marBottom w:val="0"/>
              <w:divBdr>
                <w:top w:val="none" w:sz="0" w:space="0" w:color="auto"/>
                <w:left w:val="none" w:sz="0" w:space="0" w:color="auto"/>
                <w:bottom w:val="none" w:sz="0" w:space="0" w:color="auto"/>
                <w:right w:val="none" w:sz="0" w:space="0" w:color="auto"/>
              </w:divBdr>
              <w:divsChild>
                <w:div w:id="300503143">
                  <w:marLeft w:val="0"/>
                  <w:marRight w:val="0"/>
                  <w:marTop w:val="0"/>
                  <w:marBottom w:val="0"/>
                  <w:divBdr>
                    <w:top w:val="none" w:sz="0" w:space="0" w:color="auto"/>
                    <w:left w:val="none" w:sz="0" w:space="0" w:color="auto"/>
                    <w:bottom w:val="none" w:sz="0" w:space="0" w:color="auto"/>
                    <w:right w:val="none" w:sz="0" w:space="0" w:color="auto"/>
                  </w:divBdr>
                </w:div>
                <w:div w:id="428622244">
                  <w:marLeft w:val="0"/>
                  <w:marRight w:val="0"/>
                  <w:marTop w:val="0"/>
                  <w:marBottom w:val="0"/>
                  <w:divBdr>
                    <w:top w:val="none" w:sz="0" w:space="0" w:color="auto"/>
                    <w:left w:val="none" w:sz="0" w:space="0" w:color="auto"/>
                    <w:bottom w:val="none" w:sz="0" w:space="0" w:color="auto"/>
                    <w:right w:val="none" w:sz="0" w:space="0" w:color="auto"/>
                  </w:divBdr>
                </w:div>
                <w:div w:id="481703919">
                  <w:marLeft w:val="0"/>
                  <w:marRight w:val="0"/>
                  <w:marTop w:val="0"/>
                  <w:marBottom w:val="0"/>
                  <w:divBdr>
                    <w:top w:val="none" w:sz="0" w:space="0" w:color="auto"/>
                    <w:left w:val="none" w:sz="0" w:space="0" w:color="auto"/>
                    <w:bottom w:val="none" w:sz="0" w:space="0" w:color="auto"/>
                    <w:right w:val="none" w:sz="0" w:space="0" w:color="auto"/>
                  </w:divBdr>
                </w:div>
                <w:div w:id="520359658">
                  <w:marLeft w:val="0"/>
                  <w:marRight w:val="0"/>
                  <w:marTop w:val="0"/>
                  <w:marBottom w:val="0"/>
                  <w:divBdr>
                    <w:top w:val="none" w:sz="0" w:space="0" w:color="auto"/>
                    <w:left w:val="none" w:sz="0" w:space="0" w:color="auto"/>
                    <w:bottom w:val="none" w:sz="0" w:space="0" w:color="auto"/>
                    <w:right w:val="none" w:sz="0" w:space="0" w:color="auto"/>
                  </w:divBdr>
                </w:div>
                <w:div w:id="835998273">
                  <w:marLeft w:val="0"/>
                  <w:marRight w:val="0"/>
                  <w:marTop w:val="0"/>
                  <w:marBottom w:val="0"/>
                  <w:divBdr>
                    <w:top w:val="none" w:sz="0" w:space="0" w:color="auto"/>
                    <w:left w:val="none" w:sz="0" w:space="0" w:color="auto"/>
                    <w:bottom w:val="none" w:sz="0" w:space="0" w:color="auto"/>
                    <w:right w:val="none" w:sz="0" w:space="0" w:color="auto"/>
                  </w:divBdr>
                </w:div>
                <w:div w:id="843975745">
                  <w:marLeft w:val="0"/>
                  <w:marRight w:val="0"/>
                  <w:marTop w:val="0"/>
                  <w:marBottom w:val="0"/>
                  <w:divBdr>
                    <w:top w:val="none" w:sz="0" w:space="0" w:color="auto"/>
                    <w:left w:val="none" w:sz="0" w:space="0" w:color="auto"/>
                    <w:bottom w:val="none" w:sz="0" w:space="0" w:color="auto"/>
                    <w:right w:val="none" w:sz="0" w:space="0" w:color="auto"/>
                  </w:divBdr>
                </w:div>
                <w:div w:id="883447130">
                  <w:marLeft w:val="0"/>
                  <w:marRight w:val="0"/>
                  <w:marTop w:val="0"/>
                  <w:marBottom w:val="0"/>
                  <w:divBdr>
                    <w:top w:val="none" w:sz="0" w:space="0" w:color="auto"/>
                    <w:left w:val="none" w:sz="0" w:space="0" w:color="auto"/>
                    <w:bottom w:val="none" w:sz="0" w:space="0" w:color="auto"/>
                    <w:right w:val="none" w:sz="0" w:space="0" w:color="auto"/>
                  </w:divBdr>
                </w:div>
                <w:div w:id="975139387">
                  <w:marLeft w:val="0"/>
                  <w:marRight w:val="0"/>
                  <w:marTop w:val="0"/>
                  <w:marBottom w:val="0"/>
                  <w:divBdr>
                    <w:top w:val="none" w:sz="0" w:space="0" w:color="auto"/>
                    <w:left w:val="none" w:sz="0" w:space="0" w:color="auto"/>
                    <w:bottom w:val="none" w:sz="0" w:space="0" w:color="auto"/>
                    <w:right w:val="none" w:sz="0" w:space="0" w:color="auto"/>
                  </w:divBdr>
                </w:div>
                <w:div w:id="1422220650">
                  <w:marLeft w:val="0"/>
                  <w:marRight w:val="0"/>
                  <w:marTop w:val="0"/>
                  <w:marBottom w:val="0"/>
                  <w:divBdr>
                    <w:top w:val="none" w:sz="0" w:space="0" w:color="auto"/>
                    <w:left w:val="none" w:sz="0" w:space="0" w:color="auto"/>
                    <w:bottom w:val="none" w:sz="0" w:space="0" w:color="auto"/>
                    <w:right w:val="none" w:sz="0" w:space="0" w:color="auto"/>
                  </w:divBdr>
                </w:div>
                <w:div w:id="1441756176">
                  <w:marLeft w:val="0"/>
                  <w:marRight w:val="0"/>
                  <w:marTop w:val="0"/>
                  <w:marBottom w:val="0"/>
                  <w:divBdr>
                    <w:top w:val="none" w:sz="0" w:space="0" w:color="auto"/>
                    <w:left w:val="none" w:sz="0" w:space="0" w:color="auto"/>
                    <w:bottom w:val="none" w:sz="0" w:space="0" w:color="auto"/>
                    <w:right w:val="none" w:sz="0" w:space="0" w:color="auto"/>
                  </w:divBdr>
                </w:div>
                <w:div w:id="1519389500">
                  <w:marLeft w:val="0"/>
                  <w:marRight w:val="0"/>
                  <w:marTop w:val="0"/>
                  <w:marBottom w:val="0"/>
                  <w:divBdr>
                    <w:top w:val="none" w:sz="0" w:space="0" w:color="auto"/>
                    <w:left w:val="none" w:sz="0" w:space="0" w:color="auto"/>
                    <w:bottom w:val="none" w:sz="0" w:space="0" w:color="auto"/>
                    <w:right w:val="none" w:sz="0" w:space="0" w:color="auto"/>
                  </w:divBdr>
                </w:div>
                <w:div w:id="1530873058">
                  <w:marLeft w:val="0"/>
                  <w:marRight w:val="0"/>
                  <w:marTop w:val="0"/>
                  <w:marBottom w:val="0"/>
                  <w:divBdr>
                    <w:top w:val="none" w:sz="0" w:space="0" w:color="auto"/>
                    <w:left w:val="none" w:sz="0" w:space="0" w:color="auto"/>
                    <w:bottom w:val="none" w:sz="0" w:space="0" w:color="auto"/>
                    <w:right w:val="none" w:sz="0" w:space="0" w:color="auto"/>
                  </w:divBdr>
                </w:div>
                <w:div w:id="1988436546">
                  <w:marLeft w:val="0"/>
                  <w:marRight w:val="0"/>
                  <w:marTop w:val="0"/>
                  <w:marBottom w:val="0"/>
                  <w:divBdr>
                    <w:top w:val="none" w:sz="0" w:space="0" w:color="auto"/>
                    <w:left w:val="none" w:sz="0" w:space="0" w:color="auto"/>
                    <w:bottom w:val="none" w:sz="0" w:space="0" w:color="auto"/>
                    <w:right w:val="none" w:sz="0" w:space="0" w:color="auto"/>
                  </w:divBdr>
                </w:div>
                <w:div w:id="203923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946961">
      <w:bodyDiv w:val="1"/>
      <w:marLeft w:val="0"/>
      <w:marRight w:val="0"/>
      <w:marTop w:val="0"/>
      <w:marBottom w:val="0"/>
      <w:divBdr>
        <w:top w:val="none" w:sz="0" w:space="0" w:color="auto"/>
        <w:left w:val="none" w:sz="0" w:space="0" w:color="auto"/>
        <w:bottom w:val="none" w:sz="0" w:space="0" w:color="auto"/>
        <w:right w:val="none" w:sz="0" w:space="0" w:color="auto"/>
      </w:divBdr>
      <w:divsChild>
        <w:div w:id="1018459349">
          <w:marLeft w:val="0"/>
          <w:marRight w:val="0"/>
          <w:marTop w:val="0"/>
          <w:marBottom w:val="0"/>
          <w:divBdr>
            <w:top w:val="none" w:sz="0" w:space="0" w:color="auto"/>
            <w:left w:val="none" w:sz="0" w:space="0" w:color="auto"/>
            <w:bottom w:val="none" w:sz="0" w:space="0" w:color="auto"/>
            <w:right w:val="none" w:sz="0" w:space="0" w:color="auto"/>
          </w:divBdr>
        </w:div>
      </w:divsChild>
    </w:div>
    <w:div w:id="1135030552">
      <w:bodyDiv w:val="1"/>
      <w:marLeft w:val="0"/>
      <w:marRight w:val="0"/>
      <w:marTop w:val="0"/>
      <w:marBottom w:val="0"/>
      <w:divBdr>
        <w:top w:val="none" w:sz="0" w:space="0" w:color="auto"/>
        <w:left w:val="none" w:sz="0" w:space="0" w:color="auto"/>
        <w:bottom w:val="none" w:sz="0" w:space="0" w:color="auto"/>
        <w:right w:val="none" w:sz="0" w:space="0" w:color="auto"/>
      </w:divBdr>
      <w:divsChild>
        <w:div w:id="467668570">
          <w:marLeft w:val="1080"/>
          <w:marRight w:val="0"/>
          <w:marTop w:val="100"/>
          <w:marBottom w:val="0"/>
          <w:divBdr>
            <w:top w:val="none" w:sz="0" w:space="0" w:color="auto"/>
            <w:left w:val="none" w:sz="0" w:space="0" w:color="auto"/>
            <w:bottom w:val="none" w:sz="0" w:space="0" w:color="auto"/>
            <w:right w:val="none" w:sz="0" w:space="0" w:color="auto"/>
          </w:divBdr>
        </w:div>
        <w:div w:id="822623908">
          <w:marLeft w:val="1080"/>
          <w:marRight w:val="0"/>
          <w:marTop w:val="100"/>
          <w:marBottom w:val="0"/>
          <w:divBdr>
            <w:top w:val="none" w:sz="0" w:space="0" w:color="auto"/>
            <w:left w:val="none" w:sz="0" w:space="0" w:color="auto"/>
            <w:bottom w:val="none" w:sz="0" w:space="0" w:color="auto"/>
            <w:right w:val="none" w:sz="0" w:space="0" w:color="auto"/>
          </w:divBdr>
        </w:div>
      </w:divsChild>
    </w:div>
    <w:div w:id="1135560027">
      <w:bodyDiv w:val="1"/>
      <w:marLeft w:val="0"/>
      <w:marRight w:val="0"/>
      <w:marTop w:val="0"/>
      <w:marBottom w:val="0"/>
      <w:divBdr>
        <w:top w:val="none" w:sz="0" w:space="0" w:color="auto"/>
        <w:left w:val="none" w:sz="0" w:space="0" w:color="auto"/>
        <w:bottom w:val="none" w:sz="0" w:space="0" w:color="auto"/>
        <w:right w:val="none" w:sz="0" w:space="0" w:color="auto"/>
      </w:divBdr>
    </w:div>
    <w:div w:id="1154613278">
      <w:bodyDiv w:val="1"/>
      <w:marLeft w:val="0"/>
      <w:marRight w:val="0"/>
      <w:marTop w:val="0"/>
      <w:marBottom w:val="0"/>
      <w:divBdr>
        <w:top w:val="none" w:sz="0" w:space="0" w:color="auto"/>
        <w:left w:val="none" w:sz="0" w:space="0" w:color="auto"/>
        <w:bottom w:val="none" w:sz="0" w:space="0" w:color="auto"/>
        <w:right w:val="none" w:sz="0" w:space="0" w:color="auto"/>
      </w:divBdr>
      <w:divsChild>
        <w:div w:id="1233615876">
          <w:marLeft w:val="0"/>
          <w:marRight w:val="0"/>
          <w:marTop w:val="0"/>
          <w:marBottom w:val="0"/>
          <w:divBdr>
            <w:top w:val="none" w:sz="0" w:space="0" w:color="auto"/>
            <w:left w:val="none" w:sz="0" w:space="0" w:color="auto"/>
            <w:bottom w:val="none" w:sz="0" w:space="0" w:color="auto"/>
            <w:right w:val="none" w:sz="0" w:space="0" w:color="auto"/>
          </w:divBdr>
        </w:div>
      </w:divsChild>
    </w:div>
    <w:div w:id="1176337050">
      <w:bodyDiv w:val="1"/>
      <w:marLeft w:val="0"/>
      <w:marRight w:val="0"/>
      <w:marTop w:val="0"/>
      <w:marBottom w:val="0"/>
      <w:divBdr>
        <w:top w:val="none" w:sz="0" w:space="0" w:color="auto"/>
        <w:left w:val="none" w:sz="0" w:space="0" w:color="auto"/>
        <w:bottom w:val="none" w:sz="0" w:space="0" w:color="auto"/>
        <w:right w:val="none" w:sz="0" w:space="0" w:color="auto"/>
      </w:divBdr>
      <w:divsChild>
        <w:div w:id="291254330">
          <w:marLeft w:val="0"/>
          <w:marRight w:val="0"/>
          <w:marTop w:val="0"/>
          <w:marBottom w:val="0"/>
          <w:divBdr>
            <w:top w:val="none" w:sz="0" w:space="0" w:color="auto"/>
            <w:left w:val="none" w:sz="0" w:space="0" w:color="auto"/>
            <w:bottom w:val="none" w:sz="0" w:space="0" w:color="auto"/>
            <w:right w:val="none" w:sz="0" w:space="0" w:color="auto"/>
          </w:divBdr>
        </w:div>
      </w:divsChild>
    </w:div>
    <w:div w:id="1198546106">
      <w:bodyDiv w:val="1"/>
      <w:marLeft w:val="0"/>
      <w:marRight w:val="0"/>
      <w:marTop w:val="0"/>
      <w:marBottom w:val="0"/>
      <w:divBdr>
        <w:top w:val="none" w:sz="0" w:space="0" w:color="auto"/>
        <w:left w:val="none" w:sz="0" w:space="0" w:color="auto"/>
        <w:bottom w:val="none" w:sz="0" w:space="0" w:color="auto"/>
        <w:right w:val="none" w:sz="0" w:space="0" w:color="auto"/>
      </w:divBdr>
      <w:divsChild>
        <w:div w:id="1784570392">
          <w:marLeft w:val="0"/>
          <w:marRight w:val="0"/>
          <w:marTop w:val="0"/>
          <w:marBottom w:val="0"/>
          <w:divBdr>
            <w:top w:val="none" w:sz="0" w:space="0" w:color="auto"/>
            <w:left w:val="none" w:sz="0" w:space="0" w:color="auto"/>
            <w:bottom w:val="none" w:sz="0" w:space="0" w:color="auto"/>
            <w:right w:val="none" w:sz="0" w:space="0" w:color="auto"/>
          </w:divBdr>
          <w:divsChild>
            <w:div w:id="91511788">
              <w:marLeft w:val="0"/>
              <w:marRight w:val="0"/>
              <w:marTop w:val="0"/>
              <w:marBottom w:val="0"/>
              <w:divBdr>
                <w:top w:val="none" w:sz="0" w:space="0" w:color="auto"/>
                <w:left w:val="none" w:sz="0" w:space="0" w:color="auto"/>
                <w:bottom w:val="none" w:sz="0" w:space="0" w:color="auto"/>
                <w:right w:val="none" w:sz="0" w:space="0" w:color="auto"/>
              </w:divBdr>
            </w:div>
            <w:div w:id="492263219">
              <w:marLeft w:val="0"/>
              <w:marRight w:val="0"/>
              <w:marTop w:val="0"/>
              <w:marBottom w:val="0"/>
              <w:divBdr>
                <w:top w:val="none" w:sz="0" w:space="0" w:color="auto"/>
                <w:left w:val="none" w:sz="0" w:space="0" w:color="auto"/>
                <w:bottom w:val="none" w:sz="0" w:space="0" w:color="auto"/>
                <w:right w:val="none" w:sz="0" w:space="0" w:color="auto"/>
              </w:divBdr>
              <w:divsChild>
                <w:div w:id="539515444">
                  <w:marLeft w:val="0"/>
                  <w:marRight w:val="0"/>
                  <w:marTop w:val="0"/>
                  <w:marBottom w:val="0"/>
                  <w:divBdr>
                    <w:top w:val="none" w:sz="0" w:space="0" w:color="auto"/>
                    <w:left w:val="none" w:sz="0" w:space="0" w:color="auto"/>
                    <w:bottom w:val="none" w:sz="0" w:space="0" w:color="auto"/>
                    <w:right w:val="none" w:sz="0" w:space="0" w:color="auto"/>
                  </w:divBdr>
                </w:div>
              </w:divsChild>
            </w:div>
            <w:div w:id="1644499902">
              <w:marLeft w:val="0"/>
              <w:marRight w:val="0"/>
              <w:marTop w:val="0"/>
              <w:marBottom w:val="0"/>
              <w:divBdr>
                <w:top w:val="none" w:sz="0" w:space="0" w:color="auto"/>
                <w:left w:val="none" w:sz="0" w:space="0" w:color="auto"/>
                <w:bottom w:val="none" w:sz="0" w:space="0" w:color="auto"/>
                <w:right w:val="none" w:sz="0" w:space="0" w:color="auto"/>
              </w:divBdr>
              <w:divsChild>
                <w:div w:id="588587843">
                  <w:marLeft w:val="0"/>
                  <w:marRight w:val="0"/>
                  <w:marTop w:val="0"/>
                  <w:marBottom w:val="0"/>
                  <w:divBdr>
                    <w:top w:val="none" w:sz="0" w:space="0" w:color="auto"/>
                    <w:left w:val="none" w:sz="0" w:space="0" w:color="auto"/>
                    <w:bottom w:val="none" w:sz="0" w:space="0" w:color="auto"/>
                    <w:right w:val="none" w:sz="0" w:space="0" w:color="auto"/>
                  </w:divBdr>
                </w:div>
              </w:divsChild>
            </w:div>
            <w:div w:id="176410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99665">
      <w:bodyDiv w:val="1"/>
      <w:marLeft w:val="0"/>
      <w:marRight w:val="0"/>
      <w:marTop w:val="0"/>
      <w:marBottom w:val="0"/>
      <w:divBdr>
        <w:top w:val="none" w:sz="0" w:space="0" w:color="auto"/>
        <w:left w:val="none" w:sz="0" w:space="0" w:color="auto"/>
        <w:bottom w:val="none" w:sz="0" w:space="0" w:color="auto"/>
        <w:right w:val="none" w:sz="0" w:space="0" w:color="auto"/>
      </w:divBdr>
      <w:divsChild>
        <w:div w:id="1205798290">
          <w:marLeft w:val="0"/>
          <w:marRight w:val="0"/>
          <w:marTop w:val="0"/>
          <w:marBottom w:val="0"/>
          <w:divBdr>
            <w:top w:val="none" w:sz="0" w:space="0" w:color="auto"/>
            <w:left w:val="none" w:sz="0" w:space="0" w:color="auto"/>
            <w:bottom w:val="none" w:sz="0" w:space="0" w:color="auto"/>
            <w:right w:val="none" w:sz="0" w:space="0" w:color="auto"/>
          </w:divBdr>
          <w:divsChild>
            <w:div w:id="1023559057">
              <w:marLeft w:val="0"/>
              <w:marRight w:val="0"/>
              <w:marTop w:val="0"/>
              <w:marBottom w:val="0"/>
              <w:divBdr>
                <w:top w:val="none" w:sz="0" w:space="0" w:color="auto"/>
                <w:left w:val="none" w:sz="0" w:space="0" w:color="auto"/>
                <w:bottom w:val="none" w:sz="0" w:space="0" w:color="auto"/>
                <w:right w:val="none" w:sz="0" w:space="0" w:color="auto"/>
              </w:divBdr>
            </w:div>
            <w:div w:id="1109619582">
              <w:marLeft w:val="0"/>
              <w:marRight w:val="0"/>
              <w:marTop w:val="0"/>
              <w:marBottom w:val="0"/>
              <w:divBdr>
                <w:top w:val="none" w:sz="0" w:space="0" w:color="auto"/>
                <w:left w:val="none" w:sz="0" w:space="0" w:color="auto"/>
                <w:bottom w:val="none" w:sz="0" w:space="0" w:color="auto"/>
                <w:right w:val="none" w:sz="0" w:space="0" w:color="auto"/>
              </w:divBdr>
            </w:div>
            <w:div w:id="1386492690">
              <w:marLeft w:val="0"/>
              <w:marRight w:val="0"/>
              <w:marTop w:val="0"/>
              <w:marBottom w:val="0"/>
              <w:divBdr>
                <w:top w:val="none" w:sz="0" w:space="0" w:color="auto"/>
                <w:left w:val="none" w:sz="0" w:space="0" w:color="auto"/>
                <w:bottom w:val="none" w:sz="0" w:space="0" w:color="auto"/>
                <w:right w:val="none" w:sz="0" w:space="0" w:color="auto"/>
              </w:divBdr>
            </w:div>
            <w:div w:id="14032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155197">
      <w:bodyDiv w:val="1"/>
      <w:marLeft w:val="0"/>
      <w:marRight w:val="0"/>
      <w:marTop w:val="0"/>
      <w:marBottom w:val="0"/>
      <w:divBdr>
        <w:top w:val="none" w:sz="0" w:space="0" w:color="auto"/>
        <w:left w:val="none" w:sz="0" w:space="0" w:color="auto"/>
        <w:bottom w:val="none" w:sz="0" w:space="0" w:color="auto"/>
        <w:right w:val="none" w:sz="0" w:space="0" w:color="auto"/>
      </w:divBdr>
      <w:divsChild>
        <w:div w:id="1197891555">
          <w:marLeft w:val="1080"/>
          <w:marRight w:val="0"/>
          <w:marTop w:val="100"/>
          <w:marBottom w:val="0"/>
          <w:divBdr>
            <w:top w:val="none" w:sz="0" w:space="0" w:color="auto"/>
            <w:left w:val="none" w:sz="0" w:space="0" w:color="auto"/>
            <w:bottom w:val="none" w:sz="0" w:space="0" w:color="auto"/>
            <w:right w:val="none" w:sz="0" w:space="0" w:color="auto"/>
          </w:divBdr>
        </w:div>
        <w:div w:id="1923292601">
          <w:marLeft w:val="1080"/>
          <w:marRight w:val="0"/>
          <w:marTop w:val="100"/>
          <w:marBottom w:val="0"/>
          <w:divBdr>
            <w:top w:val="none" w:sz="0" w:space="0" w:color="auto"/>
            <w:left w:val="none" w:sz="0" w:space="0" w:color="auto"/>
            <w:bottom w:val="none" w:sz="0" w:space="0" w:color="auto"/>
            <w:right w:val="none" w:sz="0" w:space="0" w:color="auto"/>
          </w:divBdr>
        </w:div>
      </w:divsChild>
    </w:div>
    <w:div w:id="1353997035">
      <w:bodyDiv w:val="1"/>
      <w:marLeft w:val="0"/>
      <w:marRight w:val="0"/>
      <w:marTop w:val="0"/>
      <w:marBottom w:val="0"/>
      <w:divBdr>
        <w:top w:val="none" w:sz="0" w:space="0" w:color="auto"/>
        <w:left w:val="none" w:sz="0" w:space="0" w:color="auto"/>
        <w:bottom w:val="none" w:sz="0" w:space="0" w:color="auto"/>
        <w:right w:val="none" w:sz="0" w:space="0" w:color="auto"/>
      </w:divBdr>
      <w:divsChild>
        <w:div w:id="1937514477">
          <w:marLeft w:val="0"/>
          <w:marRight w:val="0"/>
          <w:marTop w:val="0"/>
          <w:marBottom w:val="0"/>
          <w:divBdr>
            <w:top w:val="none" w:sz="0" w:space="0" w:color="auto"/>
            <w:left w:val="none" w:sz="0" w:space="0" w:color="auto"/>
            <w:bottom w:val="none" w:sz="0" w:space="0" w:color="auto"/>
            <w:right w:val="none" w:sz="0" w:space="0" w:color="auto"/>
          </w:divBdr>
          <w:divsChild>
            <w:div w:id="928468916">
              <w:marLeft w:val="0"/>
              <w:marRight w:val="0"/>
              <w:marTop w:val="0"/>
              <w:marBottom w:val="0"/>
              <w:divBdr>
                <w:top w:val="none" w:sz="0" w:space="0" w:color="auto"/>
                <w:left w:val="none" w:sz="0" w:space="0" w:color="auto"/>
                <w:bottom w:val="none" w:sz="0" w:space="0" w:color="auto"/>
                <w:right w:val="none" w:sz="0" w:space="0" w:color="auto"/>
              </w:divBdr>
            </w:div>
            <w:div w:id="1258171787">
              <w:marLeft w:val="0"/>
              <w:marRight w:val="0"/>
              <w:marTop w:val="0"/>
              <w:marBottom w:val="0"/>
              <w:divBdr>
                <w:top w:val="none" w:sz="0" w:space="0" w:color="auto"/>
                <w:left w:val="none" w:sz="0" w:space="0" w:color="auto"/>
                <w:bottom w:val="none" w:sz="0" w:space="0" w:color="auto"/>
                <w:right w:val="none" w:sz="0" w:space="0" w:color="auto"/>
              </w:divBdr>
            </w:div>
            <w:div w:id="1494947518">
              <w:marLeft w:val="0"/>
              <w:marRight w:val="0"/>
              <w:marTop w:val="0"/>
              <w:marBottom w:val="0"/>
              <w:divBdr>
                <w:top w:val="none" w:sz="0" w:space="0" w:color="auto"/>
                <w:left w:val="none" w:sz="0" w:space="0" w:color="auto"/>
                <w:bottom w:val="none" w:sz="0" w:space="0" w:color="auto"/>
                <w:right w:val="none" w:sz="0" w:space="0" w:color="auto"/>
              </w:divBdr>
            </w:div>
            <w:div w:id="190305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90364">
      <w:bodyDiv w:val="1"/>
      <w:marLeft w:val="0"/>
      <w:marRight w:val="0"/>
      <w:marTop w:val="0"/>
      <w:marBottom w:val="0"/>
      <w:divBdr>
        <w:top w:val="none" w:sz="0" w:space="0" w:color="auto"/>
        <w:left w:val="none" w:sz="0" w:space="0" w:color="auto"/>
        <w:bottom w:val="none" w:sz="0" w:space="0" w:color="auto"/>
        <w:right w:val="none" w:sz="0" w:space="0" w:color="auto"/>
      </w:divBdr>
      <w:divsChild>
        <w:div w:id="1680620243">
          <w:marLeft w:val="0"/>
          <w:marRight w:val="0"/>
          <w:marTop w:val="0"/>
          <w:marBottom w:val="0"/>
          <w:divBdr>
            <w:top w:val="none" w:sz="0" w:space="0" w:color="auto"/>
            <w:left w:val="none" w:sz="0" w:space="0" w:color="auto"/>
            <w:bottom w:val="none" w:sz="0" w:space="0" w:color="auto"/>
            <w:right w:val="none" w:sz="0" w:space="0" w:color="auto"/>
          </w:divBdr>
          <w:divsChild>
            <w:div w:id="378016440">
              <w:marLeft w:val="0"/>
              <w:marRight w:val="0"/>
              <w:marTop w:val="0"/>
              <w:marBottom w:val="0"/>
              <w:divBdr>
                <w:top w:val="none" w:sz="0" w:space="0" w:color="auto"/>
                <w:left w:val="none" w:sz="0" w:space="0" w:color="auto"/>
                <w:bottom w:val="none" w:sz="0" w:space="0" w:color="auto"/>
                <w:right w:val="none" w:sz="0" w:space="0" w:color="auto"/>
              </w:divBdr>
            </w:div>
            <w:div w:id="692196242">
              <w:marLeft w:val="0"/>
              <w:marRight w:val="0"/>
              <w:marTop w:val="0"/>
              <w:marBottom w:val="0"/>
              <w:divBdr>
                <w:top w:val="none" w:sz="0" w:space="0" w:color="auto"/>
                <w:left w:val="none" w:sz="0" w:space="0" w:color="auto"/>
                <w:bottom w:val="none" w:sz="0" w:space="0" w:color="auto"/>
                <w:right w:val="none" w:sz="0" w:space="0" w:color="auto"/>
              </w:divBdr>
            </w:div>
            <w:div w:id="17942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8434">
      <w:bodyDiv w:val="1"/>
      <w:marLeft w:val="0"/>
      <w:marRight w:val="0"/>
      <w:marTop w:val="0"/>
      <w:marBottom w:val="0"/>
      <w:divBdr>
        <w:top w:val="none" w:sz="0" w:space="0" w:color="auto"/>
        <w:left w:val="none" w:sz="0" w:space="0" w:color="auto"/>
        <w:bottom w:val="none" w:sz="0" w:space="0" w:color="auto"/>
        <w:right w:val="none" w:sz="0" w:space="0" w:color="auto"/>
      </w:divBdr>
      <w:divsChild>
        <w:div w:id="173613684">
          <w:marLeft w:val="720"/>
          <w:marRight w:val="0"/>
          <w:marTop w:val="96"/>
          <w:marBottom w:val="0"/>
          <w:divBdr>
            <w:top w:val="none" w:sz="0" w:space="0" w:color="auto"/>
            <w:left w:val="none" w:sz="0" w:space="0" w:color="auto"/>
            <w:bottom w:val="none" w:sz="0" w:space="0" w:color="auto"/>
            <w:right w:val="none" w:sz="0" w:space="0" w:color="auto"/>
          </w:divBdr>
        </w:div>
      </w:divsChild>
    </w:div>
    <w:div w:id="1455978503">
      <w:bodyDiv w:val="1"/>
      <w:marLeft w:val="0"/>
      <w:marRight w:val="0"/>
      <w:marTop w:val="0"/>
      <w:marBottom w:val="0"/>
      <w:divBdr>
        <w:top w:val="none" w:sz="0" w:space="0" w:color="auto"/>
        <w:left w:val="none" w:sz="0" w:space="0" w:color="auto"/>
        <w:bottom w:val="none" w:sz="0" w:space="0" w:color="auto"/>
        <w:right w:val="none" w:sz="0" w:space="0" w:color="auto"/>
      </w:divBdr>
      <w:divsChild>
        <w:div w:id="2054234110">
          <w:marLeft w:val="0"/>
          <w:marRight w:val="0"/>
          <w:marTop w:val="0"/>
          <w:marBottom w:val="0"/>
          <w:divBdr>
            <w:top w:val="none" w:sz="0" w:space="0" w:color="auto"/>
            <w:left w:val="none" w:sz="0" w:space="0" w:color="auto"/>
            <w:bottom w:val="none" w:sz="0" w:space="0" w:color="auto"/>
            <w:right w:val="none" w:sz="0" w:space="0" w:color="auto"/>
          </w:divBdr>
          <w:divsChild>
            <w:div w:id="1104109907">
              <w:marLeft w:val="0"/>
              <w:marRight w:val="0"/>
              <w:marTop w:val="0"/>
              <w:marBottom w:val="0"/>
              <w:divBdr>
                <w:top w:val="none" w:sz="0" w:space="0" w:color="auto"/>
                <w:left w:val="none" w:sz="0" w:space="0" w:color="auto"/>
                <w:bottom w:val="none" w:sz="0" w:space="0" w:color="auto"/>
                <w:right w:val="none" w:sz="0" w:space="0" w:color="auto"/>
              </w:divBdr>
              <w:divsChild>
                <w:div w:id="28989875">
                  <w:marLeft w:val="0"/>
                  <w:marRight w:val="0"/>
                  <w:marTop w:val="0"/>
                  <w:marBottom w:val="0"/>
                  <w:divBdr>
                    <w:top w:val="none" w:sz="0" w:space="0" w:color="auto"/>
                    <w:left w:val="none" w:sz="0" w:space="0" w:color="auto"/>
                    <w:bottom w:val="none" w:sz="0" w:space="0" w:color="auto"/>
                    <w:right w:val="none" w:sz="0" w:space="0" w:color="auto"/>
                  </w:divBdr>
                </w:div>
              </w:divsChild>
            </w:div>
            <w:div w:id="1906181861">
              <w:marLeft w:val="0"/>
              <w:marRight w:val="0"/>
              <w:marTop w:val="0"/>
              <w:marBottom w:val="0"/>
              <w:divBdr>
                <w:top w:val="none" w:sz="0" w:space="0" w:color="auto"/>
                <w:left w:val="none" w:sz="0" w:space="0" w:color="auto"/>
                <w:bottom w:val="none" w:sz="0" w:space="0" w:color="auto"/>
                <w:right w:val="none" w:sz="0" w:space="0" w:color="auto"/>
              </w:divBdr>
              <w:divsChild>
                <w:div w:id="130993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519016">
      <w:bodyDiv w:val="1"/>
      <w:marLeft w:val="0"/>
      <w:marRight w:val="0"/>
      <w:marTop w:val="0"/>
      <w:marBottom w:val="0"/>
      <w:divBdr>
        <w:top w:val="none" w:sz="0" w:space="0" w:color="auto"/>
        <w:left w:val="none" w:sz="0" w:space="0" w:color="auto"/>
        <w:bottom w:val="none" w:sz="0" w:space="0" w:color="auto"/>
        <w:right w:val="none" w:sz="0" w:space="0" w:color="auto"/>
      </w:divBdr>
      <w:divsChild>
        <w:div w:id="71584482">
          <w:marLeft w:val="0"/>
          <w:marRight w:val="0"/>
          <w:marTop w:val="0"/>
          <w:marBottom w:val="0"/>
          <w:divBdr>
            <w:top w:val="none" w:sz="0" w:space="0" w:color="auto"/>
            <w:left w:val="none" w:sz="0" w:space="0" w:color="auto"/>
            <w:bottom w:val="none" w:sz="0" w:space="0" w:color="auto"/>
            <w:right w:val="none" w:sz="0" w:space="0" w:color="auto"/>
          </w:divBdr>
          <w:divsChild>
            <w:div w:id="253243861">
              <w:marLeft w:val="0"/>
              <w:marRight w:val="0"/>
              <w:marTop w:val="0"/>
              <w:marBottom w:val="0"/>
              <w:divBdr>
                <w:top w:val="none" w:sz="0" w:space="0" w:color="auto"/>
                <w:left w:val="none" w:sz="0" w:space="0" w:color="auto"/>
                <w:bottom w:val="none" w:sz="0" w:space="0" w:color="auto"/>
                <w:right w:val="none" w:sz="0" w:space="0" w:color="auto"/>
              </w:divBdr>
              <w:divsChild>
                <w:div w:id="1031301061">
                  <w:marLeft w:val="0"/>
                  <w:marRight w:val="0"/>
                  <w:marTop w:val="0"/>
                  <w:marBottom w:val="0"/>
                  <w:divBdr>
                    <w:top w:val="none" w:sz="0" w:space="0" w:color="auto"/>
                    <w:left w:val="none" w:sz="0" w:space="0" w:color="auto"/>
                    <w:bottom w:val="none" w:sz="0" w:space="0" w:color="auto"/>
                    <w:right w:val="none" w:sz="0" w:space="0" w:color="auto"/>
                  </w:divBdr>
                </w:div>
              </w:divsChild>
            </w:div>
            <w:div w:id="319845771">
              <w:marLeft w:val="0"/>
              <w:marRight w:val="0"/>
              <w:marTop w:val="0"/>
              <w:marBottom w:val="0"/>
              <w:divBdr>
                <w:top w:val="none" w:sz="0" w:space="0" w:color="auto"/>
                <w:left w:val="none" w:sz="0" w:space="0" w:color="auto"/>
                <w:bottom w:val="none" w:sz="0" w:space="0" w:color="auto"/>
                <w:right w:val="none" w:sz="0" w:space="0" w:color="auto"/>
              </w:divBdr>
              <w:divsChild>
                <w:div w:id="16276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28202">
      <w:bodyDiv w:val="1"/>
      <w:marLeft w:val="0"/>
      <w:marRight w:val="0"/>
      <w:marTop w:val="0"/>
      <w:marBottom w:val="0"/>
      <w:divBdr>
        <w:top w:val="none" w:sz="0" w:space="0" w:color="auto"/>
        <w:left w:val="none" w:sz="0" w:space="0" w:color="auto"/>
        <w:bottom w:val="none" w:sz="0" w:space="0" w:color="auto"/>
        <w:right w:val="none" w:sz="0" w:space="0" w:color="auto"/>
      </w:divBdr>
      <w:divsChild>
        <w:div w:id="1613004321">
          <w:marLeft w:val="0"/>
          <w:marRight w:val="0"/>
          <w:marTop w:val="0"/>
          <w:marBottom w:val="0"/>
          <w:divBdr>
            <w:top w:val="none" w:sz="0" w:space="0" w:color="auto"/>
            <w:left w:val="none" w:sz="0" w:space="0" w:color="auto"/>
            <w:bottom w:val="none" w:sz="0" w:space="0" w:color="auto"/>
            <w:right w:val="none" w:sz="0" w:space="0" w:color="auto"/>
          </w:divBdr>
          <w:divsChild>
            <w:div w:id="23211808">
              <w:marLeft w:val="0"/>
              <w:marRight w:val="0"/>
              <w:marTop w:val="0"/>
              <w:marBottom w:val="0"/>
              <w:divBdr>
                <w:top w:val="none" w:sz="0" w:space="0" w:color="auto"/>
                <w:left w:val="none" w:sz="0" w:space="0" w:color="auto"/>
                <w:bottom w:val="none" w:sz="0" w:space="0" w:color="auto"/>
                <w:right w:val="none" w:sz="0" w:space="0" w:color="auto"/>
              </w:divBdr>
            </w:div>
            <w:div w:id="775322968">
              <w:marLeft w:val="0"/>
              <w:marRight w:val="0"/>
              <w:marTop w:val="0"/>
              <w:marBottom w:val="0"/>
              <w:divBdr>
                <w:top w:val="none" w:sz="0" w:space="0" w:color="auto"/>
                <w:left w:val="none" w:sz="0" w:space="0" w:color="auto"/>
                <w:bottom w:val="none" w:sz="0" w:space="0" w:color="auto"/>
                <w:right w:val="none" w:sz="0" w:space="0" w:color="auto"/>
              </w:divBdr>
            </w:div>
            <w:div w:id="1351181111">
              <w:marLeft w:val="0"/>
              <w:marRight w:val="0"/>
              <w:marTop w:val="0"/>
              <w:marBottom w:val="0"/>
              <w:divBdr>
                <w:top w:val="none" w:sz="0" w:space="0" w:color="auto"/>
                <w:left w:val="none" w:sz="0" w:space="0" w:color="auto"/>
                <w:bottom w:val="none" w:sz="0" w:space="0" w:color="auto"/>
                <w:right w:val="none" w:sz="0" w:space="0" w:color="auto"/>
              </w:divBdr>
            </w:div>
            <w:div w:id="1721590261">
              <w:marLeft w:val="0"/>
              <w:marRight w:val="0"/>
              <w:marTop w:val="0"/>
              <w:marBottom w:val="0"/>
              <w:divBdr>
                <w:top w:val="none" w:sz="0" w:space="0" w:color="auto"/>
                <w:left w:val="none" w:sz="0" w:space="0" w:color="auto"/>
                <w:bottom w:val="none" w:sz="0" w:space="0" w:color="auto"/>
                <w:right w:val="none" w:sz="0" w:space="0" w:color="auto"/>
              </w:divBdr>
              <w:divsChild>
                <w:div w:id="1956591766">
                  <w:marLeft w:val="0"/>
                  <w:marRight w:val="0"/>
                  <w:marTop w:val="0"/>
                  <w:marBottom w:val="0"/>
                  <w:divBdr>
                    <w:top w:val="none" w:sz="0" w:space="0" w:color="auto"/>
                    <w:left w:val="none" w:sz="0" w:space="0" w:color="auto"/>
                    <w:bottom w:val="none" w:sz="0" w:space="0" w:color="auto"/>
                    <w:right w:val="none" w:sz="0" w:space="0" w:color="auto"/>
                  </w:divBdr>
                </w:div>
              </w:divsChild>
            </w:div>
            <w:div w:id="2006394460">
              <w:marLeft w:val="0"/>
              <w:marRight w:val="0"/>
              <w:marTop w:val="0"/>
              <w:marBottom w:val="0"/>
              <w:divBdr>
                <w:top w:val="none" w:sz="0" w:space="0" w:color="auto"/>
                <w:left w:val="none" w:sz="0" w:space="0" w:color="auto"/>
                <w:bottom w:val="none" w:sz="0" w:space="0" w:color="auto"/>
                <w:right w:val="none" w:sz="0" w:space="0" w:color="auto"/>
              </w:divBdr>
            </w:div>
            <w:div w:id="208202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225375">
      <w:bodyDiv w:val="1"/>
      <w:marLeft w:val="0"/>
      <w:marRight w:val="0"/>
      <w:marTop w:val="0"/>
      <w:marBottom w:val="0"/>
      <w:divBdr>
        <w:top w:val="none" w:sz="0" w:space="0" w:color="auto"/>
        <w:left w:val="none" w:sz="0" w:space="0" w:color="auto"/>
        <w:bottom w:val="none" w:sz="0" w:space="0" w:color="auto"/>
        <w:right w:val="none" w:sz="0" w:space="0" w:color="auto"/>
      </w:divBdr>
      <w:divsChild>
        <w:div w:id="273826262">
          <w:marLeft w:val="0"/>
          <w:marRight w:val="0"/>
          <w:marTop w:val="0"/>
          <w:marBottom w:val="0"/>
          <w:divBdr>
            <w:top w:val="none" w:sz="0" w:space="0" w:color="auto"/>
            <w:left w:val="none" w:sz="0" w:space="0" w:color="auto"/>
            <w:bottom w:val="none" w:sz="0" w:space="0" w:color="auto"/>
            <w:right w:val="none" w:sz="0" w:space="0" w:color="auto"/>
          </w:divBdr>
        </w:div>
      </w:divsChild>
    </w:div>
    <w:div w:id="1559316821">
      <w:bodyDiv w:val="1"/>
      <w:marLeft w:val="0"/>
      <w:marRight w:val="0"/>
      <w:marTop w:val="0"/>
      <w:marBottom w:val="0"/>
      <w:divBdr>
        <w:top w:val="none" w:sz="0" w:space="0" w:color="auto"/>
        <w:left w:val="none" w:sz="0" w:space="0" w:color="auto"/>
        <w:bottom w:val="none" w:sz="0" w:space="0" w:color="auto"/>
        <w:right w:val="none" w:sz="0" w:space="0" w:color="auto"/>
      </w:divBdr>
    </w:div>
    <w:div w:id="1580552792">
      <w:bodyDiv w:val="1"/>
      <w:marLeft w:val="0"/>
      <w:marRight w:val="0"/>
      <w:marTop w:val="0"/>
      <w:marBottom w:val="0"/>
      <w:divBdr>
        <w:top w:val="none" w:sz="0" w:space="0" w:color="auto"/>
        <w:left w:val="none" w:sz="0" w:space="0" w:color="auto"/>
        <w:bottom w:val="none" w:sz="0" w:space="0" w:color="auto"/>
        <w:right w:val="none" w:sz="0" w:space="0" w:color="auto"/>
      </w:divBdr>
      <w:divsChild>
        <w:div w:id="594246777">
          <w:marLeft w:val="360"/>
          <w:marRight w:val="0"/>
          <w:marTop w:val="0"/>
          <w:marBottom w:val="0"/>
          <w:divBdr>
            <w:top w:val="none" w:sz="0" w:space="0" w:color="auto"/>
            <w:left w:val="none" w:sz="0" w:space="0" w:color="auto"/>
            <w:bottom w:val="none" w:sz="0" w:space="0" w:color="auto"/>
            <w:right w:val="none" w:sz="0" w:space="0" w:color="auto"/>
          </w:divBdr>
        </w:div>
      </w:divsChild>
    </w:div>
    <w:div w:id="1626539148">
      <w:bodyDiv w:val="1"/>
      <w:marLeft w:val="0"/>
      <w:marRight w:val="0"/>
      <w:marTop w:val="0"/>
      <w:marBottom w:val="0"/>
      <w:divBdr>
        <w:top w:val="none" w:sz="0" w:space="0" w:color="auto"/>
        <w:left w:val="none" w:sz="0" w:space="0" w:color="auto"/>
        <w:bottom w:val="none" w:sz="0" w:space="0" w:color="auto"/>
        <w:right w:val="none" w:sz="0" w:space="0" w:color="auto"/>
      </w:divBdr>
    </w:div>
    <w:div w:id="1642223808">
      <w:bodyDiv w:val="1"/>
      <w:marLeft w:val="0"/>
      <w:marRight w:val="0"/>
      <w:marTop w:val="0"/>
      <w:marBottom w:val="0"/>
      <w:divBdr>
        <w:top w:val="none" w:sz="0" w:space="0" w:color="auto"/>
        <w:left w:val="none" w:sz="0" w:space="0" w:color="auto"/>
        <w:bottom w:val="none" w:sz="0" w:space="0" w:color="auto"/>
        <w:right w:val="none" w:sz="0" w:space="0" w:color="auto"/>
      </w:divBdr>
      <w:divsChild>
        <w:div w:id="6954532">
          <w:marLeft w:val="0"/>
          <w:marRight w:val="0"/>
          <w:marTop w:val="0"/>
          <w:marBottom w:val="0"/>
          <w:divBdr>
            <w:top w:val="none" w:sz="0" w:space="0" w:color="auto"/>
            <w:left w:val="none" w:sz="0" w:space="0" w:color="auto"/>
            <w:bottom w:val="none" w:sz="0" w:space="0" w:color="auto"/>
            <w:right w:val="none" w:sz="0" w:space="0" w:color="auto"/>
          </w:divBdr>
          <w:divsChild>
            <w:div w:id="300116514">
              <w:marLeft w:val="0"/>
              <w:marRight w:val="0"/>
              <w:marTop w:val="0"/>
              <w:marBottom w:val="0"/>
              <w:divBdr>
                <w:top w:val="none" w:sz="0" w:space="0" w:color="auto"/>
                <w:left w:val="none" w:sz="0" w:space="0" w:color="auto"/>
                <w:bottom w:val="none" w:sz="0" w:space="0" w:color="auto"/>
                <w:right w:val="none" w:sz="0" w:space="0" w:color="auto"/>
              </w:divBdr>
            </w:div>
            <w:div w:id="860053427">
              <w:marLeft w:val="0"/>
              <w:marRight w:val="0"/>
              <w:marTop w:val="0"/>
              <w:marBottom w:val="0"/>
              <w:divBdr>
                <w:top w:val="none" w:sz="0" w:space="0" w:color="auto"/>
                <w:left w:val="none" w:sz="0" w:space="0" w:color="auto"/>
                <w:bottom w:val="none" w:sz="0" w:space="0" w:color="auto"/>
                <w:right w:val="none" w:sz="0" w:space="0" w:color="auto"/>
              </w:divBdr>
            </w:div>
            <w:div w:id="905723288">
              <w:marLeft w:val="0"/>
              <w:marRight w:val="0"/>
              <w:marTop w:val="0"/>
              <w:marBottom w:val="0"/>
              <w:divBdr>
                <w:top w:val="none" w:sz="0" w:space="0" w:color="auto"/>
                <w:left w:val="none" w:sz="0" w:space="0" w:color="auto"/>
                <w:bottom w:val="none" w:sz="0" w:space="0" w:color="auto"/>
                <w:right w:val="none" w:sz="0" w:space="0" w:color="auto"/>
              </w:divBdr>
            </w:div>
            <w:div w:id="1145854739">
              <w:marLeft w:val="0"/>
              <w:marRight w:val="0"/>
              <w:marTop w:val="0"/>
              <w:marBottom w:val="0"/>
              <w:divBdr>
                <w:top w:val="none" w:sz="0" w:space="0" w:color="auto"/>
                <w:left w:val="none" w:sz="0" w:space="0" w:color="auto"/>
                <w:bottom w:val="none" w:sz="0" w:space="0" w:color="auto"/>
                <w:right w:val="none" w:sz="0" w:space="0" w:color="auto"/>
              </w:divBdr>
              <w:divsChild>
                <w:div w:id="143238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656277">
      <w:bodyDiv w:val="1"/>
      <w:marLeft w:val="0"/>
      <w:marRight w:val="0"/>
      <w:marTop w:val="0"/>
      <w:marBottom w:val="0"/>
      <w:divBdr>
        <w:top w:val="none" w:sz="0" w:space="0" w:color="auto"/>
        <w:left w:val="none" w:sz="0" w:space="0" w:color="auto"/>
        <w:bottom w:val="none" w:sz="0" w:space="0" w:color="auto"/>
        <w:right w:val="none" w:sz="0" w:space="0" w:color="auto"/>
      </w:divBdr>
      <w:divsChild>
        <w:div w:id="933705991">
          <w:marLeft w:val="0"/>
          <w:marRight w:val="0"/>
          <w:marTop w:val="0"/>
          <w:marBottom w:val="0"/>
          <w:divBdr>
            <w:top w:val="none" w:sz="0" w:space="0" w:color="auto"/>
            <w:left w:val="none" w:sz="0" w:space="0" w:color="auto"/>
            <w:bottom w:val="none" w:sz="0" w:space="0" w:color="auto"/>
            <w:right w:val="none" w:sz="0" w:space="0" w:color="auto"/>
          </w:divBdr>
        </w:div>
      </w:divsChild>
    </w:div>
    <w:div w:id="1720662748">
      <w:bodyDiv w:val="1"/>
      <w:marLeft w:val="0"/>
      <w:marRight w:val="0"/>
      <w:marTop w:val="0"/>
      <w:marBottom w:val="0"/>
      <w:divBdr>
        <w:top w:val="none" w:sz="0" w:space="0" w:color="auto"/>
        <w:left w:val="none" w:sz="0" w:space="0" w:color="auto"/>
        <w:bottom w:val="none" w:sz="0" w:space="0" w:color="auto"/>
        <w:right w:val="none" w:sz="0" w:space="0" w:color="auto"/>
      </w:divBdr>
      <w:divsChild>
        <w:div w:id="2143381037">
          <w:marLeft w:val="0"/>
          <w:marRight w:val="0"/>
          <w:marTop w:val="0"/>
          <w:marBottom w:val="0"/>
          <w:divBdr>
            <w:top w:val="none" w:sz="0" w:space="0" w:color="auto"/>
            <w:left w:val="none" w:sz="0" w:space="0" w:color="auto"/>
            <w:bottom w:val="none" w:sz="0" w:space="0" w:color="auto"/>
            <w:right w:val="none" w:sz="0" w:space="0" w:color="auto"/>
          </w:divBdr>
        </w:div>
      </w:divsChild>
    </w:div>
    <w:div w:id="1733388142">
      <w:bodyDiv w:val="1"/>
      <w:marLeft w:val="0"/>
      <w:marRight w:val="0"/>
      <w:marTop w:val="0"/>
      <w:marBottom w:val="0"/>
      <w:divBdr>
        <w:top w:val="none" w:sz="0" w:space="0" w:color="auto"/>
        <w:left w:val="none" w:sz="0" w:space="0" w:color="auto"/>
        <w:bottom w:val="none" w:sz="0" w:space="0" w:color="auto"/>
        <w:right w:val="none" w:sz="0" w:space="0" w:color="auto"/>
      </w:divBdr>
      <w:divsChild>
        <w:div w:id="1974213039">
          <w:marLeft w:val="0"/>
          <w:marRight w:val="0"/>
          <w:marTop w:val="0"/>
          <w:marBottom w:val="0"/>
          <w:divBdr>
            <w:top w:val="none" w:sz="0" w:space="0" w:color="auto"/>
            <w:left w:val="none" w:sz="0" w:space="0" w:color="auto"/>
            <w:bottom w:val="none" w:sz="0" w:space="0" w:color="auto"/>
            <w:right w:val="none" w:sz="0" w:space="0" w:color="auto"/>
          </w:divBdr>
          <w:divsChild>
            <w:div w:id="203687018">
              <w:marLeft w:val="0"/>
              <w:marRight w:val="0"/>
              <w:marTop w:val="0"/>
              <w:marBottom w:val="0"/>
              <w:divBdr>
                <w:top w:val="none" w:sz="0" w:space="0" w:color="auto"/>
                <w:left w:val="none" w:sz="0" w:space="0" w:color="auto"/>
                <w:bottom w:val="none" w:sz="0" w:space="0" w:color="auto"/>
                <w:right w:val="none" w:sz="0" w:space="0" w:color="auto"/>
              </w:divBdr>
            </w:div>
            <w:div w:id="605305542">
              <w:marLeft w:val="0"/>
              <w:marRight w:val="0"/>
              <w:marTop w:val="0"/>
              <w:marBottom w:val="0"/>
              <w:divBdr>
                <w:top w:val="none" w:sz="0" w:space="0" w:color="auto"/>
                <w:left w:val="none" w:sz="0" w:space="0" w:color="auto"/>
                <w:bottom w:val="none" w:sz="0" w:space="0" w:color="auto"/>
                <w:right w:val="none" w:sz="0" w:space="0" w:color="auto"/>
              </w:divBdr>
            </w:div>
            <w:div w:id="177760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760399">
      <w:bodyDiv w:val="1"/>
      <w:marLeft w:val="0"/>
      <w:marRight w:val="0"/>
      <w:marTop w:val="0"/>
      <w:marBottom w:val="0"/>
      <w:divBdr>
        <w:top w:val="none" w:sz="0" w:space="0" w:color="auto"/>
        <w:left w:val="none" w:sz="0" w:space="0" w:color="auto"/>
        <w:bottom w:val="none" w:sz="0" w:space="0" w:color="auto"/>
        <w:right w:val="none" w:sz="0" w:space="0" w:color="auto"/>
      </w:divBdr>
      <w:divsChild>
        <w:div w:id="1700737193">
          <w:marLeft w:val="0"/>
          <w:marRight w:val="0"/>
          <w:marTop w:val="0"/>
          <w:marBottom w:val="0"/>
          <w:divBdr>
            <w:top w:val="none" w:sz="0" w:space="0" w:color="auto"/>
            <w:left w:val="none" w:sz="0" w:space="0" w:color="auto"/>
            <w:bottom w:val="none" w:sz="0" w:space="0" w:color="auto"/>
            <w:right w:val="none" w:sz="0" w:space="0" w:color="auto"/>
          </w:divBdr>
        </w:div>
      </w:divsChild>
    </w:div>
    <w:div w:id="1771467216">
      <w:bodyDiv w:val="1"/>
      <w:marLeft w:val="0"/>
      <w:marRight w:val="0"/>
      <w:marTop w:val="0"/>
      <w:marBottom w:val="0"/>
      <w:divBdr>
        <w:top w:val="none" w:sz="0" w:space="0" w:color="auto"/>
        <w:left w:val="none" w:sz="0" w:space="0" w:color="auto"/>
        <w:bottom w:val="none" w:sz="0" w:space="0" w:color="auto"/>
        <w:right w:val="none" w:sz="0" w:space="0" w:color="auto"/>
      </w:divBdr>
      <w:divsChild>
        <w:div w:id="2078235941">
          <w:marLeft w:val="0"/>
          <w:marRight w:val="0"/>
          <w:marTop w:val="0"/>
          <w:marBottom w:val="0"/>
          <w:divBdr>
            <w:top w:val="none" w:sz="0" w:space="0" w:color="auto"/>
            <w:left w:val="none" w:sz="0" w:space="0" w:color="auto"/>
            <w:bottom w:val="none" w:sz="0" w:space="0" w:color="auto"/>
            <w:right w:val="none" w:sz="0" w:space="0" w:color="auto"/>
          </w:divBdr>
        </w:div>
      </w:divsChild>
    </w:div>
    <w:div w:id="1779332552">
      <w:bodyDiv w:val="1"/>
      <w:marLeft w:val="0"/>
      <w:marRight w:val="0"/>
      <w:marTop w:val="0"/>
      <w:marBottom w:val="0"/>
      <w:divBdr>
        <w:top w:val="none" w:sz="0" w:space="0" w:color="auto"/>
        <w:left w:val="none" w:sz="0" w:space="0" w:color="auto"/>
        <w:bottom w:val="none" w:sz="0" w:space="0" w:color="auto"/>
        <w:right w:val="none" w:sz="0" w:space="0" w:color="auto"/>
      </w:divBdr>
      <w:divsChild>
        <w:div w:id="1642996394">
          <w:marLeft w:val="0"/>
          <w:marRight w:val="0"/>
          <w:marTop w:val="0"/>
          <w:marBottom w:val="0"/>
          <w:divBdr>
            <w:top w:val="none" w:sz="0" w:space="0" w:color="auto"/>
            <w:left w:val="none" w:sz="0" w:space="0" w:color="auto"/>
            <w:bottom w:val="none" w:sz="0" w:space="0" w:color="auto"/>
            <w:right w:val="none" w:sz="0" w:space="0" w:color="auto"/>
          </w:divBdr>
        </w:div>
      </w:divsChild>
    </w:div>
    <w:div w:id="1782022135">
      <w:bodyDiv w:val="1"/>
      <w:marLeft w:val="0"/>
      <w:marRight w:val="0"/>
      <w:marTop w:val="0"/>
      <w:marBottom w:val="0"/>
      <w:divBdr>
        <w:top w:val="none" w:sz="0" w:space="0" w:color="auto"/>
        <w:left w:val="none" w:sz="0" w:space="0" w:color="auto"/>
        <w:bottom w:val="none" w:sz="0" w:space="0" w:color="auto"/>
        <w:right w:val="none" w:sz="0" w:space="0" w:color="auto"/>
      </w:divBdr>
      <w:divsChild>
        <w:div w:id="12540670">
          <w:marLeft w:val="0"/>
          <w:marRight w:val="0"/>
          <w:marTop w:val="0"/>
          <w:marBottom w:val="0"/>
          <w:divBdr>
            <w:top w:val="none" w:sz="0" w:space="0" w:color="auto"/>
            <w:left w:val="none" w:sz="0" w:space="0" w:color="auto"/>
            <w:bottom w:val="none" w:sz="0" w:space="0" w:color="auto"/>
            <w:right w:val="none" w:sz="0" w:space="0" w:color="auto"/>
          </w:divBdr>
          <w:divsChild>
            <w:div w:id="92751232">
              <w:marLeft w:val="0"/>
              <w:marRight w:val="0"/>
              <w:marTop w:val="0"/>
              <w:marBottom w:val="0"/>
              <w:divBdr>
                <w:top w:val="none" w:sz="0" w:space="0" w:color="auto"/>
                <w:left w:val="none" w:sz="0" w:space="0" w:color="auto"/>
                <w:bottom w:val="none" w:sz="0" w:space="0" w:color="auto"/>
                <w:right w:val="none" w:sz="0" w:space="0" w:color="auto"/>
              </w:divBdr>
            </w:div>
            <w:div w:id="380246462">
              <w:marLeft w:val="0"/>
              <w:marRight w:val="0"/>
              <w:marTop w:val="0"/>
              <w:marBottom w:val="0"/>
              <w:divBdr>
                <w:top w:val="none" w:sz="0" w:space="0" w:color="auto"/>
                <w:left w:val="none" w:sz="0" w:space="0" w:color="auto"/>
                <w:bottom w:val="none" w:sz="0" w:space="0" w:color="auto"/>
                <w:right w:val="none" w:sz="0" w:space="0" w:color="auto"/>
              </w:divBdr>
            </w:div>
            <w:div w:id="474303253">
              <w:marLeft w:val="0"/>
              <w:marRight w:val="0"/>
              <w:marTop w:val="0"/>
              <w:marBottom w:val="0"/>
              <w:divBdr>
                <w:top w:val="none" w:sz="0" w:space="0" w:color="auto"/>
                <w:left w:val="none" w:sz="0" w:space="0" w:color="auto"/>
                <w:bottom w:val="none" w:sz="0" w:space="0" w:color="auto"/>
                <w:right w:val="none" w:sz="0" w:space="0" w:color="auto"/>
              </w:divBdr>
            </w:div>
            <w:div w:id="611982294">
              <w:marLeft w:val="0"/>
              <w:marRight w:val="0"/>
              <w:marTop w:val="0"/>
              <w:marBottom w:val="0"/>
              <w:divBdr>
                <w:top w:val="none" w:sz="0" w:space="0" w:color="auto"/>
                <w:left w:val="none" w:sz="0" w:space="0" w:color="auto"/>
                <w:bottom w:val="none" w:sz="0" w:space="0" w:color="auto"/>
                <w:right w:val="none" w:sz="0" w:space="0" w:color="auto"/>
              </w:divBdr>
            </w:div>
            <w:div w:id="1083261973">
              <w:marLeft w:val="0"/>
              <w:marRight w:val="0"/>
              <w:marTop w:val="0"/>
              <w:marBottom w:val="0"/>
              <w:divBdr>
                <w:top w:val="none" w:sz="0" w:space="0" w:color="auto"/>
                <w:left w:val="none" w:sz="0" w:space="0" w:color="auto"/>
                <w:bottom w:val="none" w:sz="0" w:space="0" w:color="auto"/>
                <w:right w:val="none" w:sz="0" w:space="0" w:color="auto"/>
              </w:divBdr>
              <w:divsChild>
                <w:div w:id="1796480160">
                  <w:marLeft w:val="0"/>
                  <w:marRight w:val="0"/>
                  <w:marTop w:val="0"/>
                  <w:marBottom w:val="0"/>
                  <w:divBdr>
                    <w:top w:val="none" w:sz="0" w:space="0" w:color="auto"/>
                    <w:left w:val="none" w:sz="0" w:space="0" w:color="auto"/>
                    <w:bottom w:val="none" w:sz="0" w:space="0" w:color="auto"/>
                    <w:right w:val="none" w:sz="0" w:space="0" w:color="auto"/>
                  </w:divBdr>
                </w:div>
              </w:divsChild>
            </w:div>
            <w:div w:id="147405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07131">
      <w:bodyDiv w:val="1"/>
      <w:marLeft w:val="0"/>
      <w:marRight w:val="0"/>
      <w:marTop w:val="0"/>
      <w:marBottom w:val="0"/>
      <w:divBdr>
        <w:top w:val="none" w:sz="0" w:space="0" w:color="auto"/>
        <w:left w:val="none" w:sz="0" w:space="0" w:color="auto"/>
        <w:bottom w:val="none" w:sz="0" w:space="0" w:color="auto"/>
        <w:right w:val="none" w:sz="0" w:space="0" w:color="auto"/>
      </w:divBdr>
      <w:divsChild>
        <w:div w:id="1731533618">
          <w:marLeft w:val="720"/>
          <w:marRight w:val="0"/>
          <w:marTop w:val="96"/>
          <w:marBottom w:val="0"/>
          <w:divBdr>
            <w:top w:val="none" w:sz="0" w:space="0" w:color="auto"/>
            <w:left w:val="none" w:sz="0" w:space="0" w:color="auto"/>
            <w:bottom w:val="none" w:sz="0" w:space="0" w:color="auto"/>
            <w:right w:val="none" w:sz="0" w:space="0" w:color="auto"/>
          </w:divBdr>
        </w:div>
      </w:divsChild>
    </w:div>
    <w:div w:id="1809474114">
      <w:bodyDiv w:val="1"/>
      <w:marLeft w:val="0"/>
      <w:marRight w:val="0"/>
      <w:marTop w:val="0"/>
      <w:marBottom w:val="0"/>
      <w:divBdr>
        <w:top w:val="none" w:sz="0" w:space="0" w:color="auto"/>
        <w:left w:val="none" w:sz="0" w:space="0" w:color="auto"/>
        <w:bottom w:val="none" w:sz="0" w:space="0" w:color="auto"/>
        <w:right w:val="none" w:sz="0" w:space="0" w:color="auto"/>
      </w:divBdr>
      <w:divsChild>
        <w:div w:id="2031058635">
          <w:marLeft w:val="0"/>
          <w:marRight w:val="0"/>
          <w:marTop w:val="0"/>
          <w:marBottom w:val="0"/>
          <w:divBdr>
            <w:top w:val="none" w:sz="0" w:space="0" w:color="auto"/>
            <w:left w:val="none" w:sz="0" w:space="0" w:color="auto"/>
            <w:bottom w:val="none" w:sz="0" w:space="0" w:color="auto"/>
            <w:right w:val="none" w:sz="0" w:space="0" w:color="auto"/>
          </w:divBdr>
        </w:div>
      </w:divsChild>
    </w:div>
    <w:div w:id="1852139489">
      <w:bodyDiv w:val="1"/>
      <w:marLeft w:val="0"/>
      <w:marRight w:val="0"/>
      <w:marTop w:val="0"/>
      <w:marBottom w:val="0"/>
      <w:divBdr>
        <w:top w:val="none" w:sz="0" w:space="0" w:color="auto"/>
        <w:left w:val="none" w:sz="0" w:space="0" w:color="auto"/>
        <w:bottom w:val="none" w:sz="0" w:space="0" w:color="auto"/>
        <w:right w:val="none" w:sz="0" w:space="0" w:color="auto"/>
      </w:divBdr>
      <w:divsChild>
        <w:div w:id="1075476591">
          <w:marLeft w:val="0"/>
          <w:marRight w:val="0"/>
          <w:marTop w:val="0"/>
          <w:marBottom w:val="0"/>
          <w:divBdr>
            <w:top w:val="none" w:sz="0" w:space="0" w:color="auto"/>
            <w:left w:val="none" w:sz="0" w:space="0" w:color="auto"/>
            <w:bottom w:val="none" w:sz="0" w:space="0" w:color="auto"/>
            <w:right w:val="none" w:sz="0" w:space="0" w:color="auto"/>
          </w:divBdr>
          <w:divsChild>
            <w:div w:id="7607483">
              <w:marLeft w:val="0"/>
              <w:marRight w:val="0"/>
              <w:marTop w:val="0"/>
              <w:marBottom w:val="0"/>
              <w:divBdr>
                <w:top w:val="none" w:sz="0" w:space="0" w:color="auto"/>
                <w:left w:val="none" w:sz="0" w:space="0" w:color="auto"/>
                <w:bottom w:val="none" w:sz="0" w:space="0" w:color="auto"/>
                <w:right w:val="none" w:sz="0" w:space="0" w:color="auto"/>
              </w:divBdr>
            </w:div>
            <w:div w:id="1203665445">
              <w:marLeft w:val="0"/>
              <w:marRight w:val="0"/>
              <w:marTop w:val="0"/>
              <w:marBottom w:val="0"/>
              <w:divBdr>
                <w:top w:val="none" w:sz="0" w:space="0" w:color="auto"/>
                <w:left w:val="none" w:sz="0" w:space="0" w:color="auto"/>
                <w:bottom w:val="none" w:sz="0" w:space="0" w:color="auto"/>
                <w:right w:val="none" w:sz="0" w:space="0" w:color="auto"/>
              </w:divBdr>
            </w:div>
            <w:div w:id="1407218475">
              <w:marLeft w:val="0"/>
              <w:marRight w:val="0"/>
              <w:marTop w:val="0"/>
              <w:marBottom w:val="0"/>
              <w:divBdr>
                <w:top w:val="none" w:sz="0" w:space="0" w:color="auto"/>
                <w:left w:val="none" w:sz="0" w:space="0" w:color="auto"/>
                <w:bottom w:val="none" w:sz="0" w:space="0" w:color="auto"/>
                <w:right w:val="none" w:sz="0" w:space="0" w:color="auto"/>
              </w:divBdr>
            </w:div>
            <w:div w:id="201556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80623">
      <w:bodyDiv w:val="1"/>
      <w:marLeft w:val="0"/>
      <w:marRight w:val="0"/>
      <w:marTop w:val="0"/>
      <w:marBottom w:val="0"/>
      <w:divBdr>
        <w:top w:val="none" w:sz="0" w:space="0" w:color="auto"/>
        <w:left w:val="none" w:sz="0" w:space="0" w:color="auto"/>
        <w:bottom w:val="none" w:sz="0" w:space="0" w:color="auto"/>
        <w:right w:val="none" w:sz="0" w:space="0" w:color="auto"/>
      </w:divBdr>
      <w:divsChild>
        <w:div w:id="2018581502">
          <w:marLeft w:val="0"/>
          <w:marRight w:val="0"/>
          <w:marTop w:val="0"/>
          <w:marBottom w:val="0"/>
          <w:divBdr>
            <w:top w:val="none" w:sz="0" w:space="0" w:color="auto"/>
            <w:left w:val="none" w:sz="0" w:space="0" w:color="auto"/>
            <w:bottom w:val="none" w:sz="0" w:space="0" w:color="auto"/>
            <w:right w:val="none" w:sz="0" w:space="0" w:color="auto"/>
          </w:divBdr>
        </w:div>
      </w:divsChild>
    </w:div>
    <w:div w:id="2012904782">
      <w:bodyDiv w:val="1"/>
      <w:marLeft w:val="0"/>
      <w:marRight w:val="0"/>
      <w:marTop w:val="0"/>
      <w:marBottom w:val="0"/>
      <w:divBdr>
        <w:top w:val="none" w:sz="0" w:space="0" w:color="auto"/>
        <w:left w:val="none" w:sz="0" w:space="0" w:color="auto"/>
        <w:bottom w:val="none" w:sz="0" w:space="0" w:color="auto"/>
        <w:right w:val="none" w:sz="0" w:space="0" w:color="auto"/>
      </w:divBdr>
      <w:divsChild>
        <w:div w:id="2073649739">
          <w:marLeft w:val="0"/>
          <w:marRight w:val="0"/>
          <w:marTop w:val="0"/>
          <w:marBottom w:val="0"/>
          <w:divBdr>
            <w:top w:val="none" w:sz="0" w:space="0" w:color="auto"/>
            <w:left w:val="none" w:sz="0" w:space="0" w:color="auto"/>
            <w:bottom w:val="none" w:sz="0" w:space="0" w:color="auto"/>
            <w:right w:val="none" w:sz="0" w:space="0" w:color="auto"/>
          </w:divBdr>
          <w:divsChild>
            <w:div w:id="673804751">
              <w:marLeft w:val="0"/>
              <w:marRight w:val="0"/>
              <w:marTop w:val="0"/>
              <w:marBottom w:val="0"/>
              <w:divBdr>
                <w:top w:val="none" w:sz="0" w:space="0" w:color="auto"/>
                <w:left w:val="none" w:sz="0" w:space="0" w:color="auto"/>
                <w:bottom w:val="none" w:sz="0" w:space="0" w:color="auto"/>
                <w:right w:val="none" w:sz="0" w:space="0" w:color="auto"/>
              </w:divBdr>
            </w:div>
            <w:div w:id="1594320613">
              <w:marLeft w:val="0"/>
              <w:marRight w:val="0"/>
              <w:marTop w:val="0"/>
              <w:marBottom w:val="0"/>
              <w:divBdr>
                <w:top w:val="none" w:sz="0" w:space="0" w:color="auto"/>
                <w:left w:val="none" w:sz="0" w:space="0" w:color="auto"/>
                <w:bottom w:val="none" w:sz="0" w:space="0" w:color="auto"/>
                <w:right w:val="none" w:sz="0" w:space="0" w:color="auto"/>
              </w:divBdr>
              <w:divsChild>
                <w:div w:id="111871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19979">
      <w:bodyDiv w:val="1"/>
      <w:marLeft w:val="0"/>
      <w:marRight w:val="0"/>
      <w:marTop w:val="0"/>
      <w:marBottom w:val="0"/>
      <w:divBdr>
        <w:top w:val="none" w:sz="0" w:space="0" w:color="auto"/>
        <w:left w:val="none" w:sz="0" w:space="0" w:color="auto"/>
        <w:bottom w:val="none" w:sz="0" w:space="0" w:color="auto"/>
        <w:right w:val="none" w:sz="0" w:space="0" w:color="auto"/>
      </w:divBdr>
    </w:div>
    <w:div w:id="2048866885">
      <w:bodyDiv w:val="1"/>
      <w:marLeft w:val="0"/>
      <w:marRight w:val="0"/>
      <w:marTop w:val="0"/>
      <w:marBottom w:val="0"/>
      <w:divBdr>
        <w:top w:val="none" w:sz="0" w:space="0" w:color="auto"/>
        <w:left w:val="none" w:sz="0" w:space="0" w:color="auto"/>
        <w:bottom w:val="none" w:sz="0" w:space="0" w:color="auto"/>
        <w:right w:val="none" w:sz="0" w:space="0" w:color="auto"/>
      </w:divBdr>
      <w:divsChild>
        <w:div w:id="1221406743">
          <w:marLeft w:val="0"/>
          <w:marRight w:val="0"/>
          <w:marTop w:val="0"/>
          <w:marBottom w:val="0"/>
          <w:divBdr>
            <w:top w:val="none" w:sz="0" w:space="0" w:color="auto"/>
            <w:left w:val="none" w:sz="0" w:space="0" w:color="auto"/>
            <w:bottom w:val="none" w:sz="0" w:space="0" w:color="auto"/>
            <w:right w:val="none" w:sz="0" w:space="0" w:color="auto"/>
          </w:divBdr>
          <w:divsChild>
            <w:div w:id="741222638">
              <w:marLeft w:val="0"/>
              <w:marRight w:val="0"/>
              <w:marTop w:val="0"/>
              <w:marBottom w:val="0"/>
              <w:divBdr>
                <w:top w:val="none" w:sz="0" w:space="0" w:color="auto"/>
                <w:left w:val="none" w:sz="0" w:space="0" w:color="auto"/>
                <w:bottom w:val="none" w:sz="0" w:space="0" w:color="auto"/>
                <w:right w:val="none" w:sz="0" w:space="0" w:color="auto"/>
              </w:divBdr>
            </w:div>
            <w:div w:id="771241679">
              <w:marLeft w:val="0"/>
              <w:marRight w:val="0"/>
              <w:marTop w:val="0"/>
              <w:marBottom w:val="0"/>
              <w:divBdr>
                <w:top w:val="none" w:sz="0" w:space="0" w:color="auto"/>
                <w:left w:val="none" w:sz="0" w:space="0" w:color="auto"/>
                <w:bottom w:val="none" w:sz="0" w:space="0" w:color="auto"/>
                <w:right w:val="none" w:sz="0" w:space="0" w:color="auto"/>
              </w:divBdr>
            </w:div>
            <w:div w:id="856583627">
              <w:marLeft w:val="0"/>
              <w:marRight w:val="0"/>
              <w:marTop w:val="0"/>
              <w:marBottom w:val="0"/>
              <w:divBdr>
                <w:top w:val="none" w:sz="0" w:space="0" w:color="auto"/>
                <w:left w:val="none" w:sz="0" w:space="0" w:color="auto"/>
                <w:bottom w:val="none" w:sz="0" w:space="0" w:color="auto"/>
                <w:right w:val="none" w:sz="0" w:space="0" w:color="auto"/>
              </w:divBdr>
            </w:div>
            <w:div w:id="1103912464">
              <w:marLeft w:val="0"/>
              <w:marRight w:val="0"/>
              <w:marTop w:val="0"/>
              <w:marBottom w:val="0"/>
              <w:divBdr>
                <w:top w:val="none" w:sz="0" w:space="0" w:color="auto"/>
                <w:left w:val="none" w:sz="0" w:space="0" w:color="auto"/>
                <w:bottom w:val="none" w:sz="0" w:space="0" w:color="auto"/>
                <w:right w:val="none" w:sz="0" w:space="0" w:color="auto"/>
              </w:divBdr>
            </w:div>
            <w:div w:id="1220701744">
              <w:marLeft w:val="0"/>
              <w:marRight w:val="0"/>
              <w:marTop w:val="0"/>
              <w:marBottom w:val="0"/>
              <w:divBdr>
                <w:top w:val="none" w:sz="0" w:space="0" w:color="auto"/>
                <w:left w:val="none" w:sz="0" w:space="0" w:color="auto"/>
                <w:bottom w:val="none" w:sz="0" w:space="0" w:color="auto"/>
                <w:right w:val="none" w:sz="0" w:space="0" w:color="auto"/>
              </w:divBdr>
            </w:div>
            <w:div w:id="2029869039">
              <w:marLeft w:val="0"/>
              <w:marRight w:val="0"/>
              <w:marTop w:val="0"/>
              <w:marBottom w:val="0"/>
              <w:divBdr>
                <w:top w:val="none" w:sz="0" w:space="0" w:color="auto"/>
                <w:left w:val="none" w:sz="0" w:space="0" w:color="auto"/>
                <w:bottom w:val="none" w:sz="0" w:space="0" w:color="auto"/>
                <w:right w:val="none" w:sz="0" w:space="0" w:color="auto"/>
              </w:divBdr>
              <w:divsChild>
                <w:div w:id="51519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79846">
      <w:bodyDiv w:val="1"/>
      <w:marLeft w:val="0"/>
      <w:marRight w:val="0"/>
      <w:marTop w:val="0"/>
      <w:marBottom w:val="0"/>
      <w:divBdr>
        <w:top w:val="none" w:sz="0" w:space="0" w:color="auto"/>
        <w:left w:val="none" w:sz="0" w:space="0" w:color="auto"/>
        <w:bottom w:val="none" w:sz="0" w:space="0" w:color="auto"/>
        <w:right w:val="none" w:sz="0" w:space="0" w:color="auto"/>
      </w:divBdr>
    </w:div>
    <w:div w:id="2089695045">
      <w:bodyDiv w:val="1"/>
      <w:marLeft w:val="0"/>
      <w:marRight w:val="0"/>
      <w:marTop w:val="0"/>
      <w:marBottom w:val="0"/>
      <w:divBdr>
        <w:top w:val="none" w:sz="0" w:space="0" w:color="auto"/>
        <w:left w:val="none" w:sz="0" w:space="0" w:color="auto"/>
        <w:bottom w:val="none" w:sz="0" w:space="0" w:color="auto"/>
        <w:right w:val="none" w:sz="0" w:space="0" w:color="auto"/>
      </w:divBdr>
      <w:divsChild>
        <w:div w:id="600799013">
          <w:marLeft w:val="0"/>
          <w:marRight w:val="0"/>
          <w:marTop w:val="0"/>
          <w:marBottom w:val="0"/>
          <w:divBdr>
            <w:top w:val="none" w:sz="0" w:space="0" w:color="auto"/>
            <w:left w:val="none" w:sz="0" w:space="0" w:color="auto"/>
            <w:bottom w:val="none" w:sz="0" w:space="0" w:color="auto"/>
            <w:right w:val="none" w:sz="0" w:space="0" w:color="auto"/>
          </w:divBdr>
          <w:divsChild>
            <w:div w:id="244340744">
              <w:marLeft w:val="0"/>
              <w:marRight w:val="0"/>
              <w:marTop w:val="0"/>
              <w:marBottom w:val="0"/>
              <w:divBdr>
                <w:top w:val="none" w:sz="0" w:space="0" w:color="auto"/>
                <w:left w:val="none" w:sz="0" w:space="0" w:color="auto"/>
                <w:bottom w:val="none" w:sz="0" w:space="0" w:color="auto"/>
                <w:right w:val="none" w:sz="0" w:space="0" w:color="auto"/>
              </w:divBdr>
            </w:div>
            <w:div w:id="693507094">
              <w:marLeft w:val="0"/>
              <w:marRight w:val="0"/>
              <w:marTop w:val="0"/>
              <w:marBottom w:val="0"/>
              <w:divBdr>
                <w:top w:val="none" w:sz="0" w:space="0" w:color="auto"/>
                <w:left w:val="none" w:sz="0" w:space="0" w:color="auto"/>
                <w:bottom w:val="none" w:sz="0" w:space="0" w:color="auto"/>
                <w:right w:val="none" w:sz="0" w:space="0" w:color="auto"/>
              </w:divBdr>
            </w:div>
            <w:div w:id="851457695">
              <w:marLeft w:val="0"/>
              <w:marRight w:val="0"/>
              <w:marTop w:val="0"/>
              <w:marBottom w:val="0"/>
              <w:divBdr>
                <w:top w:val="none" w:sz="0" w:space="0" w:color="auto"/>
                <w:left w:val="none" w:sz="0" w:space="0" w:color="auto"/>
                <w:bottom w:val="none" w:sz="0" w:space="0" w:color="auto"/>
                <w:right w:val="none" w:sz="0" w:space="0" w:color="auto"/>
              </w:divBdr>
              <w:divsChild>
                <w:div w:id="693917817">
                  <w:marLeft w:val="0"/>
                  <w:marRight w:val="0"/>
                  <w:marTop w:val="0"/>
                  <w:marBottom w:val="0"/>
                  <w:divBdr>
                    <w:top w:val="none" w:sz="0" w:space="0" w:color="auto"/>
                    <w:left w:val="none" w:sz="0" w:space="0" w:color="auto"/>
                    <w:bottom w:val="none" w:sz="0" w:space="0" w:color="auto"/>
                    <w:right w:val="none" w:sz="0" w:space="0" w:color="auto"/>
                  </w:divBdr>
                </w:div>
              </w:divsChild>
            </w:div>
            <w:div w:id="157897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064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onlinelibrary.wiley.com/doi/10.1111/bjh.19236" TargetMode="External"/></Relationship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onlinelibrary.wiley.com/doi/10.1111/bjh.19236" TargetMode="External"/><Relationship Id="rId26" Type="http://schemas.openxmlformats.org/officeDocument/2006/relationships/image" Target="media/image10.jpeg"/><Relationship Id="rId39" Type="http://schemas.openxmlformats.org/officeDocument/2006/relationships/image" Target="media/image18.png"/><Relationship Id="rId21" Type="http://schemas.openxmlformats.org/officeDocument/2006/relationships/image" Target="media/image5.png"/><Relationship Id="rId34" Type="http://schemas.openxmlformats.org/officeDocument/2006/relationships/image" Target="media/image14.png"/><Relationship Id="rId42" Type="http://schemas.openxmlformats.org/officeDocument/2006/relationships/hyperlink" Target="https://pubmed.ncbi.nlm.nih.gov/6379665/" TargetMode="External"/><Relationship Id="rId47" Type="http://schemas.openxmlformats.org/officeDocument/2006/relationships/hyperlink" Target="https://haematologica.org/article/view/5186" TargetMode="External"/><Relationship Id="rId50" Type="http://schemas.openxmlformats.org/officeDocument/2006/relationships/image" Target="media/image21.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haematologica.org/article/view/6296" TargetMode="Externa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s://onlinelibrary.wiley.com/doi/10.1111/bjh.19236" TargetMode="External"/><Relationship Id="rId40" Type="http://schemas.openxmlformats.org/officeDocument/2006/relationships/image" Target="media/image19.png"/><Relationship Id="rId45" Type="http://schemas.openxmlformats.org/officeDocument/2006/relationships/hyperlink" Target="https://ashpublications.org/blood/article/124/18/2820/33373/Moderate-dose-cyclophosphamide-for-severe-aplastic" TargetMode="External"/><Relationship Id="rId53" Type="http://schemas.openxmlformats.org/officeDocument/2006/relationships/hyperlink" Target="https://pubmed.ncbi.nlm.nih.gov/31844137/" TargetMode="Externa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hyperlink" Target="https://www.sciencedirect.com/science/article/pii/S0006497120335886?via%3Dihub" TargetMode="External"/><Relationship Id="rId35" Type="http://schemas.openxmlformats.org/officeDocument/2006/relationships/image" Target="media/image15.png"/><Relationship Id="rId43" Type="http://schemas.openxmlformats.org/officeDocument/2006/relationships/hyperlink" Target="https://www.thelancet.com/journals/lancet/article/PIIS0140-6736(00)03126-3/fulltext" TargetMode="External"/><Relationship Id="rId48" Type="http://schemas.openxmlformats.org/officeDocument/2006/relationships/hyperlink" Target="https://pubmed.ncbi.nlm.nih.gov/15377466/" TargetMode="External"/><Relationship Id="rId56" Type="http://schemas.microsoft.com/office/2011/relationships/people" Target="people.xml"/><Relationship Id="rId8" Type="http://schemas.openxmlformats.org/officeDocument/2006/relationships/webSettings" Target="webSettings.xml"/><Relationship Id="rId51" Type="http://schemas.openxmlformats.org/officeDocument/2006/relationships/image" Target="media/image22.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jpe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onlinelibrary.wiley.com/doi/abs/10.1111/j.1365-2141.2006.06085.x?sid=nlm%3Apubmed" TargetMode="External"/><Relationship Id="rId20" Type="http://schemas.openxmlformats.org/officeDocument/2006/relationships/hyperlink" Target="https://www.sciencedirect.com/science/article/pii/S0006497120741534?via%3Dihub" TargetMode="External"/><Relationship Id="rId41" Type="http://schemas.openxmlformats.org/officeDocument/2006/relationships/hyperlink" Target="https://www.sciencedirect.com/science/article/pii/S0006497120825208?via%3Dihub" TargetMode="External"/><Relationship Id="rId54" Type="http://schemas.openxmlformats.org/officeDocument/2006/relationships/hyperlink" Target="https://pmc.ncbi.nlm.nih.gov/articles/PMC310626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jpeg"/><Relationship Id="rId23" Type="http://schemas.openxmlformats.org/officeDocument/2006/relationships/image" Target="media/image7.png"/><Relationship Id="rId28" Type="http://schemas.openxmlformats.org/officeDocument/2006/relationships/hyperlink" Target="https://onlinelibrary.wiley.com/doi/10.1111/bjh.19236" TargetMode="External"/><Relationship Id="rId36" Type="http://schemas.openxmlformats.org/officeDocument/2006/relationships/image" Target="media/image16.png"/><Relationship Id="rId49" Type="http://schemas.openxmlformats.org/officeDocument/2006/relationships/image" Target="media/image20.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pmc.ncbi.nlm.nih.gov/articles/PMC2995571/" TargetMode="External"/><Relationship Id="rId44" Type="http://schemas.openxmlformats.org/officeDocument/2006/relationships/hyperlink" Target="https://www.sciencedirect.com/science/article/pii/S0006497120536793?via%3Dihub" TargetMode="External"/><Relationship Id="rId52" Type="http://schemas.openxmlformats.org/officeDocument/2006/relationships/hyperlink" Target="https://www.sciencedirect.com/science/article/pii/S000649712031986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E4CEB5-5DA0-4AFC-A635-A9496D091F29}">
  <we:reference id="wa200000368" version="1.0.0.0" store="en-US" storeType="OMEX"/>
  <we:alternateReferences>
    <we:reference id="WA200000368"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9DA2A46ADE78D4DB83E5B15DBFD9C3D" ma:contentTypeVersion="10" ma:contentTypeDescription="Create a new document." ma:contentTypeScope="" ma:versionID="0c21d504d6cb923cd1293ee018d24387">
  <xsd:schema xmlns:xsd="http://www.w3.org/2001/XMLSchema" xmlns:xs="http://www.w3.org/2001/XMLSchema" xmlns:p="http://schemas.microsoft.com/office/2006/metadata/properties" xmlns:ns2="fff15ac5-0a1d-409c-9a33-e9ab887bc9c0" targetNamespace="http://schemas.microsoft.com/office/2006/metadata/properties" ma:root="true" ma:fieldsID="bed2e11c25628d073f5a0edcc009af7b" ns2:_="">
    <xsd:import namespace="fff15ac5-0a1d-409c-9a33-e9ab887bc9c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f15ac5-0a1d-409c-9a33-e9ab887bc9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DFD025B-D735-4672-B521-966811BF06E8}">
  <ds:schemaRefs>
    <ds:schemaRef ds:uri="http://schemas.microsoft.com/sharepoint/v3/contenttype/forms"/>
  </ds:schemaRefs>
</ds:datastoreItem>
</file>

<file path=customXml/itemProps2.xml><?xml version="1.0" encoding="utf-8"?>
<ds:datastoreItem xmlns:ds="http://schemas.openxmlformats.org/officeDocument/2006/customXml" ds:itemID="{126E3383-0AA2-4D84-94EF-B6847D4D470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049F25A-1E9C-E747-8885-2E62956A2DEC}">
  <ds:schemaRefs>
    <ds:schemaRef ds:uri="http://schemas.openxmlformats.org/officeDocument/2006/bibliography"/>
  </ds:schemaRefs>
</ds:datastoreItem>
</file>

<file path=customXml/itemProps4.xml><?xml version="1.0" encoding="utf-8"?>
<ds:datastoreItem xmlns:ds="http://schemas.openxmlformats.org/officeDocument/2006/customXml" ds:itemID="{0267247D-7A59-40DE-AE96-7717AF333D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f15ac5-0a1d-409c-9a33-e9ab887bc9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40</Pages>
  <Words>6367</Words>
  <Characters>36297</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Springer Nature</Company>
  <LinksUpToDate>false</LinksUpToDate>
  <CharactersWithSpaces>42579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Diamond</dc:creator>
  <cp:keywords/>
  <dc:description/>
  <cp:lastModifiedBy>Jack Diamond</cp:lastModifiedBy>
  <cp:revision>4</cp:revision>
  <dcterms:created xsi:type="dcterms:W3CDTF">2025-02-06T11:09:00Z</dcterms:created>
  <dcterms:modified xsi:type="dcterms:W3CDTF">2025-02-18T16:33:00Z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0x01010009DA2A46ADE78D4DB83E5B15DBFD9C3D</vt:lpwstr>
  </property>
</Properties>
</file>